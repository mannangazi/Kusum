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1FF" w:rsidRDefault="00320C2A">
      <w:bookmarkStart w:id="0" w:name="_GoBack"/>
      <w:bookmarkEnd w:id="0"/>
      <w:r>
        <w:t>Sla</w:t>
      </w:r>
    </w:p>
    <w:p w:rsidR="00320C2A" w:rsidRDefault="00320C2A">
      <w:r>
        <w:t>Hh</w:t>
      </w:r>
    </w:p>
    <w:p w:rsidR="00320C2A" w:rsidRDefault="00320C2A">
      <w:r>
        <w:t>Call login</w:t>
      </w:r>
    </w:p>
    <w:p w:rsidR="00320C2A" w:rsidRDefault="00320C2A"/>
    <w:p w:rsidR="001A3C26" w:rsidRDefault="001A3C26"/>
    <w:p w:rsidR="001A3C26" w:rsidRDefault="001A3C26">
      <w:r>
        <w:t>Daily checklist</w:t>
      </w:r>
    </w:p>
    <w:p w:rsidR="001A3C26" w:rsidRPr="001A3C26" w:rsidRDefault="001A3C26" w:rsidP="001A3C26">
      <w:pPr>
        <w:spacing w:after="0" w:line="333" w:lineRule="atLeast"/>
        <w:outlineLvl w:val="0"/>
        <w:rPr>
          <w:rFonts w:ascii="Verdana" w:eastAsia="Times New Roman" w:hAnsi="Verdana" w:cs="Times New Roman"/>
          <w:b/>
          <w:bCs/>
          <w:color w:val="222222"/>
          <w:kern w:val="36"/>
          <w:sz w:val="31"/>
          <w:szCs w:val="31"/>
        </w:rPr>
      </w:pPr>
      <w:r w:rsidRPr="001A3C26">
        <w:rPr>
          <w:rFonts w:ascii="Verdana" w:eastAsia="Times New Roman" w:hAnsi="Verdana" w:cs="Times New Roman"/>
          <w:b/>
          <w:bCs/>
          <w:color w:val="222222"/>
          <w:kern w:val="36"/>
          <w:sz w:val="31"/>
        </w:rPr>
        <w:t>Disk Space:</w:t>
      </w:r>
    </w:p>
    <w:p w:rsidR="001A3C26" w:rsidRPr="001A3C26" w:rsidRDefault="001A3C26" w:rsidP="001A3C26">
      <w:pPr>
        <w:pBdr>
          <w:top w:val="single" w:sz="4" w:space="2" w:color="EEEED2"/>
          <w:left w:val="single" w:sz="4" w:space="5" w:color="EEEED2"/>
          <w:bottom w:val="single" w:sz="4" w:space="2" w:color="EEEED2"/>
          <w:right w:val="single" w:sz="4" w:space="5" w:color="EEEED2"/>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1A3C26">
        <w:rPr>
          <w:rFonts w:ascii="Courier New" w:eastAsia="Times New Roman" w:hAnsi="Courier New" w:cs="Courier New"/>
          <w:color w:val="222222"/>
          <w:sz w:val="20"/>
        </w:rPr>
        <w:t>df -h</w:t>
      </w:r>
    </w:p>
    <w:p w:rsidR="001A3C26" w:rsidRDefault="001A3C26"/>
    <w:p w:rsidR="001A3C26" w:rsidRDefault="001A3C26" w:rsidP="001A3C26">
      <w:pPr>
        <w:pStyle w:val="HTMLPreformatted"/>
        <w:pBdr>
          <w:top w:val="single" w:sz="4" w:space="2" w:color="EEEED2"/>
          <w:left w:val="single" w:sz="4" w:space="5" w:color="EEEED2"/>
          <w:bottom w:val="single" w:sz="4" w:space="2" w:color="EEEED2"/>
          <w:right w:val="single" w:sz="4" w:space="5" w:color="EEEED2"/>
        </w:pBdr>
        <w:shd w:val="clear" w:color="auto" w:fill="FFFFFF"/>
        <w:spacing w:line="343" w:lineRule="atLeast"/>
        <w:ind w:left="24" w:right="24"/>
        <w:rPr>
          <w:rStyle w:val="HTMLCode"/>
          <w:color w:val="222222"/>
          <w:bdr w:val="none" w:sz="0" w:space="0" w:color="auto" w:frame="1"/>
        </w:rPr>
      </w:pPr>
      <w:r>
        <w:rPr>
          <w:rStyle w:val="HTMLCode"/>
          <w:color w:val="222222"/>
          <w:bdr w:val="none" w:sz="0" w:space="0" w:color="auto" w:frame="1"/>
        </w:rPr>
        <w:t>df -h</w:t>
      </w:r>
    </w:p>
    <w:p w:rsidR="001A3C26" w:rsidRDefault="001A3C26" w:rsidP="001A3C26">
      <w:pPr>
        <w:pStyle w:val="NormalWeb"/>
        <w:spacing w:before="86" w:beforeAutospacing="0" w:after="86" w:afterAutospacing="0" w:line="343" w:lineRule="atLeast"/>
        <w:rPr>
          <w:rFonts w:ascii="Verdana" w:hAnsi="Verdana"/>
          <w:color w:val="222222"/>
          <w:sz w:val="17"/>
          <w:szCs w:val="17"/>
        </w:rPr>
      </w:pPr>
      <w:r>
        <w:rPr>
          <w:rFonts w:ascii="Verdana" w:hAnsi="Verdana"/>
          <w:color w:val="222222"/>
          <w:sz w:val="17"/>
          <w:szCs w:val="17"/>
        </w:rPr>
        <w:t>(Make sure you have enough disk space)</w:t>
      </w:r>
    </w:p>
    <w:p w:rsidR="001A3C26" w:rsidRDefault="001A3C26" w:rsidP="001A3C26">
      <w:pPr>
        <w:pStyle w:val="Heading1"/>
        <w:spacing w:before="0" w:beforeAutospacing="0" w:after="0" w:afterAutospacing="0" w:line="333" w:lineRule="atLeast"/>
        <w:rPr>
          <w:rFonts w:ascii="Verdana" w:hAnsi="Verdana"/>
          <w:color w:val="222222"/>
          <w:sz w:val="31"/>
          <w:szCs w:val="31"/>
        </w:rPr>
      </w:pPr>
      <w:r>
        <w:rPr>
          <w:rStyle w:val="Strong"/>
          <w:rFonts w:ascii="Verdana" w:hAnsi="Verdana"/>
          <w:b/>
          <w:bCs/>
          <w:color w:val="222222"/>
          <w:sz w:val="31"/>
          <w:szCs w:val="31"/>
        </w:rPr>
        <w:t>Memory:</w:t>
      </w:r>
    </w:p>
    <w:p w:rsidR="001A3C26" w:rsidRDefault="001A3C26" w:rsidP="001A3C26">
      <w:pPr>
        <w:pStyle w:val="HTMLPreformatted"/>
        <w:pBdr>
          <w:top w:val="single" w:sz="4" w:space="2" w:color="EEEED2"/>
          <w:left w:val="single" w:sz="4" w:space="5" w:color="EEEED2"/>
          <w:bottom w:val="single" w:sz="4" w:space="2" w:color="EEEED2"/>
          <w:right w:val="single" w:sz="4" w:space="5" w:color="EEEED2"/>
        </w:pBdr>
        <w:shd w:val="clear" w:color="auto" w:fill="FFFFFF"/>
        <w:spacing w:line="343" w:lineRule="atLeast"/>
        <w:ind w:left="24" w:right="24"/>
        <w:rPr>
          <w:rStyle w:val="HTMLCode"/>
          <w:color w:val="222222"/>
          <w:bdr w:val="none" w:sz="0" w:space="0" w:color="auto" w:frame="1"/>
        </w:rPr>
      </w:pPr>
      <w:r>
        <w:rPr>
          <w:rStyle w:val="HTMLCode"/>
          <w:color w:val="222222"/>
          <w:bdr w:val="none" w:sz="0" w:space="0" w:color="auto" w:frame="1"/>
        </w:rPr>
        <w:t>free -m</w:t>
      </w:r>
    </w:p>
    <w:p w:rsidR="001A3C26" w:rsidRDefault="001A3C26" w:rsidP="001A3C26">
      <w:pPr>
        <w:pStyle w:val="NormalWeb"/>
        <w:spacing w:before="86" w:beforeAutospacing="0" w:after="86" w:afterAutospacing="0" w:line="343" w:lineRule="atLeast"/>
        <w:rPr>
          <w:rFonts w:ascii="Verdana" w:hAnsi="Verdana"/>
          <w:color w:val="222222"/>
          <w:sz w:val="17"/>
          <w:szCs w:val="17"/>
        </w:rPr>
      </w:pPr>
      <w:r>
        <w:rPr>
          <w:rFonts w:ascii="Verdana" w:hAnsi="Verdana"/>
          <w:color w:val="222222"/>
          <w:sz w:val="17"/>
          <w:szCs w:val="17"/>
        </w:rPr>
        <w:t>(Check you're not out of memory)</w:t>
      </w:r>
    </w:p>
    <w:p w:rsidR="001A3C26" w:rsidRDefault="001A3C26" w:rsidP="001A3C26">
      <w:pPr>
        <w:pStyle w:val="Heading1"/>
        <w:spacing w:before="0" w:beforeAutospacing="0" w:after="0" w:afterAutospacing="0" w:line="333" w:lineRule="atLeast"/>
        <w:rPr>
          <w:rFonts w:ascii="Verdana" w:hAnsi="Verdana"/>
          <w:color w:val="222222"/>
          <w:sz w:val="31"/>
          <w:szCs w:val="31"/>
        </w:rPr>
      </w:pPr>
      <w:r>
        <w:rPr>
          <w:rStyle w:val="Strong"/>
          <w:rFonts w:ascii="Verdana" w:hAnsi="Verdana"/>
          <w:b/>
          <w:bCs/>
          <w:color w:val="222222"/>
          <w:sz w:val="31"/>
          <w:szCs w:val="31"/>
        </w:rPr>
        <w:t>Processes / Load average</w:t>
      </w:r>
    </w:p>
    <w:p w:rsidR="001A3C26" w:rsidRDefault="001A3C26" w:rsidP="001A3C26">
      <w:pPr>
        <w:pStyle w:val="HTMLPreformatted"/>
        <w:pBdr>
          <w:top w:val="single" w:sz="4" w:space="2" w:color="EEEED2"/>
          <w:left w:val="single" w:sz="4" w:space="5" w:color="EEEED2"/>
          <w:bottom w:val="single" w:sz="4" w:space="2" w:color="EEEED2"/>
          <w:right w:val="single" w:sz="4" w:space="5" w:color="EEEED2"/>
        </w:pBdr>
        <w:shd w:val="clear" w:color="auto" w:fill="FFFFFF"/>
        <w:spacing w:line="343" w:lineRule="atLeast"/>
        <w:ind w:left="24" w:right="24"/>
        <w:rPr>
          <w:rStyle w:val="HTMLCode"/>
          <w:color w:val="222222"/>
          <w:bdr w:val="none" w:sz="0" w:space="0" w:color="auto" w:frame="1"/>
        </w:rPr>
      </w:pPr>
      <w:r>
        <w:rPr>
          <w:rStyle w:val="HTMLCode"/>
          <w:color w:val="222222"/>
          <w:bdr w:val="none" w:sz="0" w:space="0" w:color="auto" w:frame="1"/>
        </w:rPr>
        <w:t>top (shift + m)</w:t>
      </w:r>
    </w:p>
    <w:p w:rsidR="001A3C26" w:rsidRDefault="001A3C26" w:rsidP="001A3C26">
      <w:pPr>
        <w:pStyle w:val="HTMLPreformatted"/>
        <w:pBdr>
          <w:top w:val="single" w:sz="4" w:space="2" w:color="EEEED2"/>
          <w:left w:val="single" w:sz="4" w:space="5" w:color="EEEED2"/>
          <w:bottom w:val="single" w:sz="4" w:space="2" w:color="EEEED2"/>
          <w:right w:val="single" w:sz="4" w:space="5" w:color="EEEED2"/>
        </w:pBdr>
        <w:shd w:val="clear" w:color="auto" w:fill="FFFFFF"/>
        <w:spacing w:line="343" w:lineRule="atLeast"/>
        <w:ind w:left="24" w:right="24"/>
        <w:rPr>
          <w:rStyle w:val="HTMLCode"/>
          <w:color w:val="222222"/>
          <w:bdr w:val="none" w:sz="0" w:space="0" w:color="auto" w:frame="1"/>
        </w:rPr>
      </w:pPr>
      <w:r>
        <w:rPr>
          <w:rStyle w:val="HTMLCode"/>
          <w:color w:val="222222"/>
          <w:bdr w:val="none" w:sz="0" w:space="0" w:color="auto" w:frame="1"/>
        </w:rPr>
        <w:t>htop</w:t>
      </w:r>
    </w:p>
    <w:p w:rsidR="001A3C26" w:rsidRDefault="001A3C26" w:rsidP="001A3C26">
      <w:pPr>
        <w:pStyle w:val="NormalWeb"/>
        <w:spacing w:before="86" w:beforeAutospacing="0" w:after="86" w:afterAutospacing="0" w:line="343" w:lineRule="atLeast"/>
        <w:rPr>
          <w:rFonts w:ascii="Verdana" w:hAnsi="Verdana"/>
          <w:color w:val="222222"/>
          <w:sz w:val="17"/>
          <w:szCs w:val="17"/>
        </w:rPr>
      </w:pPr>
      <w:r>
        <w:rPr>
          <w:rFonts w:ascii="Verdana" w:hAnsi="Verdana"/>
          <w:color w:val="222222"/>
          <w:sz w:val="17"/>
          <w:szCs w:val="17"/>
        </w:rPr>
        <w:t>(Check for processes that are taking up a lot of memory/CPU)</w:t>
      </w:r>
    </w:p>
    <w:p w:rsidR="001A3C26" w:rsidRDefault="001A3C26" w:rsidP="001A3C26">
      <w:pPr>
        <w:pStyle w:val="Heading1"/>
        <w:spacing w:before="0" w:beforeAutospacing="0" w:after="0" w:afterAutospacing="0" w:line="333" w:lineRule="atLeast"/>
        <w:rPr>
          <w:rFonts w:ascii="Verdana" w:hAnsi="Verdana"/>
          <w:color w:val="222222"/>
          <w:sz w:val="31"/>
          <w:szCs w:val="31"/>
        </w:rPr>
      </w:pPr>
      <w:r>
        <w:rPr>
          <w:rStyle w:val="Strong"/>
          <w:rFonts w:ascii="Verdana" w:hAnsi="Verdana"/>
          <w:b/>
          <w:bCs/>
          <w:color w:val="222222"/>
          <w:sz w:val="31"/>
          <w:szCs w:val="31"/>
        </w:rPr>
        <w:t>Apache errors</w:t>
      </w:r>
    </w:p>
    <w:p w:rsidR="001A3C26" w:rsidRDefault="001A3C26" w:rsidP="001A3C26">
      <w:pPr>
        <w:pStyle w:val="HTMLPreformatted"/>
        <w:pBdr>
          <w:top w:val="single" w:sz="4" w:space="2" w:color="EEEED2"/>
          <w:left w:val="single" w:sz="4" w:space="5" w:color="EEEED2"/>
          <w:bottom w:val="single" w:sz="4" w:space="2" w:color="EEEED2"/>
          <w:right w:val="single" w:sz="4" w:space="5" w:color="EEEED2"/>
        </w:pBdr>
        <w:shd w:val="clear" w:color="auto" w:fill="FFFFFF"/>
        <w:spacing w:line="343" w:lineRule="atLeast"/>
        <w:ind w:left="24" w:right="24"/>
        <w:rPr>
          <w:rStyle w:val="HTMLCode"/>
          <w:color w:val="222222"/>
          <w:bdr w:val="none" w:sz="0" w:space="0" w:color="auto" w:frame="1"/>
        </w:rPr>
      </w:pPr>
      <w:r>
        <w:rPr>
          <w:rStyle w:val="HTMLCode"/>
          <w:color w:val="222222"/>
          <w:bdr w:val="none" w:sz="0" w:space="0" w:color="auto" w:frame="1"/>
        </w:rPr>
        <w:t>cat /var/log/apache2/error.log</w:t>
      </w:r>
    </w:p>
    <w:p w:rsidR="001A3C26" w:rsidRDefault="001A3C26" w:rsidP="001A3C26">
      <w:pPr>
        <w:pStyle w:val="NormalWeb"/>
        <w:spacing w:before="86" w:beforeAutospacing="0" w:after="86" w:afterAutospacing="0" w:line="343" w:lineRule="atLeast"/>
        <w:rPr>
          <w:rFonts w:ascii="Verdana" w:hAnsi="Verdana"/>
          <w:color w:val="222222"/>
          <w:sz w:val="17"/>
          <w:szCs w:val="17"/>
        </w:rPr>
      </w:pPr>
      <w:r>
        <w:rPr>
          <w:rFonts w:ascii="Verdana" w:hAnsi="Verdana"/>
          <w:color w:val="222222"/>
          <w:sz w:val="17"/>
          <w:szCs w:val="17"/>
        </w:rPr>
        <w:t>(Look for 500 errors caused by erroneous code on the server)</w:t>
      </w:r>
    </w:p>
    <w:p w:rsidR="001A3C26" w:rsidRDefault="001A3C26" w:rsidP="001A3C26">
      <w:pPr>
        <w:pStyle w:val="Heading1"/>
        <w:spacing w:before="0" w:beforeAutospacing="0" w:after="0" w:afterAutospacing="0" w:line="333" w:lineRule="atLeast"/>
        <w:rPr>
          <w:rFonts w:ascii="Verdana" w:hAnsi="Verdana"/>
          <w:color w:val="222222"/>
          <w:sz w:val="31"/>
          <w:szCs w:val="31"/>
        </w:rPr>
      </w:pPr>
      <w:r>
        <w:rPr>
          <w:rStyle w:val="Strong"/>
          <w:rFonts w:ascii="Verdana" w:hAnsi="Verdana"/>
          <w:b/>
          <w:bCs/>
          <w:color w:val="222222"/>
          <w:sz w:val="31"/>
          <w:szCs w:val="31"/>
        </w:rPr>
        <w:t>High hit rate</w:t>
      </w:r>
    </w:p>
    <w:p w:rsidR="001A3C26" w:rsidRDefault="001A3C26" w:rsidP="001A3C26">
      <w:pPr>
        <w:pStyle w:val="HTMLPreformatted"/>
        <w:pBdr>
          <w:top w:val="single" w:sz="4" w:space="2" w:color="EEEED2"/>
          <w:left w:val="single" w:sz="4" w:space="5" w:color="EEEED2"/>
          <w:bottom w:val="single" w:sz="4" w:space="2" w:color="EEEED2"/>
          <w:right w:val="single" w:sz="4" w:space="5" w:color="EEEED2"/>
        </w:pBdr>
        <w:shd w:val="clear" w:color="auto" w:fill="FFFFFF"/>
        <w:spacing w:line="343" w:lineRule="atLeast"/>
        <w:ind w:left="24" w:right="24"/>
        <w:rPr>
          <w:rStyle w:val="HTMLCode"/>
          <w:color w:val="222222"/>
          <w:bdr w:val="none" w:sz="0" w:space="0" w:color="auto" w:frame="1"/>
        </w:rPr>
      </w:pPr>
      <w:r>
        <w:rPr>
          <w:rStyle w:val="HTMLCode"/>
          <w:color w:val="222222"/>
          <w:bdr w:val="none" w:sz="0" w:space="0" w:color="auto" w:frame="1"/>
        </w:rPr>
        <w:t>grep MaxClients /var/log/apache2/error.log</w:t>
      </w:r>
    </w:p>
    <w:p w:rsidR="001A3C26" w:rsidRDefault="001A3C26" w:rsidP="001A3C26">
      <w:pPr>
        <w:pStyle w:val="NormalWeb"/>
        <w:spacing w:before="86" w:beforeAutospacing="0" w:after="86" w:afterAutospacing="0" w:line="343" w:lineRule="atLeast"/>
        <w:rPr>
          <w:rFonts w:ascii="Verdana" w:hAnsi="Verdana"/>
          <w:color w:val="222222"/>
          <w:sz w:val="17"/>
          <w:szCs w:val="17"/>
        </w:rPr>
      </w:pPr>
      <w:r>
        <w:rPr>
          <w:rFonts w:ascii="Verdana" w:hAnsi="Verdana"/>
          <w:color w:val="222222"/>
          <w:sz w:val="17"/>
          <w:szCs w:val="17"/>
        </w:rPr>
        <w:t>(Check for MaxClients warningdamn in your apache error logs)</w:t>
      </w:r>
    </w:p>
    <w:p w:rsidR="001A3C26" w:rsidRDefault="001A3C26" w:rsidP="001A3C26">
      <w:pPr>
        <w:pStyle w:val="HTMLPreformatted"/>
        <w:pBdr>
          <w:top w:val="single" w:sz="4" w:space="2" w:color="EEEED2"/>
          <w:left w:val="single" w:sz="4" w:space="5" w:color="EEEED2"/>
          <w:bottom w:val="single" w:sz="4" w:space="2" w:color="EEEED2"/>
          <w:right w:val="single" w:sz="4" w:space="5" w:color="EEEED2"/>
        </w:pBdr>
        <w:shd w:val="clear" w:color="auto" w:fill="FFFFFF"/>
        <w:spacing w:line="343" w:lineRule="atLeast"/>
        <w:ind w:left="24" w:right="24"/>
        <w:rPr>
          <w:rStyle w:val="HTMLCode"/>
          <w:color w:val="222222"/>
          <w:bdr w:val="none" w:sz="0" w:space="0" w:color="auto" w:frame="1"/>
        </w:rPr>
      </w:pPr>
      <w:r>
        <w:rPr>
          <w:rStyle w:val="HTMLCode"/>
          <w:color w:val="222222"/>
          <w:bdr w:val="none" w:sz="0" w:space="0" w:color="auto" w:frame="1"/>
        </w:rPr>
        <w:t>tail -f /var/log/apache2/access.log</w:t>
      </w:r>
    </w:p>
    <w:p w:rsidR="001A3C26" w:rsidRDefault="001A3C26" w:rsidP="001A3C26">
      <w:pPr>
        <w:pStyle w:val="NormalWeb"/>
        <w:spacing w:before="86" w:beforeAutospacing="0" w:after="86" w:afterAutospacing="0" w:line="343" w:lineRule="atLeast"/>
        <w:rPr>
          <w:rFonts w:ascii="Verdana" w:hAnsi="Verdana"/>
          <w:color w:val="222222"/>
          <w:sz w:val="17"/>
          <w:szCs w:val="17"/>
        </w:rPr>
      </w:pPr>
      <w:r>
        <w:rPr>
          <w:rFonts w:ascii="Verdana" w:hAnsi="Verdana"/>
          <w:color w:val="222222"/>
          <w:sz w:val="17"/>
          <w:szCs w:val="17"/>
        </w:rPr>
        <w:t>(Check for bots/spiders) [You might need to lower your MaxClients settings]</w:t>
      </w:r>
    </w:p>
    <w:p w:rsidR="001A3C26" w:rsidRDefault="001A3C26" w:rsidP="001A3C26">
      <w:pPr>
        <w:pStyle w:val="Heading1"/>
        <w:spacing w:before="0" w:beforeAutospacing="0" w:after="0" w:afterAutospacing="0" w:line="333" w:lineRule="atLeast"/>
        <w:rPr>
          <w:rFonts w:ascii="Verdana" w:hAnsi="Verdana"/>
          <w:color w:val="222222"/>
          <w:sz w:val="31"/>
          <w:szCs w:val="31"/>
        </w:rPr>
      </w:pPr>
      <w:r>
        <w:rPr>
          <w:rStyle w:val="Strong"/>
          <w:rFonts w:ascii="Verdana" w:hAnsi="Verdana"/>
          <w:b/>
          <w:bCs/>
          <w:color w:val="222222"/>
          <w:sz w:val="31"/>
          <w:szCs w:val="31"/>
        </w:rPr>
        <w:t>Check recent logs</w:t>
      </w:r>
    </w:p>
    <w:p w:rsidR="001A3C26" w:rsidRDefault="001A3C26" w:rsidP="001A3C26">
      <w:pPr>
        <w:pStyle w:val="HTMLPreformatted"/>
        <w:pBdr>
          <w:top w:val="single" w:sz="4" w:space="2" w:color="EEEED2"/>
          <w:left w:val="single" w:sz="4" w:space="5" w:color="EEEED2"/>
          <w:bottom w:val="single" w:sz="4" w:space="2" w:color="EEEED2"/>
          <w:right w:val="single" w:sz="4" w:space="5" w:color="EEEED2"/>
        </w:pBdr>
        <w:shd w:val="clear" w:color="auto" w:fill="FFFFFF"/>
        <w:spacing w:line="343" w:lineRule="atLeast"/>
        <w:ind w:left="24" w:right="24"/>
        <w:rPr>
          <w:rStyle w:val="HTMLCode"/>
          <w:color w:val="222222"/>
          <w:bdr w:val="none" w:sz="0" w:space="0" w:color="auto" w:frame="1"/>
        </w:rPr>
      </w:pPr>
      <w:r>
        <w:rPr>
          <w:rStyle w:val="HTMLCode"/>
          <w:color w:val="222222"/>
          <w:bdr w:val="none" w:sz="0" w:space="0" w:color="auto" w:frame="1"/>
        </w:rPr>
        <w:t>ls -lrt /var/log/</w:t>
      </w:r>
    </w:p>
    <w:p w:rsidR="001A3C26" w:rsidRDefault="001A3C26" w:rsidP="001A3C26">
      <w:pPr>
        <w:pStyle w:val="NormalWeb"/>
        <w:spacing w:before="86" w:beforeAutospacing="0" w:after="86" w:afterAutospacing="0" w:line="343" w:lineRule="atLeast"/>
        <w:rPr>
          <w:rFonts w:ascii="Verdana" w:hAnsi="Verdana"/>
          <w:color w:val="222222"/>
          <w:sz w:val="17"/>
          <w:szCs w:val="17"/>
        </w:rPr>
      </w:pPr>
      <w:r>
        <w:rPr>
          <w:rFonts w:ascii="Verdana" w:hAnsi="Verdana"/>
          <w:color w:val="222222"/>
          <w:sz w:val="17"/>
          <w:szCs w:val="17"/>
        </w:rPr>
        <w:lastRenderedPageBreak/>
        <w:t>(the -lrt flag will show you the most recently modified files at the end)</w:t>
      </w:r>
    </w:p>
    <w:p w:rsidR="001A3C26" w:rsidRDefault="001A3C26" w:rsidP="001A3C26">
      <w:pPr>
        <w:pStyle w:val="Heading1"/>
        <w:spacing w:before="0" w:beforeAutospacing="0" w:after="0" w:afterAutospacing="0" w:line="333" w:lineRule="atLeast"/>
        <w:rPr>
          <w:rFonts w:ascii="Verdana" w:hAnsi="Verdana"/>
          <w:color w:val="222222"/>
          <w:sz w:val="31"/>
          <w:szCs w:val="31"/>
        </w:rPr>
      </w:pPr>
      <w:r>
        <w:rPr>
          <w:rStyle w:val="Strong"/>
          <w:rFonts w:ascii="Verdana" w:hAnsi="Verdana"/>
          <w:b/>
          <w:bCs/>
          <w:color w:val="222222"/>
          <w:sz w:val="31"/>
          <w:szCs w:val="31"/>
        </w:rPr>
        <w:t>Check your cronjobs</w:t>
      </w:r>
    </w:p>
    <w:p w:rsidR="001A3C26" w:rsidRDefault="001A3C26" w:rsidP="001A3C26">
      <w:pPr>
        <w:pStyle w:val="HTMLPreformatted"/>
        <w:pBdr>
          <w:top w:val="single" w:sz="4" w:space="2" w:color="EEEED2"/>
          <w:left w:val="single" w:sz="4" w:space="5" w:color="EEEED2"/>
          <w:bottom w:val="single" w:sz="4" w:space="2" w:color="EEEED2"/>
          <w:right w:val="single" w:sz="4" w:space="5" w:color="EEEED2"/>
        </w:pBdr>
        <w:shd w:val="clear" w:color="auto" w:fill="FFFFFF"/>
        <w:spacing w:line="343" w:lineRule="atLeast"/>
        <w:ind w:left="24" w:right="24"/>
        <w:rPr>
          <w:rStyle w:val="HTMLCode"/>
          <w:color w:val="222222"/>
          <w:bdr w:val="none" w:sz="0" w:space="0" w:color="auto" w:frame="1"/>
        </w:rPr>
      </w:pPr>
      <w:r>
        <w:rPr>
          <w:rStyle w:val="HTMLCode"/>
          <w:color w:val="222222"/>
          <w:bdr w:val="none" w:sz="0" w:space="0" w:color="auto" w:frame="1"/>
        </w:rPr>
        <w:t>ls -la /var/spool/cron/*</w:t>
      </w:r>
    </w:p>
    <w:p w:rsidR="001A3C26" w:rsidRDefault="001A3C26" w:rsidP="001A3C26">
      <w:pPr>
        <w:pStyle w:val="HTMLPreformatted"/>
        <w:pBdr>
          <w:top w:val="single" w:sz="4" w:space="2" w:color="EEEED2"/>
          <w:left w:val="single" w:sz="4" w:space="5" w:color="EEEED2"/>
          <w:bottom w:val="single" w:sz="4" w:space="2" w:color="EEEED2"/>
          <w:right w:val="single" w:sz="4" w:space="5" w:color="EEEED2"/>
        </w:pBdr>
        <w:shd w:val="clear" w:color="auto" w:fill="FFFFFF"/>
        <w:rPr>
          <w:color w:val="222222"/>
        </w:rPr>
      </w:pPr>
      <w:r>
        <w:rPr>
          <w:rStyle w:val="HTMLCode"/>
          <w:color w:val="222222"/>
          <w:bdr w:val="none" w:sz="0" w:space="0" w:color="auto" w:frame="1"/>
        </w:rPr>
        <w:t>ls -la /etc/cron*</w:t>
      </w:r>
    </w:p>
    <w:p w:rsidR="001A3C26" w:rsidRDefault="001A3C26"/>
    <w:p w:rsidR="00B6065A" w:rsidRDefault="00B60CD5">
      <w:r>
        <w:t>2049 nfs</w:t>
      </w:r>
    </w:p>
    <w:p w:rsidR="00B60CD5" w:rsidRDefault="00B60CD5">
      <w:r>
        <w:t>Samba 137 /138</w:t>
      </w:r>
    </w:p>
    <w:p w:rsidR="003E3390" w:rsidRDefault="003E3390"/>
    <w:p w:rsidR="003E3390" w:rsidRDefault="003E3390">
      <w:r>
        <w:t>Linux rescue process</w:t>
      </w:r>
    </w:p>
    <w:p w:rsidR="003E3390" w:rsidRDefault="003E3390" w:rsidP="003E3390">
      <w:pPr>
        <w:pStyle w:val="ListParagraph"/>
        <w:numPr>
          <w:ilvl w:val="0"/>
          <w:numId w:val="1"/>
        </w:numPr>
      </w:pPr>
      <w:r>
        <w:t xml:space="preserve">Need to boot from </w:t>
      </w:r>
      <w:proofErr w:type="gramStart"/>
      <w:r>
        <w:t>disk(</w:t>
      </w:r>
      <w:proofErr w:type="gramEnd"/>
      <w:r>
        <w:t>CD or floppy)</w:t>
      </w:r>
    </w:p>
    <w:p w:rsidR="003E3390" w:rsidRDefault="003E3390" w:rsidP="003E3390">
      <w:pPr>
        <w:pStyle w:val="ListParagraph"/>
        <w:numPr>
          <w:ilvl w:val="0"/>
          <w:numId w:val="1"/>
        </w:numPr>
      </w:pPr>
      <w:r>
        <w:t>Commands(</w:t>
      </w:r>
      <w:proofErr w:type="gramStart"/>
      <w:r>
        <w:t>fsck,fdisk</w:t>
      </w:r>
      <w:proofErr w:type="gramEnd"/>
      <w:r>
        <w:t>,e2label,sync)</w:t>
      </w:r>
    </w:p>
    <w:p w:rsidR="003E3390" w:rsidRDefault="003E3390" w:rsidP="003E3390">
      <w:pPr>
        <w:pStyle w:val="ListParagraph"/>
      </w:pPr>
      <w:r>
        <w:t xml:space="preserve">Fsck-file system </w:t>
      </w:r>
      <w:proofErr w:type="gramStart"/>
      <w:r>
        <w:t>check</w:t>
      </w:r>
      <w:proofErr w:type="gramEnd"/>
      <w:r>
        <w:t xml:space="preserve"> for file system checking and reapiring.</w:t>
      </w:r>
    </w:p>
    <w:p w:rsidR="003E3390" w:rsidRDefault="003E3390" w:rsidP="003E3390">
      <w:pPr>
        <w:pStyle w:val="ListParagraph"/>
      </w:pPr>
      <w:r>
        <w:t>Fdisk-</w:t>
      </w:r>
    </w:p>
    <w:p w:rsidR="00753229" w:rsidRDefault="00753229" w:rsidP="003E3390">
      <w:pPr>
        <w:pStyle w:val="ListParagraph"/>
      </w:pPr>
      <w:r>
        <w:t>E2label-changing label to a particular partition</w:t>
      </w:r>
    </w:p>
    <w:p w:rsidR="00BC0910" w:rsidRDefault="00BC0910" w:rsidP="003E3390">
      <w:pPr>
        <w:pStyle w:val="ListParagraph"/>
      </w:pPr>
    </w:p>
    <w:p w:rsidR="00BC0910" w:rsidRDefault="00BC0910" w:rsidP="003E3390">
      <w:pPr>
        <w:pStyle w:val="ListParagraph"/>
      </w:pPr>
      <w:r w:rsidRPr="00BC0910">
        <w:t>ls /lib/modules/</w:t>
      </w:r>
      <w:r>
        <w:t xml:space="preserve"> karnal version</w:t>
      </w:r>
    </w:p>
    <w:p w:rsidR="003D71A4" w:rsidRDefault="003D71A4" w:rsidP="003E3390">
      <w:pPr>
        <w:pStyle w:val="ListParagraph"/>
      </w:pPr>
      <w:r>
        <w:t>/sbin/mkbootdisk –device /dev/fd0 2.4.333</w:t>
      </w:r>
    </w:p>
    <w:p w:rsidR="00E4767A" w:rsidRDefault="00E4767A" w:rsidP="00E4767A">
      <w:pPr>
        <w:pStyle w:val="ListParagraph"/>
      </w:pPr>
      <w:r>
        <w:t>/mnt/sysimage do any change in system</w:t>
      </w:r>
    </w:p>
    <w:p w:rsidR="00E4767A" w:rsidRDefault="00E4767A" w:rsidP="00E4767A">
      <w:pPr>
        <w:pStyle w:val="ListParagraph"/>
      </w:pPr>
    </w:p>
    <w:p w:rsidR="00E4767A" w:rsidRDefault="00E4767A" w:rsidP="00E4767A">
      <w:pPr>
        <w:pStyle w:val="ListParagraph"/>
      </w:pPr>
      <w:r>
        <w:t xml:space="preserve">If u like to make ur </w:t>
      </w:r>
      <w:proofErr w:type="gramStart"/>
      <w:r>
        <w:t>system</w:t>
      </w:r>
      <w:proofErr w:type="gramEnd"/>
      <w:r>
        <w:t xml:space="preserve"> the root env</w:t>
      </w:r>
    </w:p>
    <w:p w:rsidR="00E4767A" w:rsidRDefault="00E4767A" w:rsidP="00E4767A">
      <w:pPr>
        <w:pStyle w:val="ListParagraph"/>
      </w:pPr>
      <w:r>
        <w:t>Chroot /mnt/sysimage</w:t>
      </w:r>
    </w:p>
    <w:p w:rsidR="00E4767A" w:rsidRDefault="00E4767A" w:rsidP="00E4767A">
      <w:pPr>
        <w:pStyle w:val="ListParagraph"/>
      </w:pPr>
    </w:p>
    <w:p w:rsidR="00E4767A" w:rsidRDefault="00E4767A" w:rsidP="00E4767A">
      <w:pPr>
        <w:pStyle w:val="ListParagraph"/>
      </w:pPr>
    </w:p>
    <w:p w:rsidR="00E4767A" w:rsidRDefault="00E4767A" w:rsidP="00E4767A">
      <w:pPr>
        <w:pStyle w:val="ListParagraph"/>
      </w:pPr>
      <w:r>
        <w:t xml:space="preserve">All prev partition </w:t>
      </w:r>
      <w:proofErr w:type="gramStart"/>
      <w:r>
        <w:t>exist  as</w:t>
      </w:r>
      <w:proofErr w:type="gramEnd"/>
      <w:r>
        <w:t xml:space="preserve"> well as other new partion boot created in /mnt/sysimage/</w:t>
      </w:r>
    </w:p>
    <w:p w:rsidR="00B16D2D" w:rsidRDefault="00B16D2D" w:rsidP="00E4767A">
      <w:pPr>
        <w:pStyle w:val="ListParagraph"/>
      </w:pPr>
      <w:r>
        <w:t xml:space="preserve">If a file system </w:t>
      </w:r>
      <w:proofErr w:type="gramStart"/>
      <w:r>
        <w:t>error</w:t>
      </w:r>
      <w:proofErr w:type="gramEnd"/>
      <w:r>
        <w:t xml:space="preserve"> it cant be mounted to enter into minimal rescue mode</w:t>
      </w:r>
    </w:p>
    <w:p w:rsidR="00B16D2D" w:rsidRDefault="003D3D87" w:rsidP="00E4767A">
      <w:pPr>
        <w:pStyle w:val="ListParagraph"/>
      </w:pPr>
      <w:r>
        <w:t xml:space="preserve">  For </w:t>
      </w:r>
      <w:r w:rsidR="00B16D2D">
        <w:t>Check file system.</w:t>
      </w:r>
    </w:p>
    <w:p w:rsidR="008A1FBB" w:rsidRDefault="008A1FBB" w:rsidP="00E4767A">
      <w:pPr>
        <w:pStyle w:val="ListParagraph"/>
      </w:pPr>
      <w:r>
        <w:t>Fdisk –l</w:t>
      </w:r>
    </w:p>
    <w:p w:rsidR="008A1FBB" w:rsidRDefault="008A1FBB" w:rsidP="00E4767A">
      <w:pPr>
        <w:pStyle w:val="ListParagraph"/>
      </w:pPr>
      <w:r>
        <w:t>E2fsck /dev/sda1</w:t>
      </w:r>
    </w:p>
    <w:p w:rsidR="008A1FBB" w:rsidRDefault="008A1FBB" w:rsidP="00E4767A">
      <w:pPr>
        <w:pStyle w:val="ListParagraph"/>
      </w:pPr>
      <w:r>
        <w:t xml:space="preserve"> E2label /dev/sda1 (boot)</w:t>
      </w:r>
    </w:p>
    <w:p w:rsidR="002A64A2" w:rsidRDefault="002A64A2" w:rsidP="00E4767A">
      <w:pPr>
        <w:pStyle w:val="ListParagraph"/>
      </w:pPr>
    </w:p>
    <w:p w:rsidR="002A64A2" w:rsidRDefault="002A64A2" w:rsidP="00E4767A">
      <w:pPr>
        <w:pStyle w:val="ListParagraph"/>
      </w:pPr>
      <w:r>
        <w:t>Mkdir tmpmount</w:t>
      </w:r>
    </w:p>
    <w:p w:rsidR="002A64A2" w:rsidRDefault="002A64A2" w:rsidP="00E4767A">
      <w:pPr>
        <w:pStyle w:val="ListParagraph"/>
      </w:pPr>
      <w:r>
        <w:t>Mount /dev/sda2 /tmpmount</w:t>
      </w:r>
    </w:p>
    <w:p w:rsidR="002A64A2" w:rsidRDefault="002A64A2" w:rsidP="00E4767A">
      <w:pPr>
        <w:pStyle w:val="ListParagraph"/>
      </w:pPr>
    </w:p>
    <w:p w:rsidR="002A64A2" w:rsidRDefault="002A64A2" w:rsidP="002A64A2">
      <w:pPr>
        <w:pStyle w:val="ListParagraph"/>
      </w:pPr>
      <w:r>
        <w:t>Chnge write down to disk(sync)</w:t>
      </w:r>
    </w:p>
    <w:p w:rsidR="005A7E7F" w:rsidRDefault="005A7E7F" w:rsidP="002A64A2">
      <w:pPr>
        <w:pStyle w:val="ListParagraph"/>
      </w:pPr>
    </w:p>
    <w:p w:rsidR="005A7E7F" w:rsidRDefault="005A7E7F" w:rsidP="002A64A2">
      <w:pPr>
        <w:pStyle w:val="ListParagraph"/>
      </w:pPr>
      <w:r>
        <w:t xml:space="preserve">Skip then mont to boot n / to other directory </w:t>
      </w:r>
    </w:p>
    <w:p w:rsidR="005A7E7F" w:rsidRDefault="005A7E7F" w:rsidP="002A64A2">
      <w:pPr>
        <w:pStyle w:val="ListParagraph"/>
      </w:pPr>
      <w:r>
        <w:t>Mount it to that directory</w:t>
      </w:r>
    </w:p>
    <w:p w:rsidR="005A7E7F" w:rsidRDefault="005A7E7F" w:rsidP="002A64A2">
      <w:pPr>
        <w:pStyle w:val="ListParagraph"/>
      </w:pPr>
      <w:r>
        <w:lastRenderedPageBreak/>
        <w:t xml:space="preserve">Do change save n sync </w:t>
      </w:r>
    </w:p>
    <w:p w:rsidR="005A7E7F" w:rsidRDefault="005A7E7F" w:rsidP="002A64A2">
      <w:pPr>
        <w:pStyle w:val="ListParagraph"/>
      </w:pPr>
      <w:r>
        <w:t>Then umount</w:t>
      </w:r>
    </w:p>
    <w:p w:rsidR="005A7E7F" w:rsidRDefault="005A7E7F" w:rsidP="002A64A2">
      <w:pPr>
        <w:pStyle w:val="ListParagraph"/>
      </w:pPr>
    </w:p>
    <w:p w:rsidR="00B57C65" w:rsidRDefault="00B57C65" w:rsidP="002A64A2">
      <w:pPr>
        <w:pStyle w:val="ListParagraph"/>
      </w:pPr>
    </w:p>
    <w:p w:rsidR="00B57C65" w:rsidRDefault="00B57C65" w:rsidP="002A64A2">
      <w:pPr>
        <w:pStyle w:val="ListParagraph"/>
        <w:rPr>
          <w:rFonts w:ascii="Courier New" w:hAnsi="Courier New" w:cs="Courier New"/>
          <w:color w:val="555555"/>
          <w:sz w:val="18"/>
          <w:szCs w:val="18"/>
          <w:shd w:val="clear" w:color="auto" w:fill="EEEEEE"/>
        </w:rPr>
      </w:pPr>
      <w:r>
        <w:rPr>
          <w:rStyle w:val="Strong"/>
          <w:rFonts w:ascii="Courier New" w:hAnsi="Courier New" w:cs="Courier New"/>
          <w:color w:val="555555"/>
          <w:sz w:val="18"/>
          <w:szCs w:val="18"/>
          <w:bdr w:val="none" w:sz="0" w:space="0" w:color="auto" w:frame="1"/>
        </w:rPr>
        <w:t>cd /etc/sysconfig/network-scripts # cat route-eth2</w:t>
      </w:r>
      <w:r>
        <w:rPr>
          <w:rFonts w:ascii="Courier New" w:hAnsi="Courier New" w:cs="Courier New"/>
          <w:color w:val="555555"/>
          <w:sz w:val="18"/>
          <w:szCs w:val="18"/>
          <w:shd w:val="clear" w:color="auto" w:fill="EEEEEE"/>
        </w:rPr>
        <w:t xml:space="preserve"> GATEWAY0=10.10.12.1 NETMASK0=255.255.255.0 ADDRESS0=10.10.12.0 GATEWAY1=172.16.45.1 NETMASK1=255.255.255.0 ADDRESS1=172.16.45.1</w:t>
      </w:r>
    </w:p>
    <w:p w:rsidR="00B82DCB" w:rsidRDefault="00B82DCB" w:rsidP="002A64A2">
      <w:pPr>
        <w:pStyle w:val="ListParagraph"/>
        <w:pBdr>
          <w:bottom w:val="thinThickThinMediumGap" w:sz="18" w:space="1" w:color="auto"/>
        </w:pBdr>
      </w:pPr>
    </w:p>
    <w:p w:rsidR="00B82DCB" w:rsidRDefault="00B82DCB" w:rsidP="002A64A2">
      <w:pPr>
        <w:pStyle w:val="ListParagraph"/>
      </w:pPr>
    </w:p>
    <w:p w:rsidR="00B82DCB" w:rsidRDefault="00B82DCB" w:rsidP="002A64A2">
      <w:pPr>
        <w:pStyle w:val="ListParagraph"/>
      </w:pPr>
      <w:r>
        <w:t>squid default port 3128</w:t>
      </w:r>
    </w:p>
    <w:p w:rsidR="002A64A2" w:rsidRDefault="002A64A2" w:rsidP="00E4767A">
      <w:pPr>
        <w:pStyle w:val="ListParagraph"/>
      </w:pPr>
    </w:p>
    <w:p w:rsidR="00B82DCB" w:rsidRDefault="00B82DCB" w:rsidP="00B82DCB">
      <w:pPr>
        <w:pStyle w:val="ListParagraph"/>
      </w:pPr>
      <w:r>
        <w:t>error</w:t>
      </w:r>
    </w:p>
    <w:p w:rsidR="00B82DCB" w:rsidRDefault="00B82DCB" w:rsidP="00B82DCB">
      <w:pPr>
        <w:pStyle w:val="ListParagraph"/>
      </w:pPr>
      <w:r>
        <w:t>icon</w:t>
      </w:r>
    </w:p>
    <w:p w:rsidR="00B82DCB" w:rsidRDefault="00B82DCB" w:rsidP="00B82DCB">
      <w:pPr>
        <w:pStyle w:val="ListParagraph"/>
      </w:pPr>
    </w:p>
    <w:p w:rsidR="00B82DCB" w:rsidRDefault="00B82DCB" w:rsidP="00B82DCB">
      <w:pPr>
        <w:pStyle w:val="ListParagraph"/>
      </w:pPr>
      <w:r>
        <w:t>squid conf</w:t>
      </w:r>
    </w:p>
    <w:p w:rsidR="00B82DCB" w:rsidRDefault="00B82DCB" w:rsidP="00B82DCB">
      <w:pPr>
        <w:pStyle w:val="ListParagraph"/>
      </w:pPr>
      <w:r>
        <w:t>http_port 8080</w:t>
      </w:r>
    </w:p>
    <w:p w:rsidR="00B82DCB" w:rsidRDefault="00B82DCB" w:rsidP="00B82DCB">
      <w:pPr>
        <w:pStyle w:val="ListParagraph"/>
      </w:pPr>
      <w:r>
        <w:t>cert</w:t>
      </w:r>
    </w:p>
    <w:p w:rsidR="00B82DCB" w:rsidRDefault="00B82DCB" w:rsidP="00B82DCB">
      <w:pPr>
        <w:pStyle w:val="ListParagraph"/>
      </w:pPr>
      <w:r>
        <w:t>##local network allowed##</w:t>
      </w:r>
    </w:p>
    <w:p w:rsidR="00B82DCB" w:rsidRDefault="00B82DCB" w:rsidP="00B82DCB">
      <w:pPr>
        <w:pStyle w:val="ListParagraph"/>
      </w:pPr>
    </w:p>
    <w:p w:rsidR="00B82DCB" w:rsidRDefault="00B82DCB" w:rsidP="00B82DCB">
      <w:pPr>
        <w:pStyle w:val="ListParagraph"/>
      </w:pPr>
    </w:p>
    <w:p w:rsidR="00B82DCB" w:rsidRDefault="00B82DCB" w:rsidP="00B82DCB">
      <w:pPr>
        <w:pStyle w:val="ListParagraph"/>
      </w:pPr>
      <w:r>
        <w:t>acl localnet src 172.25.5.0/24</w:t>
      </w:r>
    </w:p>
    <w:p w:rsidR="00B82DCB" w:rsidRDefault="00B82DCB" w:rsidP="00B82DCB">
      <w:pPr>
        <w:pStyle w:val="ListParagraph"/>
      </w:pPr>
      <w:r>
        <w:t xml:space="preserve">acl gmail </w:t>
      </w:r>
      <w:proofErr w:type="gramStart"/>
      <w:r>
        <w:t>dstdomain .</w:t>
      </w:r>
      <w:proofErr w:type="gramEnd"/>
      <w:r>
        <w:t xml:space="preserve">mail.gmail.com </w:t>
      </w:r>
    </w:p>
    <w:p w:rsidR="00B82DCB" w:rsidRDefault="00B82DCB" w:rsidP="00B82DCB">
      <w:pPr>
        <w:pStyle w:val="ListParagraph"/>
      </w:pPr>
      <w:r>
        <w:t>acl gmail_allow_ip src "/etc/squid/gmail_allow_ip.acl"</w:t>
      </w:r>
    </w:p>
    <w:p w:rsidR="00B82DCB" w:rsidRDefault="00B82DCB" w:rsidP="00B82DCB">
      <w:pPr>
        <w:pStyle w:val="ListParagraph"/>
      </w:pPr>
      <w:r>
        <w:t xml:space="preserve">acl youtube </w:t>
      </w:r>
      <w:proofErr w:type="gramStart"/>
      <w:r>
        <w:t>dstdomain .</w:t>
      </w:r>
      <w:proofErr w:type="gramEnd"/>
      <w:r>
        <w:t>youtube.com</w:t>
      </w:r>
    </w:p>
    <w:p w:rsidR="00B82DCB" w:rsidRDefault="00B82DCB" w:rsidP="00B82DCB">
      <w:pPr>
        <w:pStyle w:val="ListParagraph"/>
      </w:pPr>
      <w:r>
        <w:t>acl youtube_allow_ip src "/etc/squid/you_allow_ip.acl"</w:t>
      </w:r>
    </w:p>
    <w:p w:rsidR="00B82DCB" w:rsidRDefault="00B82DCB" w:rsidP="00B82DCB">
      <w:pPr>
        <w:pStyle w:val="ListParagraph"/>
      </w:pPr>
      <w:r>
        <w:t>acl blockdownload url_regex "/etc/squid/blockdownload_ip.acl"</w:t>
      </w:r>
    </w:p>
    <w:p w:rsidR="00B82DCB" w:rsidRDefault="00B82DCB" w:rsidP="00B82DCB">
      <w:pPr>
        <w:pStyle w:val="ListParagraph"/>
      </w:pPr>
    </w:p>
    <w:p w:rsidR="00B82DCB" w:rsidRDefault="00B82DCB" w:rsidP="00B82DCB">
      <w:pPr>
        <w:pStyle w:val="ListParagraph"/>
      </w:pPr>
    </w:p>
    <w:p w:rsidR="00B82DCB" w:rsidRDefault="00B82DCB" w:rsidP="00B82DCB">
      <w:pPr>
        <w:pStyle w:val="ListParagraph"/>
      </w:pPr>
      <w:r>
        <w:t xml:space="preserve">http_access deny blcokdownd </w:t>
      </w:r>
    </w:p>
    <w:p w:rsidR="00B82DCB" w:rsidRDefault="00B82DCB" w:rsidP="00B82DCB">
      <w:pPr>
        <w:pStyle w:val="ListParagraph"/>
      </w:pPr>
      <w:r>
        <w:t xml:space="preserve">http_access deny </w:t>
      </w:r>
      <w:proofErr w:type="gramStart"/>
      <w:r>
        <w:t>youtube !youtube</w:t>
      </w:r>
      <w:proofErr w:type="gramEnd"/>
      <w:r>
        <w:t>_allow-ip</w:t>
      </w:r>
    </w:p>
    <w:p w:rsidR="00B82DCB" w:rsidRDefault="00B82DCB" w:rsidP="00B82DCB">
      <w:pPr>
        <w:pStyle w:val="ListParagraph"/>
      </w:pPr>
      <w:r>
        <w:t xml:space="preserve">http_access deny </w:t>
      </w:r>
      <w:proofErr w:type="gramStart"/>
      <w:r>
        <w:t>gmail !gmail</w:t>
      </w:r>
      <w:proofErr w:type="gramEnd"/>
      <w:r>
        <w:t>_allow-ip</w:t>
      </w:r>
    </w:p>
    <w:p w:rsidR="00B82DCB" w:rsidRDefault="00B82DCB" w:rsidP="00B82DCB">
      <w:pPr>
        <w:pStyle w:val="ListParagraph"/>
      </w:pPr>
      <w:r>
        <w:t>http_access allow localnet</w:t>
      </w:r>
    </w:p>
    <w:p w:rsidR="00B82DCB" w:rsidRDefault="00B82DCB" w:rsidP="00B82DCB">
      <w:pPr>
        <w:pStyle w:val="ListParagraph"/>
      </w:pPr>
      <w:r>
        <w:t>http_acees deny all</w:t>
      </w:r>
    </w:p>
    <w:p w:rsidR="00B82DCB" w:rsidRDefault="00B82DCB" w:rsidP="00B82DCB">
      <w:pPr>
        <w:pStyle w:val="ListParagraph"/>
      </w:pPr>
    </w:p>
    <w:p w:rsidR="00B82DCB" w:rsidRDefault="00B82DCB" w:rsidP="00B82DCB">
      <w:pPr>
        <w:pStyle w:val="ListParagraph"/>
      </w:pPr>
    </w:p>
    <w:p w:rsidR="00B82DCB" w:rsidRDefault="00B82DCB" w:rsidP="00B82DCB">
      <w:pPr>
        <w:pStyle w:val="ListParagraph"/>
      </w:pPr>
    </w:p>
    <w:p w:rsidR="00B82DCB" w:rsidRDefault="00B82DCB" w:rsidP="00B82DCB">
      <w:pPr>
        <w:pStyle w:val="ListParagraph"/>
      </w:pPr>
    </w:p>
    <w:p w:rsidR="00B82DCB" w:rsidRDefault="00B82DCB" w:rsidP="00B82DCB">
      <w:pPr>
        <w:pStyle w:val="ListParagraph"/>
      </w:pPr>
      <w:r>
        <w:t>in block download</w:t>
      </w:r>
    </w:p>
    <w:p w:rsidR="00B82DCB" w:rsidRDefault="00B82DCB" w:rsidP="00B82DCB">
      <w:pPr>
        <w:pStyle w:val="ListParagraph"/>
      </w:pPr>
      <w:r>
        <w:t>regular expression</w:t>
      </w:r>
    </w:p>
    <w:p w:rsidR="00B82DCB" w:rsidRDefault="00B82DCB" w:rsidP="00B82DCB">
      <w:pPr>
        <w:pStyle w:val="ListParagraph"/>
      </w:pPr>
    </w:p>
    <w:p w:rsidR="00B82DCB" w:rsidRDefault="00B82DCB" w:rsidP="00B82DCB">
      <w:pPr>
        <w:pStyle w:val="ListParagraph"/>
      </w:pPr>
      <w:r>
        <w:t>.\[Ee][Xx][Ee]*</w:t>
      </w:r>
    </w:p>
    <w:p w:rsidR="00E4437B" w:rsidRDefault="00E4437B" w:rsidP="00B82DCB">
      <w:pPr>
        <w:pStyle w:val="ListParagraph"/>
      </w:pPr>
    </w:p>
    <w:p w:rsidR="00E4437B" w:rsidRDefault="00E4437B" w:rsidP="00E4437B">
      <w:pPr>
        <w:pStyle w:val="Heading2"/>
        <w:shd w:val="clear" w:color="auto" w:fill="FFFFFF"/>
        <w:spacing w:before="121" w:after="121"/>
        <w:rPr>
          <w:rFonts w:ascii="Arial" w:hAnsi="Arial" w:cs="Arial"/>
          <w:b w:val="0"/>
          <w:bCs w:val="0"/>
          <w:color w:val="2D2D2D"/>
          <w:spacing w:val="2"/>
          <w:sz w:val="34"/>
          <w:szCs w:val="34"/>
        </w:rPr>
      </w:pPr>
      <w:r>
        <w:rPr>
          <w:rFonts w:ascii="Arial" w:hAnsi="Arial" w:cs="Arial"/>
          <w:b w:val="0"/>
          <w:bCs w:val="0"/>
          <w:color w:val="2D2D2D"/>
          <w:spacing w:val="2"/>
          <w:sz w:val="34"/>
          <w:szCs w:val="34"/>
        </w:rPr>
        <w:lastRenderedPageBreak/>
        <w:t>SELinux Modes</w:t>
      </w:r>
    </w:p>
    <w:p w:rsidR="00E4437B" w:rsidRDefault="00E4437B" w:rsidP="00E4437B">
      <w:pPr>
        <w:pStyle w:val="NormalWeb"/>
        <w:shd w:val="clear" w:color="auto" w:fill="FFFFFF"/>
        <w:spacing w:before="0" w:beforeAutospacing="0" w:after="266" w:afterAutospacing="0" w:line="339" w:lineRule="atLeast"/>
        <w:rPr>
          <w:rFonts w:ascii="Arial" w:hAnsi="Arial" w:cs="Arial"/>
          <w:color w:val="000000"/>
          <w:sz w:val="19"/>
          <w:szCs w:val="19"/>
        </w:rPr>
      </w:pPr>
      <w:r>
        <w:rPr>
          <w:rFonts w:ascii="Arial" w:hAnsi="Arial" w:cs="Arial"/>
          <w:color w:val="000000"/>
          <w:sz w:val="19"/>
          <w:szCs w:val="19"/>
        </w:rPr>
        <w:t>It's time to start playing around with SELinux, so let's begin with SELinux modes. At any one time, SELinux can be in any of three possible modes:</w:t>
      </w:r>
    </w:p>
    <w:p w:rsidR="00E4437B" w:rsidRDefault="00E4437B" w:rsidP="00E4437B">
      <w:pPr>
        <w:numPr>
          <w:ilvl w:val="0"/>
          <w:numId w:val="2"/>
        </w:numPr>
        <w:shd w:val="clear" w:color="auto" w:fill="FFFFFF"/>
        <w:spacing w:after="121" w:line="339" w:lineRule="atLeast"/>
        <w:ind w:left="121" w:right="242"/>
        <w:rPr>
          <w:rFonts w:ascii="Arial" w:hAnsi="Arial" w:cs="Arial"/>
          <w:color w:val="000000"/>
          <w:sz w:val="19"/>
          <w:szCs w:val="19"/>
        </w:rPr>
      </w:pPr>
      <w:r>
        <w:rPr>
          <w:rFonts w:ascii="Arial" w:hAnsi="Arial" w:cs="Arial"/>
          <w:color w:val="000000"/>
          <w:sz w:val="19"/>
          <w:szCs w:val="19"/>
        </w:rPr>
        <w:t>Enforcing</w:t>
      </w:r>
    </w:p>
    <w:p w:rsidR="00E4437B" w:rsidRDefault="00E4437B" w:rsidP="00E4437B">
      <w:pPr>
        <w:numPr>
          <w:ilvl w:val="0"/>
          <w:numId w:val="2"/>
        </w:numPr>
        <w:shd w:val="clear" w:color="auto" w:fill="FFFFFF"/>
        <w:spacing w:after="121" w:line="339" w:lineRule="atLeast"/>
        <w:ind w:left="121" w:right="242"/>
        <w:rPr>
          <w:rFonts w:ascii="Arial" w:hAnsi="Arial" w:cs="Arial"/>
          <w:color w:val="000000"/>
          <w:sz w:val="19"/>
          <w:szCs w:val="19"/>
        </w:rPr>
      </w:pPr>
      <w:r>
        <w:rPr>
          <w:rFonts w:ascii="Arial" w:hAnsi="Arial" w:cs="Arial"/>
          <w:color w:val="000000"/>
          <w:sz w:val="19"/>
          <w:szCs w:val="19"/>
        </w:rPr>
        <w:t>Permissive</w:t>
      </w:r>
    </w:p>
    <w:p w:rsidR="00E4437B" w:rsidRDefault="00E4437B" w:rsidP="00E4437B">
      <w:pPr>
        <w:numPr>
          <w:ilvl w:val="0"/>
          <w:numId w:val="2"/>
        </w:numPr>
        <w:shd w:val="clear" w:color="auto" w:fill="FFFFFF"/>
        <w:spacing w:after="121" w:line="339" w:lineRule="atLeast"/>
        <w:ind w:left="121" w:right="242"/>
        <w:rPr>
          <w:rFonts w:ascii="Arial" w:hAnsi="Arial" w:cs="Arial"/>
          <w:color w:val="000000"/>
          <w:sz w:val="19"/>
          <w:szCs w:val="19"/>
        </w:rPr>
      </w:pPr>
      <w:r>
        <w:rPr>
          <w:rFonts w:ascii="Arial" w:hAnsi="Arial" w:cs="Arial"/>
          <w:color w:val="000000"/>
          <w:sz w:val="19"/>
          <w:szCs w:val="19"/>
        </w:rPr>
        <w:t>Disabled</w:t>
      </w:r>
    </w:p>
    <w:p w:rsidR="00E4437B" w:rsidRDefault="00E4437B" w:rsidP="00E4437B">
      <w:pPr>
        <w:pStyle w:val="NormalWeb"/>
        <w:shd w:val="clear" w:color="auto" w:fill="FFFFFF"/>
        <w:spacing w:before="0" w:beforeAutospacing="0" w:after="266" w:afterAutospacing="0" w:line="339" w:lineRule="atLeast"/>
        <w:rPr>
          <w:rFonts w:ascii="Arial" w:hAnsi="Arial" w:cs="Arial"/>
          <w:color w:val="000000"/>
          <w:sz w:val="19"/>
          <w:szCs w:val="19"/>
        </w:rPr>
      </w:pPr>
      <w:r>
        <w:rPr>
          <w:rFonts w:ascii="Arial" w:hAnsi="Arial" w:cs="Arial"/>
          <w:color w:val="000000"/>
          <w:sz w:val="19"/>
          <w:szCs w:val="19"/>
        </w:rPr>
        <w:t>In enforcing mode SELinux will</w:t>
      </w:r>
      <w:r>
        <w:rPr>
          <w:rStyle w:val="apple-converted-space"/>
          <w:rFonts w:ascii="Arial" w:hAnsi="Arial" w:cs="Arial"/>
          <w:color w:val="000000"/>
          <w:sz w:val="19"/>
          <w:szCs w:val="19"/>
        </w:rPr>
        <w:t> </w:t>
      </w:r>
      <w:r>
        <w:rPr>
          <w:rStyle w:val="Emphasis"/>
          <w:rFonts w:ascii="Arial" w:hAnsi="Arial" w:cs="Arial"/>
          <w:color w:val="000000"/>
          <w:sz w:val="19"/>
          <w:szCs w:val="19"/>
        </w:rPr>
        <w:t>enforce</w:t>
      </w:r>
      <w:r>
        <w:rPr>
          <w:rStyle w:val="apple-converted-space"/>
          <w:rFonts w:ascii="Arial" w:hAnsi="Arial" w:cs="Arial"/>
          <w:color w:val="000000"/>
          <w:sz w:val="19"/>
          <w:szCs w:val="19"/>
        </w:rPr>
        <w:t> </w:t>
      </w:r>
      <w:r>
        <w:rPr>
          <w:rFonts w:ascii="Arial" w:hAnsi="Arial" w:cs="Arial"/>
          <w:color w:val="000000"/>
          <w:sz w:val="19"/>
          <w:szCs w:val="19"/>
        </w:rPr>
        <w:t>its policy on the Linux system and make sure any unauthorized access attempts by users and processes are denied. The access denials are also written to relevant log files. We will talk about SELinux policies and audit logs later.</w:t>
      </w:r>
    </w:p>
    <w:p w:rsidR="00E4437B" w:rsidRDefault="00E4437B" w:rsidP="00E4437B">
      <w:pPr>
        <w:pStyle w:val="NormalWeb"/>
        <w:shd w:val="clear" w:color="auto" w:fill="FFFFFF"/>
        <w:spacing w:before="0" w:beforeAutospacing="0" w:after="266" w:afterAutospacing="0" w:line="339" w:lineRule="atLeast"/>
        <w:rPr>
          <w:rFonts w:ascii="Arial" w:hAnsi="Arial" w:cs="Arial"/>
          <w:color w:val="000000"/>
          <w:sz w:val="19"/>
          <w:szCs w:val="19"/>
        </w:rPr>
      </w:pPr>
      <w:r>
        <w:rPr>
          <w:rFonts w:ascii="Arial" w:hAnsi="Arial" w:cs="Arial"/>
          <w:color w:val="000000"/>
          <w:sz w:val="19"/>
          <w:szCs w:val="19"/>
        </w:rPr>
        <w:t xml:space="preserve">Permissive mode is like a semi-enabled state. SELinux doesn't apply its policy in permissive mode, so no access is denied. </w:t>
      </w:r>
      <w:proofErr w:type="gramStart"/>
      <w:r>
        <w:rPr>
          <w:rFonts w:ascii="Arial" w:hAnsi="Arial" w:cs="Arial"/>
          <w:color w:val="000000"/>
          <w:sz w:val="19"/>
          <w:szCs w:val="19"/>
        </w:rPr>
        <w:t>However</w:t>
      </w:r>
      <w:proofErr w:type="gramEnd"/>
      <w:r>
        <w:rPr>
          <w:rFonts w:ascii="Arial" w:hAnsi="Arial" w:cs="Arial"/>
          <w:color w:val="000000"/>
          <w:sz w:val="19"/>
          <w:szCs w:val="19"/>
        </w:rPr>
        <w:t xml:space="preserve"> any policy violation is still logged in the audit logs. It's a great way to test SELinux before enforcing it.</w:t>
      </w:r>
    </w:p>
    <w:p w:rsidR="00E4437B" w:rsidRDefault="00E4437B" w:rsidP="00E4437B">
      <w:pPr>
        <w:pStyle w:val="NormalWeb"/>
        <w:shd w:val="clear" w:color="auto" w:fill="FFFFFF"/>
        <w:spacing w:before="0" w:beforeAutospacing="0" w:after="266" w:afterAutospacing="0" w:line="339" w:lineRule="atLeast"/>
        <w:rPr>
          <w:rFonts w:ascii="Arial" w:hAnsi="Arial" w:cs="Arial"/>
          <w:color w:val="000000"/>
          <w:sz w:val="19"/>
          <w:szCs w:val="19"/>
        </w:rPr>
      </w:pPr>
      <w:r>
        <w:rPr>
          <w:rFonts w:ascii="Arial" w:hAnsi="Arial" w:cs="Arial"/>
          <w:color w:val="000000"/>
          <w:sz w:val="19"/>
          <w:szCs w:val="19"/>
        </w:rPr>
        <w:t>The disabled mode is self-explanatory – the system won't be running with enhanced security.</w:t>
      </w:r>
    </w:p>
    <w:p w:rsidR="00E4437B" w:rsidRDefault="00E4437B" w:rsidP="00E4437B">
      <w:pPr>
        <w:pStyle w:val="Heading3"/>
        <w:shd w:val="clear" w:color="auto" w:fill="FFFFFF"/>
        <w:spacing w:before="169" w:after="133"/>
        <w:rPr>
          <w:rFonts w:ascii="Arial" w:hAnsi="Arial" w:cs="Arial"/>
          <w:color w:val="2D2D2D"/>
          <w:spacing w:val="-6"/>
          <w:sz w:val="27"/>
          <w:szCs w:val="27"/>
        </w:rPr>
      </w:pPr>
      <w:r>
        <w:rPr>
          <w:rFonts w:ascii="Arial" w:hAnsi="Arial" w:cs="Arial"/>
          <w:color w:val="2D2D2D"/>
          <w:spacing w:val="-6"/>
        </w:rPr>
        <w:t>Checking SELinux Modes and Status</w:t>
      </w:r>
    </w:p>
    <w:p w:rsidR="00E4437B" w:rsidRDefault="00E4437B" w:rsidP="00E4437B">
      <w:pPr>
        <w:pStyle w:val="NormalWeb"/>
        <w:shd w:val="clear" w:color="auto" w:fill="FFFFFF"/>
        <w:spacing w:before="0" w:beforeAutospacing="0" w:after="266" w:afterAutospacing="0" w:line="339" w:lineRule="atLeast"/>
        <w:rPr>
          <w:rFonts w:ascii="Arial" w:hAnsi="Arial" w:cs="Arial"/>
          <w:color w:val="000000"/>
          <w:sz w:val="19"/>
          <w:szCs w:val="19"/>
        </w:rPr>
      </w:pPr>
      <w:r>
        <w:rPr>
          <w:rFonts w:ascii="Arial" w:hAnsi="Arial" w:cs="Arial"/>
          <w:color w:val="000000"/>
          <w:sz w:val="19"/>
          <w:szCs w:val="19"/>
        </w:rPr>
        <w:t>We can run the</w:t>
      </w:r>
      <w:r>
        <w:rPr>
          <w:rStyle w:val="apple-converted-space"/>
          <w:rFonts w:ascii="Arial" w:hAnsi="Arial" w:cs="Arial"/>
          <w:color w:val="000000"/>
          <w:sz w:val="19"/>
          <w:szCs w:val="19"/>
        </w:rPr>
        <w:t> </w:t>
      </w:r>
      <w:r>
        <w:rPr>
          <w:rStyle w:val="HTMLCode"/>
          <w:color w:val="111111"/>
          <w:sz w:val="18"/>
          <w:szCs w:val="18"/>
        </w:rPr>
        <w:t>getenforce</w:t>
      </w:r>
      <w:r>
        <w:rPr>
          <w:rStyle w:val="apple-converted-space"/>
          <w:rFonts w:ascii="Arial" w:hAnsi="Arial" w:cs="Arial"/>
          <w:color w:val="000000"/>
          <w:sz w:val="19"/>
          <w:szCs w:val="19"/>
        </w:rPr>
        <w:t> </w:t>
      </w:r>
      <w:r>
        <w:rPr>
          <w:rFonts w:ascii="Arial" w:hAnsi="Arial" w:cs="Arial"/>
          <w:color w:val="000000"/>
          <w:sz w:val="19"/>
          <w:szCs w:val="19"/>
        </w:rPr>
        <w:t>command to check the current SELinux mode.</w:t>
      </w:r>
    </w:p>
    <w:p w:rsidR="00E4437B" w:rsidRDefault="00E4437B" w:rsidP="00E4437B">
      <w:pPr>
        <w:pStyle w:val="HTMLPreformatted"/>
        <w:spacing w:line="266" w:lineRule="atLeast"/>
        <w:rPr>
          <w:rStyle w:val="HTMLCode"/>
          <w:color w:val="333333"/>
          <w:sz w:val="17"/>
          <w:szCs w:val="17"/>
        </w:rPr>
      </w:pPr>
      <w:r>
        <w:rPr>
          <w:rStyle w:val="HTMLCode"/>
          <w:color w:val="333333"/>
          <w:sz w:val="17"/>
          <w:szCs w:val="17"/>
        </w:rPr>
        <w:t>getenforce</w:t>
      </w:r>
    </w:p>
    <w:p w:rsidR="00E4437B" w:rsidRDefault="00E4437B" w:rsidP="00E4437B">
      <w:pPr>
        <w:pStyle w:val="NormalWeb"/>
        <w:shd w:val="clear" w:color="auto" w:fill="FFFFFF"/>
        <w:spacing w:before="0" w:beforeAutospacing="0" w:after="266" w:afterAutospacing="0" w:line="339" w:lineRule="atLeast"/>
        <w:rPr>
          <w:rFonts w:ascii="Arial" w:hAnsi="Arial" w:cs="Arial"/>
          <w:color w:val="000000"/>
          <w:sz w:val="19"/>
          <w:szCs w:val="19"/>
        </w:rPr>
      </w:pPr>
      <w:r>
        <w:rPr>
          <w:rFonts w:ascii="Arial" w:hAnsi="Arial" w:cs="Arial"/>
          <w:color w:val="000000"/>
          <w:sz w:val="19"/>
          <w:szCs w:val="19"/>
        </w:rPr>
        <w:t>SELinux should currently be disabled, so the output will look like this:</w:t>
      </w:r>
    </w:p>
    <w:p w:rsidR="00E4437B" w:rsidRDefault="00E4437B" w:rsidP="00E4437B">
      <w:pPr>
        <w:pStyle w:val="HTMLPreformatted"/>
        <w:spacing w:line="266" w:lineRule="atLeast"/>
        <w:rPr>
          <w:rStyle w:val="HTMLCode"/>
          <w:color w:val="333333"/>
          <w:sz w:val="17"/>
          <w:szCs w:val="17"/>
        </w:rPr>
      </w:pPr>
      <w:r>
        <w:rPr>
          <w:rStyle w:val="HTMLCode"/>
          <w:color w:val="333333"/>
          <w:sz w:val="17"/>
          <w:szCs w:val="17"/>
        </w:rPr>
        <w:t>Disabled</w:t>
      </w:r>
    </w:p>
    <w:p w:rsidR="00E4437B" w:rsidRDefault="00E4437B" w:rsidP="00E4437B">
      <w:pPr>
        <w:pStyle w:val="NormalWeb"/>
        <w:shd w:val="clear" w:color="auto" w:fill="FFFFFF"/>
        <w:spacing w:before="0" w:beforeAutospacing="0" w:after="266" w:afterAutospacing="0" w:line="339" w:lineRule="atLeast"/>
        <w:rPr>
          <w:rFonts w:ascii="Arial" w:hAnsi="Arial" w:cs="Arial"/>
          <w:color w:val="000000"/>
          <w:sz w:val="19"/>
          <w:szCs w:val="19"/>
        </w:rPr>
      </w:pPr>
      <w:r>
        <w:rPr>
          <w:rFonts w:ascii="Arial" w:hAnsi="Arial" w:cs="Arial"/>
          <w:color w:val="000000"/>
          <w:sz w:val="19"/>
          <w:szCs w:val="19"/>
        </w:rPr>
        <w:t>We can also run the</w:t>
      </w:r>
      <w:r>
        <w:rPr>
          <w:rStyle w:val="apple-converted-space"/>
          <w:rFonts w:ascii="Arial" w:hAnsi="Arial" w:cs="Arial"/>
          <w:color w:val="000000"/>
          <w:sz w:val="19"/>
          <w:szCs w:val="19"/>
        </w:rPr>
        <w:t> </w:t>
      </w:r>
      <w:r>
        <w:rPr>
          <w:rStyle w:val="HTMLCode"/>
          <w:color w:val="111111"/>
          <w:sz w:val="18"/>
          <w:szCs w:val="18"/>
        </w:rPr>
        <w:t>sestatus</w:t>
      </w:r>
      <w:r>
        <w:rPr>
          <w:rStyle w:val="apple-converted-space"/>
          <w:rFonts w:ascii="Arial" w:hAnsi="Arial" w:cs="Arial"/>
          <w:color w:val="000000"/>
          <w:sz w:val="19"/>
          <w:szCs w:val="19"/>
        </w:rPr>
        <w:t> </w:t>
      </w:r>
      <w:r>
        <w:rPr>
          <w:rFonts w:ascii="Arial" w:hAnsi="Arial" w:cs="Arial"/>
          <w:color w:val="000000"/>
          <w:sz w:val="19"/>
          <w:szCs w:val="19"/>
        </w:rPr>
        <w:t>command:</w:t>
      </w:r>
    </w:p>
    <w:p w:rsidR="00E4437B" w:rsidRDefault="00E4437B" w:rsidP="00E4437B">
      <w:pPr>
        <w:pStyle w:val="HTMLPreformatted"/>
        <w:spacing w:line="266" w:lineRule="atLeast"/>
        <w:rPr>
          <w:rStyle w:val="HTMLCode"/>
          <w:color w:val="333333"/>
          <w:sz w:val="17"/>
          <w:szCs w:val="17"/>
        </w:rPr>
      </w:pPr>
      <w:r>
        <w:rPr>
          <w:rStyle w:val="HTMLCode"/>
          <w:color w:val="333333"/>
          <w:sz w:val="17"/>
          <w:szCs w:val="17"/>
        </w:rPr>
        <w:t>sestatus</w:t>
      </w:r>
    </w:p>
    <w:p w:rsidR="00E4437B" w:rsidRDefault="00E4437B" w:rsidP="00E4437B">
      <w:pPr>
        <w:pStyle w:val="NormalWeb"/>
        <w:shd w:val="clear" w:color="auto" w:fill="FFFFFF"/>
        <w:spacing w:before="0" w:beforeAutospacing="0" w:after="266" w:afterAutospacing="0" w:line="339" w:lineRule="atLeast"/>
        <w:rPr>
          <w:rFonts w:ascii="Arial" w:hAnsi="Arial" w:cs="Arial"/>
          <w:color w:val="000000"/>
          <w:sz w:val="19"/>
          <w:szCs w:val="19"/>
        </w:rPr>
      </w:pPr>
      <w:r>
        <w:rPr>
          <w:rFonts w:ascii="Arial" w:hAnsi="Arial" w:cs="Arial"/>
          <w:color w:val="000000"/>
          <w:sz w:val="19"/>
          <w:szCs w:val="19"/>
        </w:rPr>
        <w:t>When SELinux is disabled the output will show:</w:t>
      </w:r>
    </w:p>
    <w:p w:rsidR="00E4437B" w:rsidRDefault="00E4437B" w:rsidP="00E4437B">
      <w:pPr>
        <w:pStyle w:val="HTMLPreformatted"/>
        <w:spacing w:line="266" w:lineRule="atLeast"/>
        <w:rPr>
          <w:rStyle w:val="HTMLCode"/>
          <w:color w:val="333333"/>
          <w:sz w:val="17"/>
          <w:szCs w:val="17"/>
        </w:rPr>
      </w:pPr>
      <w:r>
        <w:rPr>
          <w:rStyle w:val="HTMLCode"/>
          <w:color w:val="333333"/>
          <w:sz w:val="17"/>
          <w:szCs w:val="17"/>
        </w:rPr>
        <w:t>SELinux status:        disabled</w:t>
      </w:r>
    </w:p>
    <w:p w:rsidR="00E4437B" w:rsidRDefault="00E4437B" w:rsidP="00E4437B">
      <w:pPr>
        <w:pStyle w:val="Heading2"/>
        <w:shd w:val="clear" w:color="auto" w:fill="FFFFFF"/>
        <w:spacing w:before="121" w:after="121"/>
        <w:rPr>
          <w:rFonts w:ascii="Arial" w:hAnsi="Arial" w:cs="Arial"/>
          <w:b w:val="0"/>
          <w:bCs w:val="0"/>
          <w:color w:val="2D2D2D"/>
          <w:spacing w:val="2"/>
          <w:sz w:val="34"/>
          <w:szCs w:val="34"/>
        </w:rPr>
      </w:pPr>
      <w:r>
        <w:rPr>
          <w:rFonts w:ascii="Arial" w:hAnsi="Arial" w:cs="Arial"/>
          <w:b w:val="0"/>
          <w:bCs w:val="0"/>
          <w:color w:val="2D2D2D"/>
          <w:spacing w:val="2"/>
          <w:sz w:val="34"/>
          <w:szCs w:val="34"/>
        </w:rPr>
        <w:t>SELinux Configuration File</w:t>
      </w:r>
    </w:p>
    <w:p w:rsidR="00E4437B" w:rsidRDefault="00E4437B" w:rsidP="00E4437B">
      <w:pPr>
        <w:pStyle w:val="NormalWeb"/>
        <w:shd w:val="clear" w:color="auto" w:fill="FFFFFF"/>
        <w:spacing w:before="0" w:beforeAutospacing="0" w:after="266" w:afterAutospacing="0" w:line="339" w:lineRule="atLeast"/>
        <w:rPr>
          <w:rFonts w:ascii="Arial" w:hAnsi="Arial" w:cs="Arial"/>
          <w:color w:val="000000"/>
          <w:sz w:val="19"/>
          <w:szCs w:val="19"/>
        </w:rPr>
      </w:pPr>
      <w:r>
        <w:rPr>
          <w:rFonts w:ascii="Arial" w:hAnsi="Arial" w:cs="Arial"/>
          <w:color w:val="000000"/>
          <w:sz w:val="19"/>
          <w:szCs w:val="19"/>
        </w:rPr>
        <w:t>The main configuration file for SELinux is /etc/selinux/config. We can run the following command to view its contents:</w:t>
      </w:r>
    </w:p>
    <w:p w:rsidR="00E4437B" w:rsidRDefault="00E4437B" w:rsidP="00E4437B">
      <w:pPr>
        <w:pStyle w:val="HTMLPreformatted"/>
        <w:spacing w:line="266" w:lineRule="atLeast"/>
        <w:rPr>
          <w:rStyle w:val="HTMLCode"/>
          <w:color w:val="333333"/>
          <w:sz w:val="17"/>
          <w:szCs w:val="17"/>
        </w:rPr>
      </w:pPr>
      <w:r>
        <w:rPr>
          <w:rStyle w:val="HTMLCode"/>
          <w:color w:val="333333"/>
          <w:sz w:val="17"/>
          <w:szCs w:val="17"/>
        </w:rPr>
        <w:t>cat /etc/selinux/config</w:t>
      </w:r>
    </w:p>
    <w:p w:rsidR="00E4437B" w:rsidRDefault="00E4437B" w:rsidP="00E4437B">
      <w:pPr>
        <w:pStyle w:val="NormalWeb"/>
        <w:shd w:val="clear" w:color="auto" w:fill="FFFFFF"/>
        <w:spacing w:before="0" w:beforeAutospacing="0" w:after="266" w:afterAutospacing="0" w:line="339" w:lineRule="atLeast"/>
        <w:rPr>
          <w:rFonts w:ascii="Arial" w:hAnsi="Arial" w:cs="Arial"/>
          <w:color w:val="000000"/>
          <w:sz w:val="19"/>
          <w:szCs w:val="19"/>
        </w:rPr>
      </w:pPr>
      <w:r>
        <w:rPr>
          <w:rFonts w:ascii="Arial" w:hAnsi="Arial" w:cs="Arial"/>
          <w:color w:val="000000"/>
          <w:sz w:val="19"/>
          <w:szCs w:val="19"/>
        </w:rPr>
        <w:t>The output will look something like this:</w:t>
      </w:r>
    </w:p>
    <w:p w:rsidR="00E4437B" w:rsidRDefault="00E4437B" w:rsidP="00E4437B">
      <w:pPr>
        <w:pStyle w:val="HTMLPreformatted"/>
        <w:spacing w:line="266" w:lineRule="atLeast"/>
        <w:rPr>
          <w:rStyle w:val="HTMLCode"/>
          <w:color w:val="333333"/>
          <w:sz w:val="17"/>
          <w:szCs w:val="17"/>
        </w:rPr>
      </w:pPr>
      <w:r>
        <w:rPr>
          <w:rStyle w:val="HTMLCode"/>
          <w:color w:val="333333"/>
          <w:sz w:val="17"/>
          <w:szCs w:val="17"/>
        </w:rPr>
        <w:t># This file controls the state of SELinux on the system.</w:t>
      </w:r>
    </w:p>
    <w:p w:rsidR="00E4437B" w:rsidRDefault="00E4437B" w:rsidP="00E4437B">
      <w:pPr>
        <w:pStyle w:val="HTMLPreformatted"/>
        <w:spacing w:line="266" w:lineRule="atLeast"/>
        <w:rPr>
          <w:rStyle w:val="HTMLCode"/>
          <w:color w:val="333333"/>
          <w:sz w:val="17"/>
          <w:szCs w:val="17"/>
        </w:rPr>
      </w:pPr>
      <w:r>
        <w:rPr>
          <w:rStyle w:val="HTMLCode"/>
          <w:color w:val="333333"/>
          <w:sz w:val="17"/>
          <w:szCs w:val="17"/>
        </w:rPr>
        <w:lastRenderedPageBreak/>
        <w:t># SELINUX= can take one of these three values:</w:t>
      </w:r>
    </w:p>
    <w:p w:rsidR="00E4437B" w:rsidRDefault="00E4437B" w:rsidP="00E4437B">
      <w:pPr>
        <w:pStyle w:val="HTMLPreformatted"/>
        <w:spacing w:line="266" w:lineRule="atLeast"/>
        <w:rPr>
          <w:rStyle w:val="HTMLCode"/>
          <w:color w:val="333333"/>
          <w:sz w:val="17"/>
          <w:szCs w:val="17"/>
        </w:rPr>
      </w:pPr>
      <w:r>
        <w:rPr>
          <w:rStyle w:val="HTMLCode"/>
          <w:color w:val="333333"/>
          <w:sz w:val="17"/>
          <w:szCs w:val="17"/>
        </w:rPr>
        <w:t>#     enforcing - SELinux security policy is enforced.</w:t>
      </w:r>
    </w:p>
    <w:p w:rsidR="00E4437B" w:rsidRDefault="00E4437B" w:rsidP="00E4437B">
      <w:pPr>
        <w:pStyle w:val="HTMLPreformatted"/>
        <w:spacing w:line="266" w:lineRule="atLeast"/>
        <w:rPr>
          <w:rStyle w:val="HTMLCode"/>
          <w:color w:val="333333"/>
          <w:sz w:val="17"/>
          <w:szCs w:val="17"/>
        </w:rPr>
      </w:pPr>
      <w:r>
        <w:rPr>
          <w:rStyle w:val="HTMLCode"/>
          <w:color w:val="333333"/>
          <w:sz w:val="17"/>
          <w:szCs w:val="17"/>
        </w:rPr>
        <w:t>#     permissive - SELinux prints warnings instead of enforcing.</w:t>
      </w:r>
    </w:p>
    <w:p w:rsidR="00E4437B" w:rsidRDefault="00E4437B" w:rsidP="00E4437B">
      <w:pPr>
        <w:pStyle w:val="HTMLPreformatted"/>
        <w:spacing w:line="266" w:lineRule="atLeast"/>
        <w:rPr>
          <w:rStyle w:val="HTMLCode"/>
          <w:color w:val="333333"/>
          <w:sz w:val="17"/>
          <w:szCs w:val="17"/>
        </w:rPr>
      </w:pPr>
      <w:r>
        <w:rPr>
          <w:rStyle w:val="HTMLCode"/>
          <w:color w:val="333333"/>
          <w:sz w:val="17"/>
          <w:szCs w:val="17"/>
        </w:rPr>
        <w:t>#     disabled - No SELinux policy is loaded.</w:t>
      </w:r>
    </w:p>
    <w:p w:rsidR="00E4437B" w:rsidRDefault="00E4437B" w:rsidP="00E4437B">
      <w:pPr>
        <w:pStyle w:val="HTMLPreformatted"/>
        <w:spacing w:line="266" w:lineRule="atLeast"/>
        <w:rPr>
          <w:rStyle w:val="HTMLCode"/>
          <w:color w:val="333333"/>
          <w:sz w:val="17"/>
          <w:szCs w:val="17"/>
        </w:rPr>
      </w:pPr>
      <w:r>
        <w:rPr>
          <w:rStyle w:val="HTMLCode"/>
          <w:color w:val="333333"/>
          <w:sz w:val="17"/>
          <w:szCs w:val="17"/>
        </w:rPr>
        <w:t>SELINUX=disabled</w:t>
      </w:r>
    </w:p>
    <w:p w:rsidR="00E4437B" w:rsidRDefault="00E4437B" w:rsidP="00E4437B">
      <w:pPr>
        <w:pStyle w:val="HTMLPreformatted"/>
        <w:spacing w:line="266" w:lineRule="atLeast"/>
        <w:rPr>
          <w:rStyle w:val="HTMLCode"/>
          <w:color w:val="333333"/>
          <w:sz w:val="17"/>
          <w:szCs w:val="17"/>
        </w:rPr>
      </w:pPr>
      <w:r>
        <w:rPr>
          <w:rStyle w:val="HTMLCode"/>
          <w:color w:val="333333"/>
          <w:sz w:val="17"/>
          <w:szCs w:val="17"/>
        </w:rPr>
        <w:t># SELINUXTYPE= can take one of these two values:</w:t>
      </w:r>
    </w:p>
    <w:p w:rsidR="00E4437B" w:rsidRDefault="00E4437B" w:rsidP="00E4437B">
      <w:pPr>
        <w:pStyle w:val="HTMLPreformatted"/>
        <w:spacing w:line="266" w:lineRule="atLeast"/>
        <w:rPr>
          <w:rStyle w:val="HTMLCode"/>
          <w:color w:val="333333"/>
          <w:sz w:val="17"/>
          <w:szCs w:val="17"/>
        </w:rPr>
      </w:pPr>
      <w:r>
        <w:rPr>
          <w:rStyle w:val="HTMLCode"/>
          <w:color w:val="333333"/>
          <w:sz w:val="17"/>
          <w:szCs w:val="17"/>
        </w:rPr>
        <w:t>#     targeted - Targeted processes are protected,</w:t>
      </w:r>
    </w:p>
    <w:p w:rsidR="00E4437B" w:rsidRDefault="00E4437B" w:rsidP="00E4437B">
      <w:pPr>
        <w:pStyle w:val="HTMLPreformatted"/>
        <w:spacing w:line="266" w:lineRule="atLeast"/>
        <w:rPr>
          <w:rStyle w:val="HTMLCode"/>
          <w:color w:val="333333"/>
          <w:sz w:val="17"/>
          <w:szCs w:val="17"/>
        </w:rPr>
      </w:pPr>
      <w:r>
        <w:rPr>
          <w:rStyle w:val="HTMLCode"/>
          <w:color w:val="333333"/>
          <w:sz w:val="17"/>
          <w:szCs w:val="17"/>
        </w:rPr>
        <w:t xml:space="preserve">#     minimum - Modification of targeted policy. Only selected processes are protected. </w:t>
      </w:r>
    </w:p>
    <w:p w:rsidR="00E4437B" w:rsidRDefault="00E4437B" w:rsidP="00E4437B">
      <w:pPr>
        <w:pStyle w:val="HTMLPreformatted"/>
        <w:spacing w:line="266" w:lineRule="atLeast"/>
        <w:rPr>
          <w:rStyle w:val="HTMLCode"/>
          <w:color w:val="333333"/>
          <w:sz w:val="17"/>
          <w:szCs w:val="17"/>
        </w:rPr>
      </w:pPr>
      <w:r>
        <w:rPr>
          <w:rStyle w:val="HTMLCode"/>
          <w:color w:val="333333"/>
          <w:sz w:val="17"/>
          <w:szCs w:val="17"/>
        </w:rPr>
        <w:t>#     mls - Multi Level Security protection.</w:t>
      </w:r>
    </w:p>
    <w:p w:rsidR="00E4437B" w:rsidRDefault="00E4437B" w:rsidP="00E4437B">
      <w:pPr>
        <w:pStyle w:val="HTMLPreformatted"/>
        <w:spacing w:line="266" w:lineRule="atLeast"/>
        <w:rPr>
          <w:rStyle w:val="HTMLCode"/>
          <w:color w:val="333333"/>
          <w:sz w:val="17"/>
          <w:szCs w:val="17"/>
        </w:rPr>
      </w:pPr>
      <w:r>
        <w:rPr>
          <w:rStyle w:val="HTMLCode"/>
          <w:color w:val="333333"/>
          <w:sz w:val="17"/>
          <w:szCs w:val="17"/>
        </w:rPr>
        <w:t>SELINUXTYPE=targeted</w:t>
      </w:r>
    </w:p>
    <w:p w:rsidR="00E4437B" w:rsidRDefault="00E4437B" w:rsidP="00E4437B">
      <w:pPr>
        <w:pStyle w:val="NormalWeb"/>
        <w:shd w:val="clear" w:color="auto" w:fill="FFFFFF"/>
        <w:spacing w:before="0" w:beforeAutospacing="0" w:after="266" w:afterAutospacing="0" w:line="339" w:lineRule="atLeast"/>
        <w:rPr>
          <w:rFonts w:ascii="Arial" w:hAnsi="Arial" w:cs="Arial"/>
          <w:color w:val="000000"/>
          <w:sz w:val="19"/>
          <w:szCs w:val="19"/>
        </w:rPr>
      </w:pPr>
      <w:r>
        <w:rPr>
          <w:rFonts w:ascii="Arial" w:hAnsi="Arial" w:cs="Arial"/>
          <w:color w:val="000000"/>
          <w:sz w:val="19"/>
          <w:szCs w:val="19"/>
        </w:rPr>
        <w:t>There are two directives in this file. The SELINUX directive dictates the SELinux mode and it can have three possible values as we discussed before.</w:t>
      </w:r>
    </w:p>
    <w:p w:rsidR="00E4437B" w:rsidRDefault="00E4437B" w:rsidP="00E4437B">
      <w:pPr>
        <w:pStyle w:val="NormalWeb"/>
        <w:shd w:val="clear" w:color="auto" w:fill="FFFFFF"/>
        <w:spacing w:before="0" w:beforeAutospacing="0" w:after="266" w:afterAutospacing="0" w:line="339" w:lineRule="atLeast"/>
        <w:rPr>
          <w:rFonts w:ascii="Arial" w:hAnsi="Arial" w:cs="Arial"/>
          <w:color w:val="000000"/>
          <w:sz w:val="19"/>
          <w:szCs w:val="19"/>
        </w:rPr>
      </w:pPr>
      <w:r>
        <w:rPr>
          <w:rFonts w:ascii="Arial" w:hAnsi="Arial" w:cs="Arial"/>
          <w:color w:val="000000"/>
          <w:sz w:val="19"/>
          <w:szCs w:val="19"/>
        </w:rPr>
        <w:t>The SELINUXTYPE directive determines the policy that will be used. The default value is</w:t>
      </w:r>
      <w:r>
        <w:rPr>
          <w:rStyle w:val="apple-converted-space"/>
          <w:rFonts w:ascii="Arial" w:hAnsi="Arial" w:cs="Arial"/>
          <w:color w:val="000000"/>
          <w:sz w:val="19"/>
          <w:szCs w:val="19"/>
        </w:rPr>
        <w:t> </w:t>
      </w:r>
      <w:r>
        <w:rPr>
          <w:rStyle w:val="HTMLCode"/>
          <w:color w:val="111111"/>
          <w:sz w:val="18"/>
          <w:szCs w:val="18"/>
        </w:rPr>
        <w:t>targeted</w:t>
      </w:r>
      <w:r>
        <w:rPr>
          <w:rFonts w:ascii="Arial" w:hAnsi="Arial" w:cs="Arial"/>
          <w:color w:val="000000"/>
          <w:sz w:val="19"/>
          <w:szCs w:val="19"/>
        </w:rPr>
        <w:t>. With a targeted policy, SELinux allows you to customize and fine tune access control permissions. The other possible value is "MLS" (multilevel security), an advanced mode of protection. Also with MLS, you need to install an additional package.</w:t>
      </w:r>
    </w:p>
    <w:p w:rsidR="00FD5B1E" w:rsidRDefault="00FD5B1E" w:rsidP="00FD5B1E">
      <w:pPr>
        <w:pStyle w:val="Heading2"/>
        <w:shd w:val="clear" w:color="auto" w:fill="FFFFFF"/>
        <w:spacing w:before="121" w:after="242"/>
        <w:rPr>
          <w:rFonts w:ascii="Palatino Linotype" w:hAnsi="Palatino Linotype"/>
          <w:b w:val="0"/>
          <w:bCs w:val="0"/>
          <w:color w:val="111111"/>
          <w:spacing w:val="-10"/>
        </w:rPr>
      </w:pPr>
      <w:r>
        <w:rPr>
          <w:rFonts w:ascii="Palatino Linotype" w:hAnsi="Palatino Linotype"/>
          <w:b w:val="0"/>
          <w:bCs w:val="0"/>
          <w:color w:val="111111"/>
          <w:spacing w:val="-10"/>
        </w:rPr>
        <w:t>Resize /tmp Partition</w:t>
      </w:r>
    </w:p>
    <w:p w:rsidR="00FD5B1E" w:rsidRDefault="00FD5B1E" w:rsidP="00FD5B1E">
      <w:pPr>
        <w:pStyle w:val="NormalWeb"/>
        <w:shd w:val="clear" w:color="auto" w:fill="FFFFFF"/>
        <w:spacing w:before="242" w:beforeAutospacing="0" w:after="242" w:afterAutospacing="0" w:line="290" w:lineRule="atLeast"/>
        <w:rPr>
          <w:rFonts w:ascii="Helvetica" w:hAnsi="Helvetica" w:cs="Helvetica"/>
          <w:color w:val="555555"/>
          <w:sz w:val="16"/>
          <w:szCs w:val="16"/>
        </w:rPr>
      </w:pPr>
      <w:r>
        <w:rPr>
          <w:rFonts w:ascii="Helvetica" w:hAnsi="Helvetica" w:cs="Helvetica"/>
          <w:color w:val="555555"/>
          <w:sz w:val="16"/>
          <w:szCs w:val="16"/>
        </w:rPr>
        <w:t>Many of you might have come across situations where your /tmp gets filled very often either due to eaccelerator cache or due to session files or such temporary files. Cpanel by default creates /tmp with 512M size. You can always resize tmp to your choice. Here is the step by step details on how it can be done.</w:t>
      </w:r>
    </w:p>
    <w:p w:rsidR="00FD5B1E" w:rsidRDefault="00FD5B1E" w:rsidP="00FD5B1E">
      <w:pPr>
        <w:pStyle w:val="NormalWeb"/>
        <w:shd w:val="clear" w:color="auto" w:fill="FFFFFF"/>
        <w:spacing w:before="242" w:beforeAutospacing="0" w:after="242" w:afterAutospacing="0" w:line="290" w:lineRule="atLeast"/>
        <w:rPr>
          <w:rFonts w:ascii="Helvetica" w:hAnsi="Helvetica" w:cs="Helvetica"/>
          <w:color w:val="555555"/>
          <w:sz w:val="16"/>
          <w:szCs w:val="16"/>
        </w:rPr>
      </w:pPr>
      <w:r>
        <w:rPr>
          <w:rFonts w:ascii="Helvetica" w:hAnsi="Helvetica" w:cs="Helvetica"/>
          <w:color w:val="555555"/>
          <w:sz w:val="16"/>
          <w:szCs w:val="16"/>
        </w:rPr>
        <w:t>1) Stop mysql, apache and cpanel to prevent writing temporary files to /tmp.</w:t>
      </w:r>
    </w:p>
    <w:p w:rsidR="00FD5B1E" w:rsidRDefault="00FD5B1E" w:rsidP="00FD5B1E">
      <w:pPr>
        <w:pStyle w:val="NormalWeb"/>
        <w:shd w:val="clear" w:color="auto" w:fill="FFFFFF"/>
        <w:spacing w:before="0" w:beforeAutospacing="0" w:after="0" w:afterAutospacing="0" w:line="290" w:lineRule="atLeast"/>
        <w:rPr>
          <w:rFonts w:ascii="Helvetica" w:hAnsi="Helvetica" w:cs="Helvetica"/>
          <w:color w:val="555555"/>
          <w:sz w:val="16"/>
          <w:szCs w:val="16"/>
        </w:rPr>
      </w:pPr>
      <w:r>
        <w:rPr>
          <w:rFonts w:ascii="Helvetica" w:hAnsi="Helvetica" w:cs="Helvetica"/>
          <w:color w:val="555555"/>
          <w:sz w:val="16"/>
          <w:szCs w:val="16"/>
        </w:rPr>
        <w:t>/etc/init.d/chkservd stop</w:t>
      </w:r>
      <w:r>
        <w:rPr>
          <w:rFonts w:ascii="Helvetica" w:hAnsi="Helvetica" w:cs="Helvetica"/>
          <w:color w:val="555555"/>
          <w:sz w:val="16"/>
          <w:szCs w:val="16"/>
        </w:rPr>
        <w:br/>
        <w:t>/etc/rc.d/init.d/mysql stop</w:t>
      </w:r>
      <w:r>
        <w:rPr>
          <w:rFonts w:ascii="Helvetica" w:hAnsi="Helvetica" w:cs="Helvetica"/>
          <w:color w:val="555555"/>
          <w:sz w:val="16"/>
          <w:szCs w:val="16"/>
        </w:rPr>
        <w:br/>
        <w:t>/etc/rc.d/init.d/httpd stop</w:t>
      </w:r>
      <w:r>
        <w:rPr>
          <w:rFonts w:ascii="Helvetica" w:hAnsi="Helvetica" w:cs="Helvetica"/>
          <w:color w:val="555555"/>
          <w:sz w:val="16"/>
          <w:szCs w:val="16"/>
        </w:rPr>
        <w:br/>
        <w:t>/etc/rc.d/init.d/cpanel stop</w:t>
      </w:r>
    </w:p>
    <w:p w:rsidR="00FD5B1E" w:rsidRDefault="00FD5B1E" w:rsidP="00FD5B1E">
      <w:pPr>
        <w:pStyle w:val="NormalWeb"/>
        <w:shd w:val="clear" w:color="auto" w:fill="FFFFFF"/>
        <w:spacing w:before="242" w:beforeAutospacing="0" w:after="242" w:afterAutospacing="0" w:line="290" w:lineRule="atLeast"/>
        <w:rPr>
          <w:rFonts w:ascii="Helvetica" w:hAnsi="Helvetica" w:cs="Helvetica"/>
          <w:color w:val="555555"/>
          <w:sz w:val="16"/>
          <w:szCs w:val="16"/>
        </w:rPr>
      </w:pPr>
      <w:r>
        <w:rPr>
          <w:rFonts w:ascii="Helvetica" w:hAnsi="Helvetica" w:cs="Helvetica"/>
          <w:color w:val="555555"/>
          <w:sz w:val="16"/>
          <w:szCs w:val="16"/>
        </w:rPr>
        <w:t>2) Unmount tmp partition.</w:t>
      </w:r>
    </w:p>
    <w:p w:rsidR="00FD5B1E" w:rsidRDefault="00FD5B1E" w:rsidP="00FD5B1E">
      <w:pPr>
        <w:pStyle w:val="NormalWeb"/>
        <w:shd w:val="clear" w:color="auto" w:fill="FFFFFF"/>
        <w:spacing w:before="0" w:beforeAutospacing="0" w:after="0" w:afterAutospacing="0" w:line="290" w:lineRule="atLeast"/>
        <w:rPr>
          <w:rFonts w:ascii="Helvetica" w:hAnsi="Helvetica" w:cs="Helvetica"/>
          <w:color w:val="555555"/>
          <w:sz w:val="16"/>
          <w:szCs w:val="16"/>
        </w:rPr>
      </w:pPr>
      <w:r>
        <w:rPr>
          <w:rFonts w:ascii="Helvetica" w:hAnsi="Helvetica" w:cs="Helvetica"/>
          <w:color w:val="555555"/>
          <w:sz w:val="16"/>
          <w:szCs w:val="16"/>
        </w:rPr>
        <w:t>umount /var/tmp</w:t>
      </w:r>
      <w:r>
        <w:rPr>
          <w:rFonts w:ascii="Helvetica" w:hAnsi="Helvetica" w:cs="Helvetica"/>
          <w:color w:val="555555"/>
          <w:sz w:val="16"/>
          <w:szCs w:val="16"/>
        </w:rPr>
        <w:br/>
        <w:t>umount /tmp</w:t>
      </w:r>
    </w:p>
    <w:p w:rsidR="00FD5B1E" w:rsidRDefault="00FD5B1E" w:rsidP="00FD5B1E">
      <w:pPr>
        <w:pStyle w:val="NormalWeb"/>
        <w:shd w:val="clear" w:color="auto" w:fill="FFFFFF"/>
        <w:spacing w:before="242" w:beforeAutospacing="0" w:after="242" w:afterAutospacing="0" w:line="290" w:lineRule="atLeast"/>
        <w:rPr>
          <w:rFonts w:ascii="Helvetica" w:hAnsi="Helvetica" w:cs="Helvetica"/>
          <w:color w:val="555555"/>
          <w:sz w:val="16"/>
          <w:szCs w:val="16"/>
        </w:rPr>
      </w:pPr>
      <w:r>
        <w:rPr>
          <w:rFonts w:ascii="Helvetica" w:hAnsi="Helvetica" w:cs="Helvetica"/>
          <w:color w:val="555555"/>
          <w:sz w:val="16"/>
          <w:szCs w:val="16"/>
        </w:rPr>
        <w:t>Sometimes you will receive errors stating that the device is busy or /tmp cannot be unmounted. Then find out all processes using /tmp and kill them.</w:t>
      </w:r>
    </w:p>
    <w:p w:rsidR="00FD5B1E" w:rsidRDefault="00FD5B1E" w:rsidP="00FD5B1E">
      <w:pPr>
        <w:pStyle w:val="NormalWeb"/>
        <w:shd w:val="clear" w:color="auto" w:fill="FFFFFF"/>
        <w:spacing w:before="242" w:beforeAutospacing="0" w:after="242" w:afterAutospacing="0" w:line="290" w:lineRule="atLeast"/>
        <w:rPr>
          <w:rFonts w:ascii="Helvetica" w:hAnsi="Helvetica" w:cs="Helvetica"/>
          <w:color w:val="555555"/>
          <w:sz w:val="16"/>
          <w:szCs w:val="16"/>
        </w:rPr>
      </w:pPr>
      <w:r>
        <w:rPr>
          <w:rFonts w:ascii="Helvetica" w:hAnsi="Helvetica" w:cs="Helvetica"/>
          <w:color w:val="555555"/>
          <w:sz w:val="16"/>
          <w:szCs w:val="16"/>
        </w:rPr>
        <w:t>lsof /tmp</w:t>
      </w:r>
    </w:p>
    <w:p w:rsidR="00FD5B1E" w:rsidRDefault="00FD5B1E" w:rsidP="00FD5B1E">
      <w:pPr>
        <w:pStyle w:val="NormalWeb"/>
        <w:shd w:val="clear" w:color="auto" w:fill="FFFFFF"/>
        <w:spacing w:before="242" w:beforeAutospacing="0" w:after="242" w:afterAutospacing="0" w:line="290" w:lineRule="atLeast"/>
        <w:rPr>
          <w:rFonts w:ascii="Helvetica" w:hAnsi="Helvetica" w:cs="Helvetica"/>
          <w:color w:val="555555"/>
          <w:sz w:val="16"/>
          <w:szCs w:val="16"/>
        </w:rPr>
      </w:pPr>
      <w:r>
        <w:rPr>
          <w:rFonts w:ascii="Helvetica" w:hAnsi="Helvetica" w:cs="Helvetica"/>
          <w:color w:val="555555"/>
          <w:sz w:val="16"/>
          <w:szCs w:val="16"/>
        </w:rPr>
        <w:t>The above command will list the process ids currently using /tmp. Kill the pids as follows.</w:t>
      </w:r>
    </w:p>
    <w:p w:rsidR="00FD5B1E" w:rsidRDefault="00FD5B1E" w:rsidP="00FD5B1E">
      <w:pPr>
        <w:pStyle w:val="NormalWeb"/>
        <w:shd w:val="clear" w:color="auto" w:fill="FFFFFF"/>
        <w:spacing w:before="242" w:beforeAutospacing="0" w:after="242" w:afterAutospacing="0" w:line="290" w:lineRule="atLeast"/>
        <w:rPr>
          <w:rFonts w:ascii="Helvetica" w:hAnsi="Helvetica" w:cs="Helvetica"/>
          <w:color w:val="555555"/>
          <w:sz w:val="16"/>
          <w:szCs w:val="16"/>
        </w:rPr>
      </w:pPr>
      <w:r>
        <w:rPr>
          <w:rFonts w:ascii="Helvetica" w:hAnsi="Helvetica" w:cs="Helvetica"/>
          <w:color w:val="555555"/>
          <w:sz w:val="16"/>
          <w:szCs w:val="16"/>
        </w:rPr>
        <w:t>kill -9 pid</w:t>
      </w:r>
    </w:p>
    <w:p w:rsidR="00FD5B1E" w:rsidRDefault="00FD5B1E" w:rsidP="00FD5B1E">
      <w:pPr>
        <w:pStyle w:val="NormalWeb"/>
        <w:shd w:val="clear" w:color="auto" w:fill="FFFFFF"/>
        <w:spacing w:before="242" w:beforeAutospacing="0" w:after="242" w:afterAutospacing="0" w:line="290" w:lineRule="atLeast"/>
        <w:rPr>
          <w:rFonts w:ascii="Helvetica" w:hAnsi="Helvetica" w:cs="Helvetica"/>
          <w:color w:val="555555"/>
          <w:sz w:val="16"/>
          <w:szCs w:val="16"/>
        </w:rPr>
      </w:pPr>
      <w:r>
        <w:rPr>
          <w:rFonts w:ascii="Helvetica" w:hAnsi="Helvetica" w:cs="Helvetica"/>
          <w:color w:val="555555"/>
          <w:sz w:val="16"/>
          <w:szCs w:val="16"/>
        </w:rPr>
        <w:lastRenderedPageBreak/>
        <w:t>eg: kill -9 3766</w:t>
      </w:r>
    </w:p>
    <w:p w:rsidR="00FD5B1E" w:rsidRDefault="00FD5B1E" w:rsidP="00FD5B1E">
      <w:pPr>
        <w:pStyle w:val="NormalWeb"/>
        <w:shd w:val="clear" w:color="auto" w:fill="FFFFFF"/>
        <w:spacing w:before="242" w:beforeAutospacing="0" w:after="242" w:afterAutospacing="0" w:line="290" w:lineRule="atLeast"/>
        <w:rPr>
          <w:rFonts w:ascii="Helvetica" w:hAnsi="Helvetica" w:cs="Helvetica"/>
          <w:color w:val="555555"/>
          <w:sz w:val="16"/>
          <w:szCs w:val="16"/>
        </w:rPr>
      </w:pPr>
      <w:r>
        <w:rPr>
          <w:rFonts w:ascii="Helvetica" w:hAnsi="Helvetica" w:cs="Helvetica"/>
          <w:color w:val="555555"/>
          <w:sz w:val="16"/>
          <w:szCs w:val="16"/>
        </w:rPr>
        <w:t xml:space="preserve">3) The cpanel /scripts/securetmp is the one which maintains the tmp size. You can edit the following line in it to change the </w:t>
      </w:r>
      <w:proofErr w:type="gramStart"/>
      <w:r>
        <w:rPr>
          <w:rFonts w:ascii="Helvetica" w:hAnsi="Helvetica" w:cs="Helvetica"/>
          <w:color w:val="555555"/>
          <w:sz w:val="16"/>
          <w:szCs w:val="16"/>
        </w:rPr>
        <w:t>size.(</w:t>
      </w:r>
      <w:proofErr w:type="gramEnd"/>
      <w:r w:rsidRPr="00FD5B1E">
        <w:rPr>
          <w:rFonts w:ascii="Droid Serif" w:hAnsi="Droid Serif"/>
          <w:color w:val="444444"/>
          <w:sz w:val="22"/>
          <w:szCs w:val="22"/>
          <w:shd w:val="clear" w:color="auto" w:fill="FFFFFF"/>
        </w:rPr>
        <w:t xml:space="preserve"> </w:t>
      </w:r>
      <w:r>
        <w:rPr>
          <w:rFonts w:ascii="Droid Serif" w:hAnsi="Droid Serif"/>
          <w:color w:val="444444"/>
          <w:sz w:val="22"/>
          <w:szCs w:val="22"/>
          <w:shd w:val="clear" w:color="auto" w:fill="FFFFFF"/>
        </w:rPr>
        <w:t>In /usr/local/cpanel/scripts/securetmp)</w:t>
      </w:r>
    </w:p>
    <w:p w:rsidR="00FD5B1E" w:rsidRDefault="00FD5B1E" w:rsidP="00FD5B1E">
      <w:pPr>
        <w:pStyle w:val="NormalWeb"/>
        <w:shd w:val="clear" w:color="auto" w:fill="FFFFFF"/>
        <w:spacing w:before="242" w:beforeAutospacing="0" w:after="242" w:afterAutospacing="0" w:line="290" w:lineRule="atLeast"/>
        <w:rPr>
          <w:rFonts w:ascii="Helvetica" w:hAnsi="Helvetica" w:cs="Helvetica"/>
          <w:color w:val="555555"/>
          <w:sz w:val="16"/>
          <w:szCs w:val="16"/>
        </w:rPr>
      </w:pPr>
      <w:r>
        <w:rPr>
          <w:rFonts w:ascii="Helvetica" w:hAnsi="Helvetica" w:cs="Helvetica"/>
          <w:color w:val="555555"/>
          <w:sz w:val="16"/>
          <w:szCs w:val="16"/>
        </w:rPr>
        <w:t>my $tmpdsksize = 512000;</w:t>
      </w:r>
    </w:p>
    <w:p w:rsidR="00FD5B1E" w:rsidRDefault="00FD5B1E" w:rsidP="00FD5B1E">
      <w:pPr>
        <w:pStyle w:val="NormalWeb"/>
        <w:shd w:val="clear" w:color="auto" w:fill="FFFFFF"/>
        <w:spacing w:before="242" w:beforeAutospacing="0" w:after="242" w:afterAutospacing="0" w:line="290" w:lineRule="atLeast"/>
        <w:rPr>
          <w:rFonts w:ascii="Helvetica" w:hAnsi="Helvetica" w:cs="Helvetica"/>
          <w:color w:val="555555"/>
          <w:sz w:val="16"/>
          <w:szCs w:val="16"/>
        </w:rPr>
      </w:pPr>
      <w:r>
        <w:rPr>
          <w:rFonts w:ascii="Helvetica" w:hAnsi="Helvetica" w:cs="Helvetica"/>
          <w:color w:val="555555"/>
          <w:sz w:val="16"/>
          <w:szCs w:val="16"/>
        </w:rPr>
        <w:t>Suppose you want to raise the partition size to 2G, you can also do it as follows.</w:t>
      </w:r>
    </w:p>
    <w:p w:rsidR="00FD5B1E" w:rsidRDefault="00FD5B1E" w:rsidP="00FD5B1E">
      <w:pPr>
        <w:pStyle w:val="NormalWeb"/>
        <w:shd w:val="clear" w:color="auto" w:fill="FFFFFF"/>
        <w:spacing w:before="242" w:beforeAutospacing="0" w:after="242" w:afterAutospacing="0" w:line="290" w:lineRule="atLeast"/>
        <w:rPr>
          <w:rFonts w:ascii="Helvetica" w:hAnsi="Helvetica" w:cs="Helvetica"/>
          <w:color w:val="555555"/>
          <w:sz w:val="16"/>
          <w:szCs w:val="16"/>
        </w:rPr>
      </w:pPr>
      <w:r>
        <w:rPr>
          <w:rFonts w:ascii="Helvetica" w:hAnsi="Helvetica" w:cs="Helvetica"/>
          <w:color w:val="555555"/>
          <w:sz w:val="16"/>
          <w:szCs w:val="16"/>
        </w:rPr>
        <w:t>sed -i -e ‘s/512000/2048000/g’ /scripts/securetmp</w:t>
      </w:r>
    </w:p>
    <w:p w:rsidR="00FD5B1E" w:rsidRDefault="00FD5B1E" w:rsidP="00FD5B1E">
      <w:pPr>
        <w:pStyle w:val="NormalWeb"/>
        <w:shd w:val="clear" w:color="auto" w:fill="FFFFFF"/>
        <w:spacing w:before="242" w:beforeAutospacing="0" w:after="242" w:afterAutospacing="0" w:line="290" w:lineRule="atLeast"/>
        <w:rPr>
          <w:rFonts w:ascii="Helvetica" w:hAnsi="Helvetica" w:cs="Helvetica"/>
          <w:color w:val="555555"/>
          <w:sz w:val="16"/>
          <w:szCs w:val="16"/>
        </w:rPr>
      </w:pPr>
      <w:r>
        <w:rPr>
          <w:rFonts w:ascii="Helvetica" w:hAnsi="Helvetica" w:cs="Helvetica"/>
          <w:color w:val="555555"/>
          <w:sz w:val="16"/>
          <w:szCs w:val="16"/>
        </w:rPr>
        <w:t>The above will replace 512000 with 2048000 in the file /scripts/securetmp</w:t>
      </w:r>
    </w:p>
    <w:p w:rsidR="00FD5B1E" w:rsidRDefault="00FD5B1E" w:rsidP="00FD5B1E">
      <w:pPr>
        <w:pStyle w:val="NormalWeb"/>
        <w:shd w:val="clear" w:color="auto" w:fill="FFFFFF"/>
        <w:spacing w:before="242" w:beforeAutospacing="0" w:after="242" w:afterAutospacing="0" w:line="290" w:lineRule="atLeast"/>
        <w:rPr>
          <w:rFonts w:ascii="Helvetica" w:hAnsi="Helvetica" w:cs="Helvetica"/>
          <w:color w:val="555555"/>
          <w:sz w:val="16"/>
          <w:szCs w:val="16"/>
        </w:rPr>
      </w:pPr>
      <w:r>
        <w:rPr>
          <w:rFonts w:ascii="Helvetica" w:hAnsi="Helvetica" w:cs="Helvetica"/>
          <w:color w:val="555555"/>
          <w:sz w:val="16"/>
          <w:szCs w:val="16"/>
        </w:rPr>
        <w:t>4) Remove the temp disk</w:t>
      </w:r>
    </w:p>
    <w:p w:rsidR="00FD5B1E" w:rsidRDefault="00FD5B1E" w:rsidP="00FD5B1E">
      <w:pPr>
        <w:pStyle w:val="NormalWeb"/>
        <w:shd w:val="clear" w:color="auto" w:fill="FFFFFF"/>
        <w:spacing w:before="242" w:beforeAutospacing="0" w:after="242" w:afterAutospacing="0" w:line="290" w:lineRule="atLeast"/>
        <w:rPr>
          <w:rFonts w:ascii="Helvetica" w:hAnsi="Helvetica" w:cs="Helvetica"/>
          <w:color w:val="555555"/>
          <w:sz w:val="16"/>
          <w:szCs w:val="16"/>
        </w:rPr>
      </w:pPr>
      <w:r>
        <w:rPr>
          <w:rFonts w:ascii="Helvetica" w:hAnsi="Helvetica" w:cs="Helvetica"/>
          <w:color w:val="555555"/>
          <w:sz w:val="16"/>
          <w:szCs w:val="16"/>
        </w:rPr>
        <w:t>rm /usr/tmpDSK</w:t>
      </w:r>
    </w:p>
    <w:p w:rsidR="00FD5B1E" w:rsidRDefault="00FD5B1E" w:rsidP="00FD5B1E">
      <w:pPr>
        <w:pStyle w:val="NormalWeb"/>
        <w:shd w:val="clear" w:color="auto" w:fill="FFFFFF"/>
        <w:spacing w:before="242" w:beforeAutospacing="0" w:after="242" w:afterAutospacing="0" w:line="290" w:lineRule="atLeast"/>
        <w:rPr>
          <w:rFonts w:ascii="Helvetica" w:hAnsi="Helvetica" w:cs="Helvetica"/>
          <w:color w:val="555555"/>
          <w:sz w:val="16"/>
          <w:szCs w:val="16"/>
        </w:rPr>
      </w:pPr>
      <w:r>
        <w:rPr>
          <w:rFonts w:ascii="Helvetica" w:hAnsi="Helvetica" w:cs="Helvetica"/>
          <w:color w:val="555555"/>
          <w:sz w:val="16"/>
          <w:szCs w:val="16"/>
        </w:rPr>
        <w:t>5) Now, run the following to recreate tmp</w:t>
      </w:r>
    </w:p>
    <w:p w:rsidR="00FD5B1E" w:rsidRDefault="00FD5B1E" w:rsidP="00FD5B1E">
      <w:pPr>
        <w:pStyle w:val="NormalWeb"/>
        <w:shd w:val="clear" w:color="auto" w:fill="FFFFFF"/>
        <w:spacing w:before="242" w:beforeAutospacing="0" w:after="242" w:afterAutospacing="0" w:line="290" w:lineRule="atLeast"/>
        <w:rPr>
          <w:rFonts w:ascii="Helvetica" w:hAnsi="Helvetica" w:cs="Helvetica"/>
          <w:color w:val="555555"/>
          <w:sz w:val="16"/>
          <w:szCs w:val="16"/>
        </w:rPr>
      </w:pPr>
      <w:r>
        <w:rPr>
          <w:rFonts w:ascii="Helvetica" w:hAnsi="Helvetica" w:cs="Helvetica"/>
          <w:color w:val="555555"/>
          <w:sz w:val="16"/>
          <w:szCs w:val="16"/>
        </w:rPr>
        <w:t>/scripts/securetmp –auto</w:t>
      </w:r>
    </w:p>
    <w:p w:rsidR="00FD5B1E" w:rsidRDefault="00FD5B1E" w:rsidP="00FD5B1E">
      <w:pPr>
        <w:pStyle w:val="NormalWeb"/>
        <w:shd w:val="clear" w:color="auto" w:fill="FFFFFF"/>
        <w:spacing w:before="242" w:beforeAutospacing="0" w:after="242" w:afterAutospacing="0" w:line="290" w:lineRule="atLeast"/>
        <w:rPr>
          <w:rFonts w:ascii="Helvetica" w:hAnsi="Helvetica" w:cs="Helvetica"/>
          <w:color w:val="555555"/>
          <w:sz w:val="16"/>
          <w:szCs w:val="16"/>
        </w:rPr>
      </w:pPr>
      <w:r>
        <w:rPr>
          <w:rFonts w:ascii="Helvetica" w:hAnsi="Helvetica" w:cs="Helvetica"/>
          <w:color w:val="555555"/>
          <w:sz w:val="16"/>
          <w:szCs w:val="16"/>
        </w:rPr>
        <w:t>6) Now go to /tmp and set the mysql socket file.</w:t>
      </w:r>
    </w:p>
    <w:p w:rsidR="00FD5B1E" w:rsidRDefault="00FD5B1E" w:rsidP="00FD5B1E">
      <w:pPr>
        <w:pStyle w:val="NormalWeb"/>
        <w:shd w:val="clear" w:color="auto" w:fill="FFFFFF"/>
        <w:spacing w:before="0" w:beforeAutospacing="0" w:after="0" w:afterAutospacing="0" w:line="290" w:lineRule="atLeast"/>
        <w:rPr>
          <w:rFonts w:ascii="Helvetica" w:hAnsi="Helvetica" w:cs="Helvetica"/>
          <w:color w:val="555555"/>
          <w:sz w:val="16"/>
          <w:szCs w:val="16"/>
        </w:rPr>
      </w:pPr>
      <w:r>
        <w:rPr>
          <w:rFonts w:ascii="Helvetica" w:hAnsi="Helvetica" w:cs="Helvetica"/>
          <w:color w:val="555555"/>
          <w:sz w:val="16"/>
          <w:szCs w:val="16"/>
        </w:rPr>
        <w:t>cd /tmp</w:t>
      </w:r>
      <w:r>
        <w:rPr>
          <w:rFonts w:ascii="Helvetica" w:hAnsi="Helvetica" w:cs="Helvetica"/>
          <w:color w:val="555555"/>
          <w:sz w:val="16"/>
          <w:szCs w:val="16"/>
        </w:rPr>
        <w:br/>
        <w:t>ln -s /var/lib/mysql/</w:t>
      </w:r>
      <w:r>
        <w:rPr>
          <w:rStyle w:val="skimlinks-unlinked"/>
          <w:rFonts w:ascii="Helvetica" w:hAnsi="Helvetica" w:cs="Helvetica"/>
          <w:color w:val="555555"/>
          <w:sz w:val="16"/>
          <w:szCs w:val="16"/>
        </w:rPr>
        <w:t>mysql.sock</w:t>
      </w:r>
    </w:p>
    <w:p w:rsidR="00FD5B1E" w:rsidRDefault="00FD5B1E" w:rsidP="00FD5B1E">
      <w:pPr>
        <w:pStyle w:val="NormalWeb"/>
        <w:shd w:val="clear" w:color="auto" w:fill="FFFFFF"/>
        <w:spacing w:before="242" w:beforeAutospacing="0" w:after="242" w:afterAutospacing="0" w:line="290" w:lineRule="atLeast"/>
        <w:rPr>
          <w:rFonts w:ascii="Helvetica" w:hAnsi="Helvetica" w:cs="Helvetica"/>
          <w:color w:val="555555"/>
          <w:sz w:val="16"/>
          <w:szCs w:val="16"/>
        </w:rPr>
      </w:pPr>
      <w:r>
        <w:rPr>
          <w:rFonts w:ascii="Helvetica" w:hAnsi="Helvetica" w:cs="Helvetica"/>
          <w:color w:val="555555"/>
          <w:sz w:val="16"/>
          <w:szCs w:val="16"/>
        </w:rPr>
        <w:t>7) Restart all services</w:t>
      </w:r>
    </w:p>
    <w:p w:rsidR="00FD5B1E" w:rsidRDefault="00FD5B1E" w:rsidP="00FD5B1E">
      <w:pPr>
        <w:pStyle w:val="NormalWeb"/>
        <w:shd w:val="clear" w:color="auto" w:fill="FFFFFF"/>
        <w:spacing w:before="0" w:beforeAutospacing="0" w:after="0" w:afterAutospacing="0" w:line="290" w:lineRule="atLeast"/>
        <w:rPr>
          <w:rFonts w:ascii="Helvetica" w:hAnsi="Helvetica" w:cs="Helvetica"/>
          <w:color w:val="555555"/>
          <w:sz w:val="16"/>
          <w:szCs w:val="16"/>
        </w:rPr>
      </w:pPr>
      <w:r>
        <w:rPr>
          <w:rFonts w:ascii="Helvetica" w:hAnsi="Helvetica" w:cs="Helvetica"/>
          <w:color w:val="555555"/>
          <w:sz w:val="16"/>
          <w:szCs w:val="16"/>
        </w:rPr>
        <w:t>/etc/rc.d/init.d/mysql start</w:t>
      </w:r>
      <w:r>
        <w:rPr>
          <w:rFonts w:ascii="Helvetica" w:hAnsi="Helvetica" w:cs="Helvetica"/>
          <w:color w:val="555555"/>
          <w:sz w:val="16"/>
          <w:szCs w:val="16"/>
        </w:rPr>
        <w:br/>
        <w:t>/etc/rc.d/init.d/httpd start</w:t>
      </w:r>
      <w:r>
        <w:rPr>
          <w:rFonts w:ascii="Helvetica" w:hAnsi="Helvetica" w:cs="Helvetica"/>
          <w:color w:val="555555"/>
          <w:sz w:val="16"/>
          <w:szCs w:val="16"/>
        </w:rPr>
        <w:br/>
        <w:t>/etc/rc.d/init.d/cpanel start</w:t>
      </w:r>
      <w:r>
        <w:rPr>
          <w:rFonts w:ascii="Helvetica" w:hAnsi="Helvetica" w:cs="Helvetica"/>
          <w:color w:val="555555"/>
          <w:sz w:val="16"/>
          <w:szCs w:val="16"/>
        </w:rPr>
        <w:br/>
        <w:t>/etc/init.d/chkservd start</w:t>
      </w:r>
    </w:p>
    <w:p w:rsidR="00FD5B1E" w:rsidRDefault="00FD5B1E" w:rsidP="00FD5B1E">
      <w:pPr>
        <w:pStyle w:val="NormalWeb"/>
        <w:shd w:val="clear" w:color="auto" w:fill="FFFFFF"/>
        <w:spacing w:before="242" w:beforeAutospacing="0" w:after="242" w:afterAutospacing="0" w:line="290" w:lineRule="atLeast"/>
        <w:rPr>
          <w:rFonts w:ascii="Helvetica" w:hAnsi="Helvetica" w:cs="Helvetica"/>
          <w:color w:val="555555"/>
          <w:sz w:val="16"/>
          <w:szCs w:val="16"/>
        </w:rPr>
      </w:pPr>
      <w:r>
        <w:rPr>
          <w:rFonts w:ascii="Helvetica" w:hAnsi="Helvetica" w:cs="Helvetica"/>
          <w:color w:val="555555"/>
          <w:sz w:val="16"/>
          <w:szCs w:val="16"/>
        </w:rPr>
        <w:t>8) Now check your tmp size using the command df -h</w:t>
      </w:r>
    </w:p>
    <w:p w:rsidR="00E4437B" w:rsidRDefault="00E4437B" w:rsidP="00B82DCB">
      <w:pPr>
        <w:pStyle w:val="ListParagraph"/>
      </w:pPr>
    </w:p>
    <w:p w:rsidR="00C11016" w:rsidRDefault="00C11016" w:rsidP="00B82DCB">
      <w:pPr>
        <w:pStyle w:val="ListParagraph"/>
      </w:pPr>
    </w:p>
    <w:p w:rsidR="00C11016" w:rsidRPr="00C11016" w:rsidRDefault="00C11016" w:rsidP="00C11016">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3" w:line="240" w:lineRule="auto"/>
        <w:rPr>
          <w:rFonts w:ascii="Consolas" w:eastAsia="Times New Roman" w:hAnsi="Consolas" w:cs="Consolas"/>
          <w:color w:val="333333"/>
          <w:sz w:val="18"/>
          <w:szCs w:val="18"/>
          <w:lang w:val="en-IN" w:eastAsia="en-IN"/>
        </w:rPr>
      </w:pPr>
      <w:r w:rsidRPr="00C11016">
        <w:rPr>
          <w:rFonts w:ascii="Consolas" w:eastAsia="Times New Roman" w:hAnsi="Consolas" w:cs="Consolas"/>
          <w:color w:val="333333"/>
          <w:sz w:val="18"/>
          <w:szCs w:val="18"/>
          <w:lang w:val="en-IN" w:eastAsia="en-IN"/>
        </w:rPr>
        <w:t>umount -l /tmp</w:t>
      </w:r>
    </w:p>
    <w:p w:rsidR="00C11016" w:rsidRPr="00C11016" w:rsidRDefault="00C11016" w:rsidP="00C11016">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3" w:line="240" w:lineRule="auto"/>
        <w:rPr>
          <w:rFonts w:ascii="Consolas" w:eastAsia="Times New Roman" w:hAnsi="Consolas" w:cs="Consolas"/>
          <w:color w:val="333333"/>
          <w:sz w:val="18"/>
          <w:szCs w:val="18"/>
          <w:lang w:val="en-IN" w:eastAsia="en-IN"/>
        </w:rPr>
      </w:pPr>
      <w:r w:rsidRPr="00C11016">
        <w:rPr>
          <w:rFonts w:ascii="Consolas" w:eastAsia="Times New Roman" w:hAnsi="Consolas" w:cs="Consolas"/>
          <w:color w:val="333333"/>
          <w:sz w:val="18"/>
          <w:szCs w:val="18"/>
          <w:lang w:val="en-IN" w:eastAsia="en-IN"/>
        </w:rPr>
        <w:t>umount -l /var/tmp</w:t>
      </w:r>
    </w:p>
    <w:p w:rsidR="00C11016" w:rsidRPr="00C11016" w:rsidRDefault="00C11016" w:rsidP="00C11016">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3" w:line="240" w:lineRule="auto"/>
        <w:rPr>
          <w:rFonts w:ascii="Consolas" w:eastAsia="Times New Roman" w:hAnsi="Consolas" w:cs="Consolas"/>
          <w:color w:val="333333"/>
          <w:sz w:val="18"/>
          <w:szCs w:val="18"/>
          <w:lang w:val="en-IN" w:eastAsia="en-IN"/>
        </w:rPr>
      </w:pPr>
      <w:r w:rsidRPr="00C11016">
        <w:rPr>
          <w:rFonts w:ascii="Consolas" w:eastAsia="Times New Roman" w:hAnsi="Consolas" w:cs="Consolas"/>
          <w:color w:val="333333"/>
          <w:sz w:val="18"/>
          <w:szCs w:val="18"/>
          <w:lang w:val="en-IN" w:eastAsia="en-IN"/>
        </w:rPr>
        <w:t>rm -fv /usr/tmpDSK</w:t>
      </w:r>
    </w:p>
    <w:p w:rsidR="00C11016" w:rsidRPr="00C11016" w:rsidRDefault="00C11016" w:rsidP="00C11016">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3" w:line="240" w:lineRule="auto"/>
        <w:rPr>
          <w:rFonts w:ascii="Consolas" w:eastAsia="Times New Roman" w:hAnsi="Consolas" w:cs="Consolas"/>
          <w:color w:val="333333"/>
          <w:sz w:val="18"/>
          <w:szCs w:val="18"/>
          <w:lang w:val="en-IN" w:eastAsia="en-IN"/>
        </w:rPr>
      </w:pPr>
      <w:r w:rsidRPr="00C11016">
        <w:rPr>
          <w:rFonts w:ascii="Consolas" w:eastAsia="Times New Roman" w:hAnsi="Consolas" w:cs="Consolas"/>
          <w:color w:val="333333"/>
          <w:sz w:val="18"/>
          <w:szCs w:val="18"/>
          <w:lang w:val="en-IN" w:eastAsia="en-IN"/>
        </w:rPr>
        <w:t>/usr/local/cpanel/scripts/securetmp</w:t>
      </w:r>
    </w:p>
    <w:p w:rsidR="00634D9A" w:rsidRDefault="00634D9A" w:rsidP="00B82DCB">
      <w:pPr>
        <w:pStyle w:val="ListParagraph"/>
        <w:rPr>
          <w:rFonts w:ascii="Arial" w:hAnsi="Arial" w:cs="Arial"/>
          <w:b/>
          <w:bCs/>
          <w:color w:val="222222"/>
          <w:sz w:val="19"/>
          <w:szCs w:val="19"/>
          <w:shd w:val="clear" w:color="auto" w:fill="FFFFFF"/>
        </w:rPr>
      </w:pPr>
    </w:p>
    <w:p w:rsidR="00634D9A" w:rsidRDefault="00634D9A" w:rsidP="00634D9A">
      <w:pPr>
        <w:shd w:val="clear" w:color="auto" w:fill="E7EAEF"/>
        <w:spacing w:line="196" w:lineRule="atLeast"/>
        <w:rPr>
          <w:rFonts w:ascii="Verdana" w:hAnsi="Verdana"/>
          <w:color w:val="000000"/>
          <w:sz w:val="15"/>
          <w:szCs w:val="15"/>
        </w:rPr>
      </w:pPr>
      <w:r>
        <w:rPr>
          <w:rFonts w:ascii="Verdana" w:hAnsi="Verdana"/>
          <w:noProof/>
          <w:color w:val="000000"/>
          <w:sz w:val="15"/>
          <w:szCs w:val="15"/>
        </w:rPr>
        <w:drawing>
          <wp:inline distT="0" distB="0" distL="0" distR="0">
            <wp:extent cx="192405" cy="192405"/>
            <wp:effectExtent l="19050" t="0" r="0" b="0"/>
            <wp:docPr id="22" name="Picture 1" descr="https://admin-ahead.com/forum/Themes/default/images/post/x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dmin-ahead.com/forum/Themes/default/images/post/xx.gif"/>
                    <pic:cNvPicPr>
                      <a:picLocks noChangeAspect="1" noChangeArrowheads="1"/>
                    </pic:cNvPicPr>
                  </pic:nvPicPr>
                  <pic:blipFill>
                    <a:blip r:embed="rId5"/>
                    <a:srcRect/>
                    <a:stretch>
                      <a:fillRect/>
                    </a:stretch>
                  </pic:blipFill>
                  <pic:spPr bwMode="auto">
                    <a:xfrm>
                      <a:off x="0" y="0"/>
                      <a:ext cx="192405" cy="192405"/>
                    </a:xfrm>
                    <a:prstGeom prst="rect">
                      <a:avLst/>
                    </a:prstGeom>
                    <a:noFill/>
                    <a:ln w="9525">
                      <a:noFill/>
                      <a:miter lim="800000"/>
                      <a:headEnd/>
                      <a:tailEnd/>
                    </a:ln>
                  </pic:spPr>
                </pic:pic>
              </a:graphicData>
            </a:graphic>
          </wp:inline>
        </w:drawing>
      </w:r>
    </w:p>
    <w:p w:rsidR="00634D9A" w:rsidRDefault="005B2C0E" w:rsidP="00634D9A">
      <w:pPr>
        <w:pStyle w:val="Heading5"/>
        <w:shd w:val="clear" w:color="auto" w:fill="E7EAEF"/>
        <w:spacing w:before="0" w:line="196" w:lineRule="atLeast"/>
        <w:rPr>
          <w:rFonts w:ascii="Verdana" w:hAnsi="Verdana"/>
          <w:color w:val="000000"/>
          <w:sz w:val="15"/>
          <w:szCs w:val="15"/>
        </w:rPr>
      </w:pPr>
      <w:hyperlink r:id="rId6" w:anchor="msg266" w:history="1">
        <w:r w:rsidR="00634D9A">
          <w:rPr>
            <w:rStyle w:val="Hyperlink"/>
            <w:rFonts w:ascii="Verdana" w:hAnsi="Verdana"/>
            <w:color w:val="334466"/>
            <w:sz w:val="15"/>
            <w:szCs w:val="15"/>
          </w:rPr>
          <w:t>Increase /tmp partition size</w:t>
        </w:r>
      </w:hyperlink>
    </w:p>
    <w:p w:rsidR="00634D9A" w:rsidRDefault="00634D9A" w:rsidP="00634D9A">
      <w:pPr>
        <w:shd w:val="clear" w:color="auto" w:fill="E7EAEF"/>
        <w:spacing w:line="196" w:lineRule="atLeast"/>
        <w:rPr>
          <w:rFonts w:ascii="Verdana" w:hAnsi="Verdana"/>
          <w:color w:val="000000"/>
          <w:sz w:val="13"/>
          <w:szCs w:val="13"/>
        </w:rPr>
      </w:pPr>
      <w:r>
        <w:rPr>
          <w:rFonts w:ascii="Verdana" w:hAnsi="Verdana"/>
          <w:color w:val="000000"/>
          <w:sz w:val="13"/>
          <w:szCs w:val="13"/>
        </w:rPr>
        <w:t>«</w:t>
      </w:r>
      <w:r>
        <w:rPr>
          <w:rStyle w:val="apple-converted-space"/>
          <w:rFonts w:ascii="Verdana" w:hAnsi="Verdana"/>
          <w:color w:val="000000"/>
          <w:sz w:val="13"/>
          <w:szCs w:val="13"/>
        </w:rPr>
        <w:t> </w:t>
      </w:r>
      <w:r>
        <w:rPr>
          <w:rStyle w:val="Strong"/>
          <w:rFonts w:ascii="Verdana" w:hAnsi="Verdana"/>
          <w:color w:val="000000"/>
          <w:sz w:val="13"/>
          <w:szCs w:val="13"/>
        </w:rPr>
        <w:t>on:</w:t>
      </w:r>
      <w:r>
        <w:rPr>
          <w:rStyle w:val="apple-converted-space"/>
          <w:rFonts w:ascii="Verdana" w:hAnsi="Verdana"/>
          <w:color w:val="000000"/>
          <w:sz w:val="13"/>
          <w:szCs w:val="13"/>
        </w:rPr>
        <w:t> </w:t>
      </w:r>
      <w:r>
        <w:rPr>
          <w:rFonts w:ascii="Verdana" w:hAnsi="Verdana"/>
          <w:color w:val="000000"/>
          <w:sz w:val="13"/>
          <w:szCs w:val="13"/>
        </w:rPr>
        <w:t>November 05, 2013, 10:56:46 pm »</w:t>
      </w:r>
    </w:p>
    <w:p w:rsidR="00634D9A" w:rsidRDefault="00634D9A" w:rsidP="00634D9A">
      <w:pPr>
        <w:shd w:val="clear" w:color="auto" w:fill="E7EAEF"/>
        <w:spacing w:line="336" w:lineRule="atLeast"/>
        <w:rPr>
          <w:rFonts w:ascii="Verdana" w:hAnsi="Verdana"/>
          <w:color w:val="000000"/>
          <w:sz w:val="15"/>
          <w:szCs w:val="15"/>
        </w:rPr>
      </w:pPr>
      <w:r>
        <w:rPr>
          <w:rFonts w:ascii="Verdana" w:hAnsi="Verdana"/>
          <w:color w:val="000000"/>
          <w:sz w:val="15"/>
          <w:szCs w:val="15"/>
        </w:rPr>
        <w:t>How to increase /tmp partition size</w:t>
      </w:r>
      <w:r>
        <w:rPr>
          <w:rFonts w:ascii="Verdana" w:hAnsi="Verdana"/>
          <w:color w:val="000000"/>
          <w:sz w:val="15"/>
          <w:szCs w:val="15"/>
        </w:rPr>
        <w:br/>
        <w:t>===</w:t>
      </w:r>
      <w:r>
        <w:rPr>
          <w:rFonts w:ascii="Verdana" w:hAnsi="Verdana"/>
          <w:color w:val="000000"/>
          <w:sz w:val="15"/>
          <w:szCs w:val="15"/>
        </w:rPr>
        <w:br/>
        <w:t>If you need to increase the disk space of the partition for some reason, you will have to create a virtual partition and have to mount it on /tmp.</w:t>
      </w:r>
      <w:r>
        <w:rPr>
          <w:rFonts w:ascii="Verdana" w:hAnsi="Verdana"/>
          <w:color w:val="000000"/>
          <w:sz w:val="15"/>
          <w:szCs w:val="15"/>
        </w:rPr>
        <w:br/>
      </w:r>
      <w:r>
        <w:rPr>
          <w:rFonts w:ascii="Verdana" w:hAnsi="Verdana"/>
          <w:color w:val="000000"/>
          <w:sz w:val="15"/>
          <w:szCs w:val="15"/>
        </w:rPr>
        <w:br/>
        <w:t>The following steps will guide you to create a virtual partition:</w:t>
      </w:r>
      <w:r>
        <w:rPr>
          <w:rFonts w:ascii="Verdana" w:hAnsi="Verdana"/>
          <w:color w:val="000000"/>
          <w:sz w:val="15"/>
          <w:szCs w:val="15"/>
        </w:rPr>
        <w:br/>
      </w:r>
      <w:r>
        <w:rPr>
          <w:rFonts w:ascii="Verdana" w:hAnsi="Verdana"/>
          <w:color w:val="000000"/>
          <w:sz w:val="15"/>
          <w:szCs w:val="15"/>
        </w:rPr>
        <w:br/>
        <w:t>1) To create a partition of 2GB, use the below dd command:</w:t>
      </w:r>
      <w:r>
        <w:rPr>
          <w:rFonts w:ascii="Verdana" w:hAnsi="Verdana"/>
          <w:color w:val="000000"/>
          <w:sz w:val="15"/>
          <w:szCs w:val="15"/>
        </w:rPr>
        <w:br/>
      </w:r>
      <w:r>
        <w:rPr>
          <w:rFonts w:ascii="Verdana" w:hAnsi="Verdana"/>
          <w:color w:val="000000"/>
          <w:sz w:val="15"/>
          <w:szCs w:val="15"/>
        </w:rPr>
        <w:br/>
        <w:t>dd if=/dev/zero of=/home/tmp-dir bs=1024M count=2</w:t>
      </w:r>
      <w:r>
        <w:rPr>
          <w:rFonts w:ascii="Verdana" w:hAnsi="Verdana"/>
          <w:color w:val="000000"/>
          <w:sz w:val="15"/>
          <w:szCs w:val="15"/>
        </w:rPr>
        <w:br/>
      </w:r>
      <w:r>
        <w:rPr>
          <w:rFonts w:ascii="Verdana" w:hAnsi="Verdana"/>
          <w:color w:val="000000"/>
          <w:sz w:val="15"/>
          <w:szCs w:val="15"/>
        </w:rPr>
        <w:br/>
        <w:t>2) Once the partition is created, you need to create the file system on it using the mke2fs command</w:t>
      </w:r>
      <w:r>
        <w:rPr>
          <w:rFonts w:ascii="Verdana" w:hAnsi="Verdana"/>
          <w:color w:val="000000"/>
          <w:sz w:val="15"/>
          <w:szCs w:val="15"/>
        </w:rPr>
        <w:br/>
      </w:r>
      <w:r>
        <w:rPr>
          <w:rFonts w:ascii="Verdana" w:hAnsi="Verdana"/>
          <w:color w:val="000000"/>
          <w:sz w:val="15"/>
          <w:szCs w:val="15"/>
        </w:rPr>
        <w:br/>
        <w:t>mke2fs -j /home/tmp-dir</w:t>
      </w:r>
      <w:r>
        <w:rPr>
          <w:rFonts w:ascii="Verdana" w:hAnsi="Verdana"/>
          <w:color w:val="000000"/>
          <w:sz w:val="15"/>
          <w:szCs w:val="15"/>
        </w:rPr>
        <w:br/>
      </w:r>
      <w:r>
        <w:rPr>
          <w:rFonts w:ascii="Verdana" w:hAnsi="Verdana"/>
          <w:color w:val="000000"/>
          <w:sz w:val="15"/>
          <w:szCs w:val="15"/>
        </w:rPr>
        <w:br/>
        <w:t>3) Now, the partition is ready to be used but you need to mount it on /tmp directory.</w:t>
      </w:r>
      <w:r>
        <w:rPr>
          <w:rFonts w:ascii="Verdana" w:hAnsi="Verdana"/>
          <w:color w:val="000000"/>
          <w:sz w:val="15"/>
          <w:szCs w:val="15"/>
        </w:rPr>
        <w:br/>
      </w:r>
      <w:r>
        <w:rPr>
          <w:rFonts w:ascii="Verdana" w:hAnsi="Verdana"/>
          <w:color w:val="000000"/>
          <w:sz w:val="15"/>
          <w:szCs w:val="15"/>
        </w:rPr>
        <w:br/>
        <w:t>mount -t ext3 -o loop /home/tmp-dir /tmp</w:t>
      </w:r>
      <w:r>
        <w:rPr>
          <w:rFonts w:ascii="Verdana" w:hAnsi="Verdana"/>
          <w:color w:val="000000"/>
          <w:sz w:val="15"/>
          <w:szCs w:val="15"/>
        </w:rPr>
        <w:br/>
      </w:r>
      <w:r>
        <w:rPr>
          <w:rFonts w:ascii="Verdana" w:hAnsi="Verdana"/>
          <w:color w:val="000000"/>
          <w:sz w:val="15"/>
          <w:szCs w:val="15"/>
        </w:rPr>
        <w:br/>
        <w:t>Here, we have used ‘loop’ while mounting /home/tmp-dir partition because we are not mounting an actual block device but to make a file accessible as a block device.</w:t>
      </w:r>
      <w:r>
        <w:rPr>
          <w:rFonts w:ascii="Verdana" w:hAnsi="Verdana"/>
          <w:color w:val="000000"/>
          <w:sz w:val="15"/>
          <w:szCs w:val="15"/>
        </w:rPr>
        <w:br/>
      </w:r>
      <w:r>
        <w:rPr>
          <w:rFonts w:ascii="Verdana" w:hAnsi="Verdana"/>
          <w:color w:val="000000"/>
          <w:sz w:val="15"/>
          <w:szCs w:val="15"/>
        </w:rPr>
        <w:br/>
        <w:t>4) To verify the partition, execute</w:t>
      </w:r>
      <w:r>
        <w:rPr>
          <w:rFonts w:ascii="Verdana" w:hAnsi="Verdana"/>
          <w:color w:val="000000"/>
          <w:sz w:val="15"/>
          <w:szCs w:val="15"/>
        </w:rPr>
        <w:br/>
      </w:r>
      <w:r>
        <w:rPr>
          <w:rFonts w:ascii="Verdana" w:hAnsi="Verdana"/>
          <w:color w:val="000000"/>
          <w:sz w:val="15"/>
          <w:szCs w:val="15"/>
        </w:rPr>
        <w:br/>
        <w:t>mount</w:t>
      </w:r>
      <w:r>
        <w:rPr>
          <w:rFonts w:ascii="Verdana" w:hAnsi="Verdana"/>
          <w:color w:val="000000"/>
          <w:sz w:val="15"/>
          <w:szCs w:val="15"/>
        </w:rPr>
        <w:br/>
      </w:r>
      <w:r>
        <w:rPr>
          <w:rFonts w:ascii="Verdana" w:hAnsi="Verdana"/>
          <w:color w:val="000000"/>
          <w:sz w:val="15"/>
          <w:szCs w:val="15"/>
        </w:rPr>
        <w:br/>
        <w:t>5) To make sure this partition is mounted automatically after every reboot, edit the /etc/fstab file and replace the /tmp line with the following one:</w:t>
      </w:r>
      <w:r>
        <w:rPr>
          <w:rFonts w:ascii="Verdana" w:hAnsi="Verdana"/>
          <w:color w:val="000000"/>
          <w:sz w:val="15"/>
          <w:szCs w:val="15"/>
        </w:rPr>
        <w:br/>
      </w:r>
      <w:r>
        <w:rPr>
          <w:rFonts w:ascii="Verdana" w:hAnsi="Verdana"/>
          <w:color w:val="000000"/>
          <w:sz w:val="15"/>
          <w:szCs w:val="15"/>
        </w:rPr>
        <w:br/>
        <w:t>/home/tmp-dir /tmp ext3 defaults,loop 0 0</w:t>
      </w:r>
      <w:r>
        <w:rPr>
          <w:rFonts w:ascii="Verdana" w:hAnsi="Verdana"/>
          <w:color w:val="000000"/>
          <w:sz w:val="15"/>
          <w:szCs w:val="15"/>
        </w:rPr>
        <w:br/>
      </w:r>
      <w:r>
        <w:rPr>
          <w:rFonts w:ascii="Verdana" w:hAnsi="Verdana"/>
          <w:color w:val="000000"/>
          <w:sz w:val="15"/>
          <w:szCs w:val="15"/>
        </w:rPr>
        <w:br/>
        <w:t>===</w:t>
      </w:r>
      <w:r>
        <w:rPr>
          <w:rFonts w:ascii="Verdana" w:hAnsi="Verdana"/>
          <w:color w:val="000000"/>
          <w:sz w:val="15"/>
          <w:szCs w:val="15"/>
        </w:rPr>
        <w:br/>
        <w:t>Hope, this helps.</w:t>
      </w:r>
    </w:p>
    <w:p w:rsidR="00634D9A" w:rsidRDefault="00634D9A" w:rsidP="00B82DCB">
      <w:pPr>
        <w:pStyle w:val="ListParagraph"/>
        <w:rPr>
          <w:rFonts w:ascii="Arial" w:hAnsi="Arial" w:cs="Arial"/>
          <w:b/>
          <w:bCs/>
          <w:color w:val="222222"/>
          <w:sz w:val="19"/>
          <w:szCs w:val="19"/>
          <w:shd w:val="clear" w:color="auto" w:fill="FFFFFF"/>
        </w:rPr>
      </w:pPr>
    </w:p>
    <w:p w:rsidR="00C11016" w:rsidRDefault="00952FBE" w:rsidP="00B82DCB">
      <w:pPr>
        <w:pStyle w:val="ListParagraph"/>
        <w:rPr>
          <w:rFonts w:ascii="Arial" w:hAnsi="Arial" w:cs="Arial"/>
          <w:color w:val="222222"/>
          <w:sz w:val="19"/>
          <w:szCs w:val="19"/>
          <w:shd w:val="clear" w:color="auto" w:fill="FFFFFF"/>
        </w:rPr>
      </w:pPr>
      <w:r>
        <w:rPr>
          <w:rFonts w:ascii="Arial" w:hAnsi="Arial" w:cs="Arial"/>
          <w:b/>
          <w:bCs/>
          <w:color w:val="222222"/>
          <w:sz w:val="19"/>
          <w:szCs w:val="19"/>
          <w:shd w:val="clear" w:color="auto" w:fill="FFFFFF"/>
        </w:rPr>
        <w:t>Dynamic DNS</w:t>
      </w:r>
      <w:r>
        <w:rPr>
          <w:rStyle w:val="apple-converted-space"/>
          <w:rFonts w:ascii="Arial" w:hAnsi="Arial" w:cs="Arial"/>
          <w:color w:val="222222"/>
          <w:sz w:val="19"/>
          <w:szCs w:val="19"/>
          <w:shd w:val="clear" w:color="auto" w:fill="FFFFFF"/>
        </w:rPr>
        <w:t> </w:t>
      </w:r>
      <w:r>
        <w:rPr>
          <w:rFonts w:ascii="Arial" w:hAnsi="Arial" w:cs="Arial"/>
          <w:color w:val="222222"/>
          <w:sz w:val="19"/>
          <w:szCs w:val="19"/>
          <w:shd w:val="clear" w:color="auto" w:fill="FFFFFF"/>
        </w:rPr>
        <w:t>(</w:t>
      </w:r>
      <w:r>
        <w:rPr>
          <w:rFonts w:ascii="Arial" w:hAnsi="Arial" w:cs="Arial"/>
          <w:b/>
          <w:bCs/>
          <w:color w:val="222222"/>
          <w:sz w:val="19"/>
          <w:szCs w:val="19"/>
          <w:shd w:val="clear" w:color="auto" w:fill="FFFFFF"/>
        </w:rPr>
        <w:t>DDNS</w:t>
      </w:r>
      <w:r>
        <w:rPr>
          <w:rStyle w:val="apple-converted-space"/>
          <w:rFonts w:ascii="Arial" w:hAnsi="Arial" w:cs="Arial"/>
          <w:color w:val="222222"/>
          <w:sz w:val="19"/>
          <w:szCs w:val="19"/>
          <w:shd w:val="clear" w:color="auto" w:fill="FFFFFF"/>
        </w:rPr>
        <w:t> </w:t>
      </w:r>
      <w:r>
        <w:rPr>
          <w:rFonts w:ascii="Arial" w:hAnsi="Arial" w:cs="Arial"/>
          <w:color w:val="222222"/>
          <w:sz w:val="19"/>
          <w:szCs w:val="19"/>
          <w:shd w:val="clear" w:color="auto" w:fill="FFFFFF"/>
        </w:rPr>
        <w:t>or</w:t>
      </w:r>
      <w:r>
        <w:rPr>
          <w:rStyle w:val="apple-converted-space"/>
          <w:rFonts w:ascii="Arial" w:hAnsi="Arial" w:cs="Arial"/>
          <w:color w:val="222222"/>
          <w:sz w:val="19"/>
          <w:szCs w:val="19"/>
          <w:shd w:val="clear" w:color="auto" w:fill="FFFFFF"/>
        </w:rPr>
        <w:t> </w:t>
      </w:r>
      <w:r>
        <w:rPr>
          <w:rFonts w:ascii="Arial" w:hAnsi="Arial" w:cs="Arial"/>
          <w:b/>
          <w:bCs/>
          <w:color w:val="222222"/>
          <w:sz w:val="19"/>
          <w:szCs w:val="19"/>
          <w:shd w:val="clear" w:color="auto" w:fill="FFFFFF"/>
        </w:rPr>
        <w:t>DynDNS</w:t>
      </w:r>
      <w:r>
        <w:rPr>
          <w:rFonts w:ascii="Arial" w:hAnsi="Arial" w:cs="Arial"/>
          <w:color w:val="222222"/>
          <w:sz w:val="19"/>
          <w:szCs w:val="19"/>
          <w:shd w:val="clear" w:color="auto" w:fill="FFFFFF"/>
        </w:rPr>
        <w:t>) is a method of automatically updating a name server in the Domain Name System (DNS), often in Not Real Time, with the active</w:t>
      </w:r>
      <w:r>
        <w:rPr>
          <w:rStyle w:val="apple-converted-space"/>
          <w:rFonts w:ascii="Arial" w:hAnsi="Arial" w:cs="Arial"/>
          <w:color w:val="222222"/>
          <w:sz w:val="19"/>
          <w:szCs w:val="19"/>
          <w:shd w:val="clear" w:color="auto" w:fill="FFFFFF"/>
        </w:rPr>
        <w:t> </w:t>
      </w:r>
      <w:r>
        <w:rPr>
          <w:rFonts w:ascii="Arial" w:hAnsi="Arial" w:cs="Arial"/>
          <w:b/>
          <w:bCs/>
          <w:color w:val="222222"/>
          <w:sz w:val="19"/>
          <w:szCs w:val="19"/>
          <w:shd w:val="clear" w:color="auto" w:fill="FFFFFF"/>
        </w:rPr>
        <w:t>DDNS</w:t>
      </w:r>
      <w:r>
        <w:rPr>
          <w:rStyle w:val="apple-converted-space"/>
          <w:rFonts w:ascii="Arial" w:hAnsi="Arial" w:cs="Arial"/>
          <w:color w:val="222222"/>
          <w:sz w:val="19"/>
          <w:szCs w:val="19"/>
          <w:shd w:val="clear" w:color="auto" w:fill="FFFFFF"/>
        </w:rPr>
        <w:t> </w:t>
      </w:r>
      <w:r>
        <w:rPr>
          <w:rFonts w:ascii="Arial" w:hAnsi="Arial" w:cs="Arial"/>
          <w:color w:val="222222"/>
          <w:sz w:val="19"/>
          <w:szCs w:val="19"/>
          <w:shd w:val="clear" w:color="auto" w:fill="FFFFFF"/>
        </w:rPr>
        <w:t xml:space="preserve">configuration of its </w:t>
      </w:r>
      <w:r>
        <w:rPr>
          <w:rFonts w:ascii="Arial" w:hAnsi="Arial" w:cs="Arial"/>
          <w:color w:val="222222"/>
          <w:sz w:val="19"/>
          <w:szCs w:val="19"/>
          <w:shd w:val="clear" w:color="auto" w:fill="FFFFFF"/>
        </w:rPr>
        <w:lastRenderedPageBreak/>
        <w:t>configured hostnames, addresses or other information. The term is used to describe two different concepts.</w:t>
      </w:r>
    </w:p>
    <w:p w:rsidR="00BE3005" w:rsidRDefault="00BE3005" w:rsidP="00B82DCB">
      <w:pPr>
        <w:pStyle w:val="ListParagraph"/>
      </w:pPr>
    </w:p>
    <w:p w:rsidR="00BE3005" w:rsidRDefault="00BE3005" w:rsidP="00BE3005">
      <w:r>
        <w:t>System monitoring</w:t>
      </w:r>
    </w:p>
    <w:p w:rsidR="00BE3005" w:rsidRDefault="00BE3005" w:rsidP="00BE3005"/>
    <w:p w:rsidR="00BE3005" w:rsidRPr="00D91E91" w:rsidRDefault="00BE3005" w:rsidP="00BE3005">
      <w:pPr>
        <w:shd w:val="clear" w:color="auto" w:fill="FFFFFF"/>
        <w:spacing w:after="150" w:line="312" w:lineRule="atLeast"/>
        <w:textAlignment w:val="baseline"/>
        <w:outlineLvl w:val="0"/>
        <w:rPr>
          <w:rFonts w:ascii="Arial" w:eastAsia="Times New Roman" w:hAnsi="Arial" w:cs="Arial"/>
          <w:color w:val="155C8E"/>
          <w:spacing w:val="-15"/>
          <w:kern w:val="36"/>
          <w:sz w:val="57"/>
          <w:szCs w:val="57"/>
        </w:rPr>
      </w:pPr>
      <w:r w:rsidRPr="00D91E91">
        <w:rPr>
          <w:rFonts w:ascii="Arial" w:eastAsia="Times New Roman" w:hAnsi="Arial" w:cs="Arial"/>
          <w:color w:val="155C8E"/>
          <w:spacing w:val="-15"/>
          <w:kern w:val="36"/>
          <w:sz w:val="57"/>
          <w:szCs w:val="57"/>
        </w:rPr>
        <w:t>20 Command Line Tools to Monitor Linux Performance</w:t>
      </w:r>
    </w:p>
    <w:p w:rsidR="00BE3005" w:rsidRPr="00D91E91" w:rsidRDefault="00BE3005" w:rsidP="00BE3005">
      <w:pPr>
        <w:shd w:val="clear" w:color="auto" w:fill="FFFFFF"/>
        <w:spacing w:after="0" w:line="360" w:lineRule="atLeast"/>
        <w:textAlignment w:val="baseline"/>
        <w:rPr>
          <w:rFonts w:ascii="Arial" w:eastAsia="Times New Roman" w:hAnsi="Arial" w:cs="Arial"/>
          <w:caps/>
          <w:color w:val="AAAAAA"/>
          <w:sz w:val="21"/>
          <w:szCs w:val="21"/>
        </w:rPr>
      </w:pPr>
      <w:r w:rsidRPr="00D91E91">
        <w:rPr>
          <w:rFonts w:ascii="Arial" w:eastAsia="Times New Roman" w:hAnsi="Arial" w:cs="Arial"/>
          <w:caps/>
          <w:color w:val="AAAAAA"/>
          <w:sz w:val="21"/>
          <w:szCs w:val="21"/>
        </w:rPr>
        <w:t>BY</w:t>
      </w:r>
      <w:r w:rsidRPr="00D91E91">
        <w:rPr>
          <w:rFonts w:ascii="Arial" w:eastAsia="Times New Roman" w:hAnsi="Arial" w:cs="Arial"/>
          <w:caps/>
          <w:color w:val="AAAAAA"/>
          <w:sz w:val="21"/>
        </w:rPr>
        <w:t> </w:t>
      </w:r>
      <w:hyperlink r:id="rId7" w:tooltip="Posts by Ravi Saive" w:history="1">
        <w:r w:rsidRPr="00D91E91">
          <w:rPr>
            <w:rFonts w:ascii="inherit" w:eastAsia="Times New Roman" w:hAnsi="inherit" w:cs="Arial"/>
            <w:caps/>
            <w:color w:val="3B8DBD"/>
            <w:sz w:val="21"/>
            <w:u w:val="single"/>
          </w:rPr>
          <w:t>RAVI SAIVE</w:t>
        </w:r>
      </w:hyperlink>
      <w:r w:rsidRPr="00D91E91">
        <w:rPr>
          <w:rFonts w:ascii="Arial" w:eastAsia="Times New Roman" w:hAnsi="Arial" w:cs="Arial"/>
          <w:caps/>
          <w:color w:val="AAAAAA"/>
          <w:sz w:val="21"/>
        </w:rPr>
        <w:t> </w:t>
      </w:r>
      <w:r w:rsidRPr="00D91E91">
        <w:rPr>
          <w:rFonts w:ascii="Arial" w:eastAsia="Times New Roman" w:hAnsi="Arial" w:cs="Arial"/>
          <w:caps/>
          <w:color w:val="AAAAAA"/>
          <w:sz w:val="21"/>
          <w:szCs w:val="21"/>
        </w:rPr>
        <w:t>LAST UPDATED: JANUARY 3, 2015</w:t>
      </w:r>
    </w:p>
    <w:p w:rsidR="00BE3005" w:rsidRPr="00D91E91" w:rsidRDefault="00BE3005" w:rsidP="00BE3005">
      <w:pPr>
        <w:shd w:val="clear" w:color="auto" w:fill="EEFBFF"/>
        <w:spacing w:after="192" w:line="360" w:lineRule="atLeast"/>
        <w:textAlignment w:val="baseline"/>
        <w:rPr>
          <w:ins w:id="1" w:author="Unknown"/>
          <w:rFonts w:ascii="Arial" w:eastAsia="Times New Roman" w:hAnsi="Arial" w:cs="Arial"/>
          <w:color w:val="666666"/>
        </w:rPr>
      </w:pPr>
      <w:ins w:id="2" w:author="Unknown">
        <w:r w:rsidRPr="00D91E91">
          <w:rPr>
            <w:rFonts w:ascii="Arial" w:eastAsia="Times New Roman" w:hAnsi="Arial" w:cs="Arial"/>
            <w:color w:val="666666"/>
          </w:rPr>
          <w:t> </w:t>
        </w:r>
        <w:r w:rsidRPr="00D91E91">
          <w:rPr>
            <w:rFonts w:ascii="inherit" w:eastAsia="Times New Roman" w:hAnsi="inherit" w:cs="Arial"/>
            <w:color w:val="333333"/>
            <w:bdr w:val="none" w:sz="0" w:space="0" w:color="auto" w:frame="1"/>
          </w:rPr>
          <w:t>Download Your Free eBooks NOW</w:t>
        </w:r>
        <w:r w:rsidRPr="00D91E91">
          <w:rPr>
            <w:rFonts w:ascii="Arial" w:eastAsia="Times New Roman" w:hAnsi="Arial" w:cs="Arial"/>
            <w:color w:val="666666"/>
          </w:rPr>
          <w:t> - </w:t>
        </w:r>
        <w:r w:rsidR="00ED61C9" w:rsidRPr="00D91E91">
          <w:rPr>
            <w:rFonts w:ascii="Arial" w:eastAsia="Times New Roman" w:hAnsi="Arial" w:cs="Arial"/>
            <w:color w:val="666666"/>
          </w:rPr>
          <w:fldChar w:fldCharType="begin"/>
        </w:r>
        <w:r w:rsidRPr="00D91E91">
          <w:rPr>
            <w:rFonts w:ascii="Arial" w:eastAsia="Times New Roman" w:hAnsi="Arial" w:cs="Arial"/>
            <w:color w:val="666666"/>
          </w:rPr>
          <w:instrText xml:space="preserve"> HYPERLINK "http://www.tecmint.com/10-useful-free-linux-ebooks-for-newbies-and-administrators/" \t "_blank" </w:instrText>
        </w:r>
        <w:r w:rsidR="00ED61C9" w:rsidRPr="00D91E91">
          <w:rPr>
            <w:rFonts w:ascii="Arial" w:eastAsia="Times New Roman" w:hAnsi="Arial" w:cs="Arial"/>
            <w:color w:val="666666"/>
          </w:rPr>
          <w:fldChar w:fldCharType="separate"/>
        </w:r>
        <w:r w:rsidRPr="00D91E91">
          <w:rPr>
            <w:rFonts w:ascii="inherit" w:eastAsia="Times New Roman" w:hAnsi="inherit" w:cs="Arial"/>
            <w:color w:val="BB0E30"/>
            <w:u w:val="single"/>
          </w:rPr>
          <w:t>10 Free Linux eBooks for Administrators</w:t>
        </w:r>
        <w:r w:rsidR="00ED61C9" w:rsidRPr="00D91E91">
          <w:rPr>
            <w:rFonts w:ascii="Arial" w:eastAsia="Times New Roman" w:hAnsi="Arial" w:cs="Arial"/>
            <w:color w:val="666666"/>
          </w:rPr>
          <w:fldChar w:fldCharType="end"/>
        </w:r>
        <w:r w:rsidRPr="00D91E91">
          <w:rPr>
            <w:rFonts w:ascii="Arial" w:eastAsia="Times New Roman" w:hAnsi="Arial" w:cs="Arial"/>
            <w:color w:val="666666"/>
          </w:rPr>
          <w:t> | </w:t>
        </w:r>
        <w:r w:rsidR="00ED61C9" w:rsidRPr="00D91E91">
          <w:rPr>
            <w:rFonts w:ascii="Arial" w:eastAsia="Times New Roman" w:hAnsi="Arial" w:cs="Arial"/>
            <w:color w:val="666666"/>
          </w:rPr>
          <w:fldChar w:fldCharType="begin"/>
        </w:r>
        <w:r w:rsidRPr="00D91E91">
          <w:rPr>
            <w:rFonts w:ascii="Arial" w:eastAsia="Times New Roman" w:hAnsi="Arial" w:cs="Arial"/>
            <w:color w:val="666666"/>
          </w:rPr>
          <w:instrText xml:space="preserve"> HYPERLINK "http://www.tecmint.com/free-linux-shell-scripting-books/" \t "_blank" </w:instrText>
        </w:r>
        <w:r w:rsidR="00ED61C9" w:rsidRPr="00D91E91">
          <w:rPr>
            <w:rFonts w:ascii="Arial" w:eastAsia="Times New Roman" w:hAnsi="Arial" w:cs="Arial"/>
            <w:color w:val="666666"/>
          </w:rPr>
          <w:fldChar w:fldCharType="separate"/>
        </w:r>
        <w:r w:rsidRPr="00D91E91">
          <w:rPr>
            <w:rFonts w:ascii="inherit" w:eastAsia="Times New Roman" w:hAnsi="inherit" w:cs="Arial"/>
            <w:color w:val="BB0E30"/>
            <w:u w:val="single"/>
          </w:rPr>
          <w:t>4 Free Shell Scripting eBooks</w:t>
        </w:r>
        <w:r w:rsidR="00ED61C9" w:rsidRPr="00D91E91">
          <w:rPr>
            <w:rFonts w:ascii="Arial" w:eastAsia="Times New Roman" w:hAnsi="Arial" w:cs="Arial"/>
            <w:color w:val="666666"/>
          </w:rPr>
          <w:fldChar w:fldCharType="end"/>
        </w:r>
      </w:ins>
    </w:p>
    <w:p w:rsidR="00BE3005" w:rsidRPr="00D91E91" w:rsidRDefault="00BE3005" w:rsidP="00BE3005">
      <w:pPr>
        <w:shd w:val="clear" w:color="auto" w:fill="FFFFFF"/>
        <w:spacing w:after="0" w:line="384" w:lineRule="atLeast"/>
        <w:textAlignment w:val="baseline"/>
        <w:rPr>
          <w:ins w:id="3" w:author="Unknown"/>
          <w:rFonts w:ascii="inherit" w:eastAsia="Times New Roman" w:hAnsi="inherit" w:cs="Arial"/>
          <w:color w:val="272727"/>
          <w:sz w:val="27"/>
          <w:szCs w:val="27"/>
        </w:rPr>
      </w:pPr>
      <w:ins w:id="4" w:author="Unknown">
        <w:r w:rsidRPr="00D91E91">
          <w:rPr>
            <w:rFonts w:ascii="inherit" w:eastAsia="Times New Roman" w:hAnsi="inherit" w:cs="Arial"/>
            <w:color w:val="272727"/>
            <w:sz w:val="27"/>
            <w:szCs w:val="27"/>
          </w:rPr>
          <w:t>It’s really very tough job for every</w:t>
        </w:r>
        <w:r w:rsidRPr="00D91E91">
          <w:rPr>
            <w:rFonts w:ascii="inherit" w:eastAsia="Times New Roman" w:hAnsi="inherit" w:cs="Arial"/>
            <w:color w:val="272727"/>
            <w:sz w:val="27"/>
          </w:rPr>
          <w:t> </w:t>
        </w:r>
        <w:r w:rsidRPr="00D91E91">
          <w:rPr>
            <w:rFonts w:ascii="inherit" w:eastAsia="Times New Roman" w:hAnsi="inherit" w:cs="Arial"/>
            <w:color w:val="333333"/>
            <w:sz w:val="27"/>
          </w:rPr>
          <w:t>System</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or</w:t>
        </w:r>
        <w:r w:rsidRPr="00D91E91">
          <w:rPr>
            <w:rFonts w:ascii="inherit" w:eastAsia="Times New Roman" w:hAnsi="inherit" w:cs="Arial"/>
            <w:color w:val="272727"/>
            <w:sz w:val="27"/>
          </w:rPr>
          <w:t> </w:t>
        </w:r>
        <w:r w:rsidRPr="00D91E91">
          <w:rPr>
            <w:rFonts w:ascii="inherit" w:eastAsia="Times New Roman" w:hAnsi="inherit" w:cs="Arial"/>
            <w:color w:val="333333"/>
            <w:sz w:val="27"/>
          </w:rPr>
          <w:t>Network</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administrator to monitor and debug</w:t>
        </w:r>
        <w:r w:rsidRPr="00D91E91">
          <w:rPr>
            <w:rFonts w:ascii="inherit" w:eastAsia="Times New Roman" w:hAnsi="inherit" w:cs="Arial"/>
            <w:color w:val="272727"/>
            <w:sz w:val="27"/>
          </w:rPr>
          <w:t> </w:t>
        </w:r>
        <w:r w:rsidRPr="00D91E91">
          <w:rPr>
            <w:rFonts w:ascii="inherit" w:eastAsia="Times New Roman" w:hAnsi="inherit" w:cs="Arial"/>
            <w:color w:val="333333"/>
            <w:sz w:val="27"/>
          </w:rPr>
          <w:t>Linux System Performance</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problems every day. After being a</w:t>
        </w:r>
        <w:r w:rsidRPr="00D91E91">
          <w:rPr>
            <w:rFonts w:ascii="inherit" w:eastAsia="Times New Roman" w:hAnsi="inherit" w:cs="Arial"/>
            <w:color w:val="272727"/>
            <w:sz w:val="27"/>
          </w:rPr>
          <w:t> </w:t>
        </w:r>
        <w:r w:rsidRPr="00D91E91">
          <w:rPr>
            <w:rFonts w:ascii="inherit" w:eastAsia="Times New Roman" w:hAnsi="inherit" w:cs="Arial"/>
            <w:color w:val="333333"/>
            <w:sz w:val="27"/>
          </w:rPr>
          <w:t>Linux Administrator</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for</w:t>
        </w:r>
        <w:r w:rsidRPr="00D91E91">
          <w:rPr>
            <w:rFonts w:ascii="inherit" w:eastAsia="Times New Roman" w:hAnsi="inherit" w:cs="Arial"/>
            <w:color w:val="272727"/>
            <w:sz w:val="27"/>
          </w:rPr>
          <w:t> </w:t>
        </w:r>
        <w:r w:rsidRPr="00D91E91">
          <w:rPr>
            <w:rFonts w:ascii="inherit" w:eastAsia="Times New Roman" w:hAnsi="inherit" w:cs="Arial"/>
            <w:color w:val="333333"/>
            <w:sz w:val="27"/>
          </w:rPr>
          <w:t>5 years</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in</w:t>
        </w:r>
        <w:r w:rsidRPr="00D91E91">
          <w:rPr>
            <w:rFonts w:ascii="inherit" w:eastAsia="Times New Roman" w:hAnsi="inherit" w:cs="Arial"/>
            <w:color w:val="272727"/>
            <w:sz w:val="27"/>
          </w:rPr>
          <w:t> </w:t>
        </w:r>
        <w:r w:rsidRPr="00D91E91">
          <w:rPr>
            <w:rFonts w:ascii="inherit" w:eastAsia="Times New Roman" w:hAnsi="inherit" w:cs="Arial"/>
            <w:color w:val="333333"/>
            <w:sz w:val="27"/>
          </w:rPr>
          <w:t>IT industry</w:t>
        </w:r>
        <w:r w:rsidRPr="00D91E91">
          <w:rPr>
            <w:rFonts w:ascii="inherit" w:eastAsia="Times New Roman" w:hAnsi="inherit" w:cs="Arial"/>
            <w:color w:val="272727"/>
            <w:sz w:val="27"/>
            <w:szCs w:val="27"/>
          </w:rPr>
          <w:t>, I came to know that how hard is to monitor and keep systems up and running. For this reason, we’ve compiled the list of</w:t>
        </w:r>
        <w:r w:rsidRPr="00D91E91">
          <w:rPr>
            <w:rFonts w:ascii="inherit" w:eastAsia="Times New Roman" w:hAnsi="inherit" w:cs="Arial"/>
            <w:color w:val="272727"/>
            <w:sz w:val="27"/>
          </w:rPr>
          <w:t> </w:t>
        </w:r>
        <w:r w:rsidRPr="00D91E91">
          <w:rPr>
            <w:rFonts w:ascii="inherit" w:eastAsia="Times New Roman" w:hAnsi="inherit" w:cs="Arial"/>
            <w:color w:val="333333"/>
            <w:sz w:val="27"/>
          </w:rPr>
          <w:t>Top 20</w:t>
        </w:r>
        <w:r w:rsidRPr="00D91E91">
          <w:rPr>
            <w:rFonts w:ascii="inherit" w:eastAsia="Times New Roman" w:hAnsi="inherit" w:cs="Arial"/>
            <w:color w:val="272727"/>
            <w:sz w:val="27"/>
            <w:szCs w:val="27"/>
          </w:rPr>
          <w:t>frequently used command line monitoring tools that might be useful for every</w:t>
        </w:r>
        <w:r w:rsidRPr="00D91E91">
          <w:rPr>
            <w:rFonts w:ascii="inherit" w:eastAsia="Times New Roman" w:hAnsi="inherit" w:cs="Arial"/>
            <w:color w:val="272727"/>
            <w:sz w:val="27"/>
          </w:rPr>
          <w:t> </w:t>
        </w:r>
        <w:r w:rsidRPr="00D91E91">
          <w:rPr>
            <w:rFonts w:ascii="inherit" w:eastAsia="Times New Roman" w:hAnsi="inherit" w:cs="Arial"/>
            <w:color w:val="333333"/>
            <w:sz w:val="27"/>
          </w:rPr>
          <w:t>Linux/Unix System Administrator</w:t>
        </w:r>
        <w:r w:rsidRPr="00D91E91">
          <w:rPr>
            <w:rFonts w:ascii="inherit" w:eastAsia="Times New Roman" w:hAnsi="inherit" w:cs="Arial"/>
            <w:color w:val="272727"/>
            <w:sz w:val="27"/>
            <w:szCs w:val="27"/>
          </w:rPr>
          <w:t>. These commands are available under all flavors of</w:t>
        </w:r>
        <w:r w:rsidRPr="00D91E91">
          <w:rPr>
            <w:rFonts w:ascii="inherit" w:eastAsia="Times New Roman" w:hAnsi="inherit" w:cs="Arial"/>
            <w:color w:val="272727"/>
            <w:sz w:val="27"/>
          </w:rPr>
          <w:t> </w:t>
        </w:r>
        <w:r w:rsidRPr="00D91E91">
          <w:rPr>
            <w:rFonts w:ascii="inherit" w:eastAsia="Times New Roman" w:hAnsi="inherit" w:cs="Arial"/>
            <w:color w:val="333333"/>
            <w:sz w:val="27"/>
          </w:rPr>
          <w:t>Linux</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and can be useful to monitor and find the actual causes of performance problem. This list of commands shown here are very enough for you to pick the one that is suitable for your monitoring scenario.</w:t>
        </w:r>
      </w:ins>
    </w:p>
    <w:p w:rsidR="00BE3005" w:rsidRPr="00D91E91" w:rsidRDefault="00BE3005" w:rsidP="00BE3005">
      <w:pPr>
        <w:shd w:val="clear" w:color="auto" w:fill="F1F1F1"/>
        <w:spacing w:after="0" w:line="384" w:lineRule="atLeast"/>
        <w:jc w:val="center"/>
        <w:textAlignment w:val="baseline"/>
        <w:rPr>
          <w:ins w:id="5" w:author="Unknown"/>
          <w:rFonts w:ascii="inherit" w:eastAsia="Times New Roman" w:hAnsi="inherit" w:cs="Arial"/>
          <w:color w:val="272727"/>
          <w:sz w:val="27"/>
          <w:szCs w:val="27"/>
        </w:rPr>
      </w:pPr>
      <w:r>
        <w:rPr>
          <w:rFonts w:ascii="inherit" w:eastAsia="Times New Roman" w:hAnsi="inherit" w:cs="Arial"/>
          <w:noProof/>
          <w:color w:val="3B8DBD"/>
          <w:sz w:val="27"/>
          <w:szCs w:val="27"/>
          <w:bdr w:val="none" w:sz="0" w:space="0" w:color="auto" w:frame="1"/>
        </w:rPr>
        <w:lastRenderedPageBreak/>
        <w:drawing>
          <wp:inline distT="0" distB="0" distL="0" distR="0">
            <wp:extent cx="4141470" cy="3058160"/>
            <wp:effectExtent l="19050" t="0" r="0" b="0"/>
            <wp:docPr id="1" name="Picture 1" descr="Linux Command Line Monitori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Command Line Monitoring">
                      <a:hlinkClick r:id="rId8"/>
                    </pic:cNvPr>
                    <pic:cNvPicPr>
                      <a:picLocks noChangeAspect="1" noChangeArrowheads="1"/>
                    </pic:cNvPicPr>
                  </pic:nvPicPr>
                  <pic:blipFill>
                    <a:blip r:embed="rId9"/>
                    <a:srcRect/>
                    <a:stretch>
                      <a:fillRect/>
                    </a:stretch>
                  </pic:blipFill>
                  <pic:spPr bwMode="auto">
                    <a:xfrm>
                      <a:off x="0" y="0"/>
                      <a:ext cx="4141470" cy="3058160"/>
                    </a:xfrm>
                    <a:prstGeom prst="rect">
                      <a:avLst/>
                    </a:prstGeom>
                    <a:noFill/>
                    <a:ln w="9525">
                      <a:noFill/>
                      <a:miter lim="800000"/>
                      <a:headEnd/>
                      <a:tailEnd/>
                    </a:ln>
                  </pic:spPr>
                </pic:pic>
              </a:graphicData>
            </a:graphic>
          </wp:inline>
        </w:drawing>
      </w:r>
    </w:p>
    <w:p w:rsidR="00BE3005" w:rsidRPr="00D91E91" w:rsidRDefault="00BE3005" w:rsidP="00BE3005">
      <w:pPr>
        <w:shd w:val="clear" w:color="auto" w:fill="F1F1F1"/>
        <w:spacing w:line="384" w:lineRule="atLeast"/>
        <w:jc w:val="center"/>
        <w:textAlignment w:val="baseline"/>
        <w:rPr>
          <w:ins w:id="6" w:author="Unknown"/>
          <w:rFonts w:ascii="inherit" w:eastAsia="Times New Roman" w:hAnsi="inherit" w:cs="Arial"/>
          <w:i/>
          <w:iCs/>
          <w:color w:val="999999"/>
          <w:sz w:val="20"/>
          <w:szCs w:val="20"/>
        </w:rPr>
      </w:pPr>
      <w:ins w:id="7" w:author="Unknown">
        <w:r w:rsidRPr="00D91E91">
          <w:rPr>
            <w:rFonts w:ascii="inherit" w:eastAsia="Times New Roman" w:hAnsi="inherit" w:cs="Arial"/>
            <w:i/>
            <w:iCs/>
            <w:color w:val="999999"/>
            <w:sz w:val="20"/>
            <w:szCs w:val="20"/>
          </w:rPr>
          <w:t>Linux Command Line Monitoring</w:t>
        </w:r>
      </w:ins>
    </w:p>
    <w:p w:rsidR="00BE3005" w:rsidRPr="00D91E91" w:rsidRDefault="00BE3005" w:rsidP="00BE3005">
      <w:pPr>
        <w:pBdr>
          <w:bottom w:val="dashed" w:sz="6" w:space="0" w:color="DDDDDD"/>
        </w:pBdr>
        <w:shd w:val="clear" w:color="auto" w:fill="FFFFFF"/>
        <w:spacing w:after="210" w:line="312" w:lineRule="atLeast"/>
        <w:textAlignment w:val="baseline"/>
        <w:outlineLvl w:val="3"/>
        <w:rPr>
          <w:ins w:id="8" w:author="Unknown"/>
          <w:rFonts w:ascii="inherit" w:eastAsia="Times New Roman" w:hAnsi="inherit" w:cs="Arial"/>
          <w:color w:val="AA4B80"/>
          <w:spacing w:val="-5"/>
          <w:sz w:val="39"/>
          <w:szCs w:val="39"/>
        </w:rPr>
      </w:pPr>
      <w:ins w:id="9" w:author="Unknown">
        <w:r w:rsidRPr="00D91E91">
          <w:rPr>
            <w:rFonts w:ascii="inherit" w:eastAsia="Times New Roman" w:hAnsi="inherit" w:cs="Arial"/>
            <w:color w:val="AA4B80"/>
            <w:spacing w:val="-5"/>
            <w:sz w:val="39"/>
            <w:szCs w:val="39"/>
          </w:rPr>
          <w:t>1. Top – Linux Process Monitoring</w:t>
        </w:r>
      </w:ins>
    </w:p>
    <w:p w:rsidR="00BE3005" w:rsidRPr="00D91E91" w:rsidRDefault="00BE3005" w:rsidP="00BE3005">
      <w:pPr>
        <w:shd w:val="clear" w:color="auto" w:fill="FFFFFF"/>
        <w:spacing w:after="0" w:line="384" w:lineRule="atLeast"/>
        <w:textAlignment w:val="baseline"/>
        <w:rPr>
          <w:ins w:id="10" w:author="Unknown"/>
          <w:rFonts w:ascii="inherit" w:eastAsia="Times New Roman" w:hAnsi="inherit" w:cs="Arial"/>
          <w:color w:val="272727"/>
          <w:sz w:val="27"/>
          <w:szCs w:val="27"/>
        </w:rPr>
      </w:pPr>
      <w:ins w:id="11" w:author="Unknown">
        <w:r w:rsidRPr="00D91E91">
          <w:rPr>
            <w:rFonts w:ascii="inherit" w:eastAsia="Times New Roman" w:hAnsi="inherit" w:cs="Arial"/>
            <w:color w:val="272727"/>
            <w:sz w:val="27"/>
            <w:szCs w:val="27"/>
          </w:rPr>
          <w:t>Linux</w:t>
        </w:r>
        <w:r w:rsidRPr="00D91E91">
          <w:rPr>
            <w:rFonts w:ascii="inherit" w:eastAsia="Times New Roman" w:hAnsi="inherit" w:cs="Arial"/>
            <w:color w:val="272727"/>
            <w:sz w:val="27"/>
          </w:rPr>
          <w:t> </w:t>
        </w:r>
        <w:r w:rsidRPr="00D91E91">
          <w:rPr>
            <w:rFonts w:ascii="inherit" w:eastAsia="Times New Roman" w:hAnsi="inherit" w:cs="Arial"/>
            <w:color w:val="333333"/>
            <w:sz w:val="27"/>
          </w:rPr>
          <w:t>Top</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command is a performance monitoring program which is used frequently by many system administrators to monitor Linux performance and it is available under many</w:t>
        </w:r>
        <w:r w:rsidRPr="00D91E91">
          <w:rPr>
            <w:rFonts w:ascii="inherit" w:eastAsia="Times New Roman" w:hAnsi="inherit" w:cs="Arial"/>
            <w:color w:val="272727"/>
            <w:sz w:val="27"/>
          </w:rPr>
          <w:t> </w:t>
        </w:r>
        <w:r w:rsidRPr="00D91E91">
          <w:rPr>
            <w:rFonts w:ascii="inherit" w:eastAsia="Times New Roman" w:hAnsi="inherit" w:cs="Arial"/>
            <w:color w:val="333333"/>
            <w:sz w:val="27"/>
          </w:rPr>
          <w:t>Linux/Unix</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like operating systems. The top command used to dipslay all the running and active real-time processes in ordered list and updates it regularly. It display</w:t>
        </w:r>
        <w:r w:rsidRPr="00D91E91">
          <w:rPr>
            <w:rFonts w:ascii="inherit" w:eastAsia="Times New Roman" w:hAnsi="inherit" w:cs="Arial"/>
            <w:color w:val="272727"/>
            <w:sz w:val="27"/>
          </w:rPr>
          <w:t> </w:t>
        </w:r>
        <w:r w:rsidRPr="00D91E91">
          <w:rPr>
            <w:rFonts w:ascii="inherit" w:eastAsia="Times New Roman" w:hAnsi="inherit" w:cs="Arial"/>
            <w:color w:val="333333"/>
            <w:sz w:val="27"/>
          </w:rPr>
          <w:t>CPU usage</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Memory usage</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Swap Memory</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Cache Size</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Buffer Size</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Process PID</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proofErr w:type="gramStart"/>
        <w:r w:rsidRPr="00D91E91">
          <w:rPr>
            <w:rFonts w:ascii="inherit" w:eastAsia="Times New Roman" w:hAnsi="inherit" w:cs="Arial"/>
            <w:color w:val="333333"/>
            <w:sz w:val="27"/>
          </w:rPr>
          <w:t>User</w:t>
        </w:r>
        <w:r w:rsidRPr="00D91E91">
          <w:rPr>
            <w:rFonts w:ascii="inherit" w:eastAsia="Times New Roman" w:hAnsi="inherit" w:cs="Arial"/>
            <w:color w:val="272727"/>
            <w:sz w:val="27"/>
            <w:szCs w:val="27"/>
          </w:rPr>
          <w:t>,</w:t>
        </w:r>
        <w:r w:rsidRPr="00D91E91">
          <w:rPr>
            <w:rFonts w:ascii="inherit" w:eastAsia="Times New Roman" w:hAnsi="inherit" w:cs="Arial"/>
            <w:color w:val="333333"/>
            <w:sz w:val="27"/>
          </w:rPr>
          <w:t>Command</w:t>
        </w:r>
        <w:r w:rsidRPr="00D91E91">
          <w:rPr>
            <w:rFonts w:ascii="inherit" w:eastAsia="Times New Roman" w:hAnsi="inherit" w:cs="Arial"/>
            <w:color w:val="272727"/>
            <w:sz w:val="27"/>
            <w:szCs w:val="27"/>
          </w:rPr>
          <w:t>s</w:t>
        </w:r>
        <w:proofErr w:type="gramEnd"/>
        <w:r w:rsidRPr="00D91E91">
          <w:rPr>
            <w:rFonts w:ascii="inherit" w:eastAsia="Times New Roman" w:hAnsi="inherit" w:cs="Arial"/>
            <w:color w:val="272727"/>
            <w:sz w:val="27"/>
            <w:szCs w:val="27"/>
          </w:rPr>
          <w:t xml:space="preserve"> and much more. It also shows high</w:t>
        </w:r>
        <w:r w:rsidRPr="00D91E91">
          <w:rPr>
            <w:rFonts w:ascii="inherit" w:eastAsia="Times New Roman" w:hAnsi="inherit" w:cs="Arial"/>
            <w:color w:val="272727"/>
            <w:sz w:val="27"/>
          </w:rPr>
          <w:t> </w:t>
        </w:r>
        <w:r w:rsidRPr="00D91E91">
          <w:rPr>
            <w:rFonts w:ascii="inherit" w:eastAsia="Times New Roman" w:hAnsi="inherit" w:cs="Arial"/>
            <w:color w:val="333333"/>
            <w:sz w:val="27"/>
          </w:rPr>
          <w:t>memory</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and</w:t>
        </w:r>
        <w:r w:rsidRPr="00D91E91">
          <w:rPr>
            <w:rFonts w:ascii="inherit" w:eastAsia="Times New Roman" w:hAnsi="inherit" w:cs="Arial"/>
            <w:color w:val="272727"/>
            <w:sz w:val="27"/>
          </w:rPr>
          <w:t> </w:t>
        </w:r>
        <w:r w:rsidRPr="00D91E91">
          <w:rPr>
            <w:rFonts w:ascii="inherit" w:eastAsia="Times New Roman" w:hAnsi="inherit" w:cs="Arial"/>
            <w:color w:val="333333"/>
            <w:sz w:val="27"/>
          </w:rPr>
          <w:t>cpu</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utilization of a running processess. The top command is much userful for system administrator to monitor and take correct action when required. Let’s see top command in action.</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ins w:id="12" w:author="Unknown"/>
          <w:rFonts w:ascii="Courier" w:eastAsia="Times New Roman" w:hAnsi="Courier" w:cs="Courier New"/>
          <w:color w:val="FFFFFF"/>
          <w:sz w:val="20"/>
          <w:szCs w:val="20"/>
        </w:rPr>
      </w:pPr>
      <w:ins w:id="13" w:author="Unknown">
        <w:r w:rsidRPr="00D91E91">
          <w:rPr>
            <w:rFonts w:ascii="Courier" w:eastAsia="Times New Roman" w:hAnsi="Courier" w:cs="Courier New"/>
            <w:color w:val="FFFFFF"/>
            <w:sz w:val="20"/>
            <w:szCs w:val="20"/>
          </w:rPr>
          <w:t># top</w:t>
        </w:r>
      </w:ins>
    </w:p>
    <w:p w:rsidR="00BE3005" w:rsidRPr="00D91E91" w:rsidRDefault="00BE3005" w:rsidP="00BE3005">
      <w:pPr>
        <w:shd w:val="clear" w:color="auto" w:fill="F1F1F1"/>
        <w:spacing w:after="0" w:line="384" w:lineRule="atLeast"/>
        <w:jc w:val="center"/>
        <w:textAlignment w:val="baseline"/>
        <w:rPr>
          <w:ins w:id="14" w:author="Unknown"/>
          <w:rFonts w:ascii="inherit" w:eastAsia="Times New Roman" w:hAnsi="inherit" w:cs="Arial"/>
          <w:color w:val="272727"/>
          <w:sz w:val="27"/>
          <w:szCs w:val="27"/>
        </w:rPr>
      </w:pPr>
      <w:r>
        <w:rPr>
          <w:rFonts w:ascii="inherit" w:eastAsia="Times New Roman" w:hAnsi="inherit" w:cs="Arial"/>
          <w:noProof/>
          <w:color w:val="3B8DBD"/>
          <w:sz w:val="27"/>
          <w:szCs w:val="27"/>
          <w:bdr w:val="none" w:sz="0" w:space="0" w:color="auto" w:frame="1"/>
        </w:rPr>
        <w:lastRenderedPageBreak/>
        <w:drawing>
          <wp:inline distT="0" distB="0" distL="0" distR="0">
            <wp:extent cx="6001385" cy="4095750"/>
            <wp:effectExtent l="19050" t="0" r="0" b="0"/>
            <wp:docPr id="2" name="Picture 2" descr="Top Command Exampl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 Command Example">
                      <a:hlinkClick r:id="rId10"/>
                    </pic:cNvPr>
                    <pic:cNvPicPr>
                      <a:picLocks noChangeAspect="1" noChangeArrowheads="1"/>
                    </pic:cNvPicPr>
                  </pic:nvPicPr>
                  <pic:blipFill>
                    <a:blip r:embed="rId11"/>
                    <a:srcRect/>
                    <a:stretch>
                      <a:fillRect/>
                    </a:stretch>
                  </pic:blipFill>
                  <pic:spPr bwMode="auto">
                    <a:xfrm>
                      <a:off x="0" y="0"/>
                      <a:ext cx="6001385" cy="4095750"/>
                    </a:xfrm>
                    <a:prstGeom prst="rect">
                      <a:avLst/>
                    </a:prstGeom>
                    <a:noFill/>
                    <a:ln w="9525">
                      <a:noFill/>
                      <a:miter lim="800000"/>
                      <a:headEnd/>
                      <a:tailEnd/>
                    </a:ln>
                  </pic:spPr>
                </pic:pic>
              </a:graphicData>
            </a:graphic>
          </wp:inline>
        </w:drawing>
      </w:r>
    </w:p>
    <w:p w:rsidR="00BE3005" w:rsidRPr="00D91E91" w:rsidRDefault="00BE3005" w:rsidP="00BE3005">
      <w:pPr>
        <w:shd w:val="clear" w:color="auto" w:fill="F1F1F1"/>
        <w:spacing w:line="384" w:lineRule="atLeast"/>
        <w:jc w:val="center"/>
        <w:textAlignment w:val="baseline"/>
        <w:rPr>
          <w:ins w:id="15" w:author="Unknown"/>
          <w:rFonts w:ascii="inherit" w:eastAsia="Times New Roman" w:hAnsi="inherit" w:cs="Arial"/>
          <w:i/>
          <w:iCs/>
          <w:color w:val="999999"/>
          <w:sz w:val="20"/>
          <w:szCs w:val="20"/>
        </w:rPr>
      </w:pPr>
      <w:ins w:id="16" w:author="Unknown">
        <w:r w:rsidRPr="00D91E91">
          <w:rPr>
            <w:rFonts w:ascii="inherit" w:eastAsia="Times New Roman" w:hAnsi="inherit" w:cs="Arial"/>
            <w:i/>
            <w:iCs/>
            <w:color w:val="999999"/>
            <w:sz w:val="20"/>
            <w:szCs w:val="20"/>
          </w:rPr>
          <w:t>Top Command Example</w:t>
        </w:r>
      </w:ins>
    </w:p>
    <w:p w:rsidR="00BE3005" w:rsidRPr="00D91E91" w:rsidRDefault="00BE3005" w:rsidP="00BE3005">
      <w:pPr>
        <w:shd w:val="clear" w:color="auto" w:fill="FFFFFF"/>
        <w:spacing w:after="0" w:line="384" w:lineRule="atLeast"/>
        <w:textAlignment w:val="baseline"/>
        <w:rPr>
          <w:ins w:id="17" w:author="Unknown"/>
          <w:rFonts w:ascii="inherit" w:eastAsia="Times New Roman" w:hAnsi="inherit" w:cs="Arial"/>
          <w:color w:val="272727"/>
          <w:sz w:val="27"/>
          <w:szCs w:val="27"/>
        </w:rPr>
      </w:pPr>
      <w:ins w:id="18" w:author="Unknown">
        <w:r w:rsidRPr="00D91E91">
          <w:rPr>
            <w:rFonts w:ascii="inherit" w:eastAsia="Times New Roman" w:hAnsi="inherit" w:cs="Arial"/>
            <w:color w:val="333333"/>
            <w:sz w:val="27"/>
          </w:rPr>
          <w:t>For more examples of Top command read :</w:t>
        </w:r>
        <w:r w:rsidRPr="00D91E91">
          <w:rPr>
            <w:rFonts w:ascii="inherit" w:eastAsia="Times New Roman" w:hAnsi="inherit" w:cs="Arial"/>
            <w:color w:val="272727"/>
            <w:sz w:val="27"/>
          </w:rPr>
          <w:t> </w:t>
        </w:r>
        <w:r w:rsidR="00ED61C9" w:rsidRPr="00D91E91">
          <w:rPr>
            <w:rFonts w:ascii="inherit" w:eastAsia="Times New Roman" w:hAnsi="inherit" w:cs="Arial"/>
            <w:color w:val="272727"/>
            <w:sz w:val="27"/>
            <w:szCs w:val="27"/>
          </w:rPr>
          <w:fldChar w:fldCharType="begin"/>
        </w:r>
        <w:r w:rsidRPr="00D91E91">
          <w:rPr>
            <w:rFonts w:ascii="inherit" w:eastAsia="Times New Roman" w:hAnsi="inherit" w:cs="Arial"/>
            <w:color w:val="272727"/>
            <w:sz w:val="27"/>
            <w:szCs w:val="27"/>
          </w:rPr>
          <w:instrText xml:space="preserve"> HYPERLINK "http://www.tecmint.com/12-top-command-examples-in-linux/" \t "_blank" </w:instrText>
        </w:r>
        <w:r w:rsidR="00ED61C9" w:rsidRPr="00D91E91">
          <w:rPr>
            <w:rFonts w:ascii="inherit" w:eastAsia="Times New Roman" w:hAnsi="inherit" w:cs="Arial"/>
            <w:color w:val="272727"/>
            <w:sz w:val="27"/>
            <w:szCs w:val="27"/>
          </w:rPr>
          <w:fldChar w:fldCharType="separate"/>
        </w:r>
        <w:r w:rsidRPr="00D91E91">
          <w:rPr>
            <w:rFonts w:ascii="inherit" w:eastAsia="Times New Roman" w:hAnsi="inherit" w:cs="Arial"/>
            <w:color w:val="2776C6"/>
            <w:sz w:val="27"/>
            <w:u w:val="single"/>
          </w:rPr>
          <w:t>12 TOP Command Examples in Linux</w:t>
        </w:r>
        <w:r w:rsidR="00ED61C9" w:rsidRPr="00D91E91">
          <w:rPr>
            <w:rFonts w:ascii="inherit" w:eastAsia="Times New Roman" w:hAnsi="inherit" w:cs="Arial"/>
            <w:color w:val="272727"/>
            <w:sz w:val="27"/>
            <w:szCs w:val="27"/>
          </w:rPr>
          <w:fldChar w:fldCharType="end"/>
        </w:r>
      </w:ins>
    </w:p>
    <w:p w:rsidR="00BE3005" w:rsidRPr="00D91E91" w:rsidRDefault="00BE3005" w:rsidP="00BE3005">
      <w:pPr>
        <w:pBdr>
          <w:bottom w:val="dashed" w:sz="6" w:space="0" w:color="DDDDDD"/>
        </w:pBdr>
        <w:shd w:val="clear" w:color="auto" w:fill="FFFFFF"/>
        <w:spacing w:after="210" w:line="312" w:lineRule="atLeast"/>
        <w:textAlignment w:val="baseline"/>
        <w:outlineLvl w:val="3"/>
        <w:rPr>
          <w:ins w:id="19" w:author="Unknown"/>
          <w:rFonts w:ascii="inherit" w:eastAsia="Times New Roman" w:hAnsi="inherit" w:cs="Arial"/>
          <w:color w:val="AA4B80"/>
          <w:spacing w:val="-5"/>
          <w:sz w:val="39"/>
          <w:szCs w:val="39"/>
        </w:rPr>
      </w:pPr>
      <w:ins w:id="20" w:author="Unknown">
        <w:r w:rsidRPr="00D91E91">
          <w:rPr>
            <w:rFonts w:ascii="inherit" w:eastAsia="Times New Roman" w:hAnsi="inherit" w:cs="Arial"/>
            <w:color w:val="AA4B80"/>
            <w:spacing w:val="-5"/>
            <w:sz w:val="39"/>
            <w:szCs w:val="39"/>
          </w:rPr>
          <w:t>2. VmStat – Virtual Memory Statistics</w:t>
        </w:r>
      </w:ins>
    </w:p>
    <w:p w:rsidR="00BE3005" w:rsidRPr="00D91E91" w:rsidRDefault="00BE3005" w:rsidP="00BE3005">
      <w:pPr>
        <w:shd w:val="clear" w:color="auto" w:fill="FFFFFF"/>
        <w:spacing w:after="0" w:line="384" w:lineRule="atLeast"/>
        <w:textAlignment w:val="baseline"/>
        <w:rPr>
          <w:ins w:id="21" w:author="Unknown"/>
          <w:rFonts w:ascii="inherit" w:eastAsia="Times New Roman" w:hAnsi="inherit" w:cs="Arial"/>
          <w:color w:val="272727"/>
          <w:sz w:val="27"/>
          <w:szCs w:val="27"/>
        </w:rPr>
      </w:pPr>
      <w:ins w:id="22" w:author="Unknown">
        <w:r w:rsidRPr="00D91E91">
          <w:rPr>
            <w:rFonts w:ascii="inherit" w:eastAsia="Times New Roman" w:hAnsi="inherit" w:cs="Arial"/>
            <w:color w:val="272727"/>
            <w:sz w:val="27"/>
            <w:szCs w:val="27"/>
          </w:rPr>
          <w:t>Linux</w:t>
        </w:r>
        <w:r w:rsidRPr="00D91E91">
          <w:rPr>
            <w:rFonts w:ascii="inherit" w:eastAsia="Times New Roman" w:hAnsi="inherit" w:cs="Arial"/>
            <w:color w:val="272727"/>
            <w:sz w:val="27"/>
          </w:rPr>
          <w:t> </w:t>
        </w:r>
        <w:r w:rsidRPr="00D91E91">
          <w:rPr>
            <w:rFonts w:ascii="inherit" w:eastAsia="Times New Roman" w:hAnsi="inherit" w:cs="Arial"/>
            <w:color w:val="333333"/>
            <w:sz w:val="27"/>
          </w:rPr>
          <w:t>VmStat</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command used to display statistics of</w:t>
        </w:r>
        <w:r w:rsidRPr="00D91E91">
          <w:rPr>
            <w:rFonts w:ascii="inherit" w:eastAsia="Times New Roman" w:hAnsi="inherit" w:cs="Arial"/>
            <w:color w:val="272727"/>
            <w:sz w:val="27"/>
          </w:rPr>
          <w:t> </w:t>
        </w:r>
        <w:r w:rsidRPr="00D91E91">
          <w:rPr>
            <w:rFonts w:ascii="inherit" w:eastAsia="Times New Roman" w:hAnsi="inherit" w:cs="Arial"/>
            <w:color w:val="333333"/>
            <w:sz w:val="27"/>
          </w:rPr>
          <w:t>virtual memory</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kernerl threads</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disks</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 xml:space="preserve">system </w:t>
        </w:r>
        <w:proofErr w:type="gramStart"/>
        <w:r w:rsidRPr="00D91E91">
          <w:rPr>
            <w:rFonts w:ascii="inherit" w:eastAsia="Times New Roman" w:hAnsi="inherit" w:cs="Arial"/>
            <w:color w:val="333333"/>
            <w:sz w:val="27"/>
          </w:rPr>
          <w:t>processes</w:t>
        </w:r>
        <w:r w:rsidRPr="00D91E91">
          <w:rPr>
            <w:rFonts w:ascii="inherit" w:eastAsia="Times New Roman" w:hAnsi="inherit" w:cs="Arial"/>
            <w:color w:val="272727"/>
            <w:sz w:val="27"/>
            <w:szCs w:val="27"/>
          </w:rPr>
          <w:t>,</w:t>
        </w:r>
        <w:r w:rsidRPr="00D91E91">
          <w:rPr>
            <w:rFonts w:ascii="inherit" w:eastAsia="Times New Roman" w:hAnsi="inherit" w:cs="Arial"/>
            <w:color w:val="333333"/>
            <w:sz w:val="27"/>
          </w:rPr>
          <w:t>I</w:t>
        </w:r>
        <w:proofErr w:type="gramEnd"/>
        <w:r w:rsidRPr="00D91E91">
          <w:rPr>
            <w:rFonts w:ascii="inherit" w:eastAsia="Times New Roman" w:hAnsi="inherit" w:cs="Arial"/>
            <w:color w:val="333333"/>
            <w:sz w:val="27"/>
          </w:rPr>
          <w:t>/O blocks</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interrupts</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CPU activity</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 xml:space="preserve">and much more. By </w:t>
        </w:r>
        <w:proofErr w:type="gramStart"/>
        <w:r w:rsidRPr="00D91E91">
          <w:rPr>
            <w:rFonts w:ascii="inherit" w:eastAsia="Times New Roman" w:hAnsi="inherit" w:cs="Arial"/>
            <w:color w:val="272727"/>
            <w:sz w:val="27"/>
            <w:szCs w:val="27"/>
          </w:rPr>
          <w:t>default</w:t>
        </w:r>
        <w:proofErr w:type="gramEnd"/>
        <w:r w:rsidRPr="00D91E91">
          <w:rPr>
            <w:rFonts w:ascii="inherit" w:eastAsia="Times New Roman" w:hAnsi="inherit" w:cs="Arial"/>
            <w:color w:val="272727"/>
            <w:sz w:val="27"/>
            <w:szCs w:val="27"/>
          </w:rPr>
          <w:t xml:space="preserve"> vmstat command is not available under Linux systems you need to install a package called</w:t>
        </w:r>
        <w:r w:rsidRPr="00D91E91">
          <w:rPr>
            <w:rFonts w:ascii="inherit" w:eastAsia="Times New Roman" w:hAnsi="inherit" w:cs="Arial"/>
            <w:color w:val="272727"/>
            <w:sz w:val="27"/>
          </w:rPr>
          <w:t> </w:t>
        </w:r>
        <w:r w:rsidRPr="00D91E91">
          <w:rPr>
            <w:rFonts w:ascii="inherit" w:eastAsia="Times New Roman" w:hAnsi="inherit" w:cs="Arial"/>
            <w:color w:val="333333"/>
            <w:sz w:val="27"/>
          </w:rPr>
          <w:t>sysstat</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that includes a vmstat program. The common usage of command format is.</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23" w:author="Unknown"/>
          <w:rFonts w:ascii="Courier" w:eastAsia="Times New Roman" w:hAnsi="Courier" w:cs="Courier New"/>
          <w:color w:val="FFFFFF"/>
          <w:sz w:val="20"/>
          <w:szCs w:val="20"/>
        </w:rPr>
      </w:pPr>
      <w:ins w:id="24" w:author="Unknown">
        <w:r w:rsidRPr="00D91E91">
          <w:rPr>
            <w:rFonts w:ascii="inherit" w:eastAsia="Times New Roman" w:hAnsi="inherit" w:cs="Courier New"/>
            <w:b/>
            <w:bCs/>
            <w:color w:val="FFFFFF"/>
            <w:sz w:val="20"/>
            <w:szCs w:val="20"/>
          </w:rPr>
          <w:t># vmstat</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25" w:author="Unknown"/>
          <w:rFonts w:ascii="Courier" w:eastAsia="Times New Roman" w:hAnsi="Courier" w:cs="Courier New"/>
          <w:color w:val="FFFFFF"/>
          <w:sz w:val="20"/>
          <w:szCs w:val="20"/>
        </w:rPr>
      </w:pPr>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26" w:author="Unknown"/>
          <w:rFonts w:ascii="Courier" w:eastAsia="Times New Roman" w:hAnsi="Courier" w:cs="Courier New"/>
          <w:color w:val="FFFFFF"/>
          <w:sz w:val="20"/>
          <w:szCs w:val="20"/>
        </w:rPr>
      </w:pPr>
      <w:ins w:id="27" w:author="Unknown">
        <w:r w:rsidRPr="00D91E91">
          <w:rPr>
            <w:rFonts w:ascii="Courier" w:eastAsia="Times New Roman" w:hAnsi="Courier" w:cs="Courier New"/>
            <w:color w:val="FFFFFF"/>
            <w:sz w:val="20"/>
            <w:szCs w:val="20"/>
          </w:rPr>
          <w:t>procs -----------memory---------- ---swap-- -----io---- --system-- -----cpu-----</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28" w:author="Unknown"/>
          <w:rFonts w:ascii="Courier" w:eastAsia="Times New Roman" w:hAnsi="Courier" w:cs="Courier New"/>
          <w:color w:val="FFFFFF"/>
          <w:sz w:val="20"/>
          <w:szCs w:val="20"/>
        </w:rPr>
      </w:pPr>
      <w:ins w:id="29" w:author="Unknown">
        <w:r w:rsidRPr="00D91E91">
          <w:rPr>
            <w:rFonts w:ascii="Courier" w:eastAsia="Times New Roman" w:hAnsi="Courier" w:cs="Courier New"/>
            <w:color w:val="FFFFFF"/>
            <w:sz w:val="20"/>
            <w:szCs w:val="20"/>
          </w:rPr>
          <w:t xml:space="preserve"> </w:t>
        </w:r>
        <w:proofErr w:type="gramStart"/>
        <w:r w:rsidRPr="00D91E91">
          <w:rPr>
            <w:rFonts w:ascii="Courier" w:eastAsia="Times New Roman" w:hAnsi="Courier" w:cs="Courier New"/>
            <w:color w:val="FFFFFF"/>
            <w:sz w:val="20"/>
            <w:szCs w:val="20"/>
          </w:rPr>
          <w:t>r  b</w:t>
        </w:r>
        <w:proofErr w:type="gramEnd"/>
        <w:r w:rsidRPr="00D91E91">
          <w:rPr>
            <w:rFonts w:ascii="Courier" w:eastAsia="Times New Roman" w:hAnsi="Courier" w:cs="Courier New"/>
            <w:color w:val="FFFFFF"/>
            <w:sz w:val="20"/>
            <w:szCs w:val="20"/>
          </w:rPr>
          <w:t xml:space="preserve">   swpd   free  inact active   si   so    bi    bo   in   cs us sy id wa st</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30" w:author="Unknown"/>
          <w:rFonts w:ascii="Courier" w:eastAsia="Times New Roman" w:hAnsi="Courier" w:cs="Courier New"/>
          <w:color w:val="FFFFFF"/>
          <w:sz w:val="20"/>
          <w:szCs w:val="20"/>
        </w:rPr>
      </w:pPr>
      <w:ins w:id="31" w:author="Unknown">
        <w:r w:rsidRPr="00D91E91">
          <w:rPr>
            <w:rFonts w:ascii="Courier" w:eastAsia="Times New Roman" w:hAnsi="Courier" w:cs="Courier New"/>
            <w:color w:val="FFFFFF"/>
            <w:sz w:val="20"/>
            <w:szCs w:val="20"/>
          </w:rPr>
          <w:t xml:space="preserve"> </w:t>
        </w:r>
        <w:proofErr w:type="gramStart"/>
        <w:r w:rsidRPr="00D91E91">
          <w:rPr>
            <w:rFonts w:ascii="Courier" w:eastAsia="Times New Roman" w:hAnsi="Courier" w:cs="Courier New"/>
            <w:color w:val="FFFFFF"/>
            <w:sz w:val="20"/>
            <w:szCs w:val="20"/>
          </w:rPr>
          <w:t>1  0</w:t>
        </w:r>
        <w:proofErr w:type="gramEnd"/>
        <w:r w:rsidRPr="00D91E91">
          <w:rPr>
            <w:rFonts w:ascii="Courier" w:eastAsia="Times New Roman" w:hAnsi="Courier" w:cs="Courier New"/>
            <w:color w:val="FFFFFF"/>
            <w:sz w:val="20"/>
            <w:szCs w:val="20"/>
          </w:rPr>
          <w:t xml:space="preserve">      0 810420  97380  70628    0    0   115     4   89   79  1  6 90  3  0</w:t>
        </w:r>
      </w:ins>
    </w:p>
    <w:p w:rsidR="00BE3005" w:rsidRPr="00D91E91" w:rsidRDefault="00BE3005" w:rsidP="00BE3005">
      <w:pPr>
        <w:shd w:val="clear" w:color="auto" w:fill="FFFFFF"/>
        <w:spacing w:after="0" w:line="384" w:lineRule="atLeast"/>
        <w:textAlignment w:val="baseline"/>
        <w:rPr>
          <w:ins w:id="32" w:author="Unknown"/>
          <w:rFonts w:ascii="inherit" w:eastAsia="Times New Roman" w:hAnsi="inherit" w:cs="Arial"/>
          <w:color w:val="272727"/>
          <w:sz w:val="27"/>
          <w:szCs w:val="27"/>
        </w:rPr>
      </w:pPr>
      <w:ins w:id="33" w:author="Unknown">
        <w:r w:rsidRPr="00D91E91">
          <w:rPr>
            <w:rFonts w:ascii="inherit" w:eastAsia="Times New Roman" w:hAnsi="inherit" w:cs="Arial"/>
            <w:color w:val="333333"/>
            <w:sz w:val="27"/>
          </w:rPr>
          <w:lastRenderedPageBreak/>
          <w:t>For more Vmstat examples read :</w:t>
        </w:r>
        <w:r w:rsidRPr="00D91E91">
          <w:rPr>
            <w:rFonts w:ascii="inherit" w:eastAsia="Times New Roman" w:hAnsi="inherit" w:cs="Arial"/>
            <w:color w:val="272727"/>
            <w:sz w:val="27"/>
          </w:rPr>
          <w:t> </w:t>
        </w:r>
        <w:r w:rsidR="00ED61C9" w:rsidRPr="00D91E91">
          <w:rPr>
            <w:rFonts w:ascii="inherit" w:eastAsia="Times New Roman" w:hAnsi="inherit" w:cs="Arial"/>
            <w:color w:val="272727"/>
            <w:sz w:val="27"/>
            <w:szCs w:val="27"/>
          </w:rPr>
          <w:fldChar w:fldCharType="begin"/>
        </w:r>
        <w:r w:rsidRPr="00D91E91">
          <w:rPr>
            <w:rFonts w:ascii="inherit" w:eastAsia="Times New Roman" w:hAnsi="inherit" w:cs="Arial"/>
            <w:color w:val="272727"/>
            <w:sz w:val="27"/>
            <w:szCs w:val="27"/>
          </w:rPr>
          <w:instrText xml:space="preserve"> HYPERLINK "http://www.tecmint.com/linux-performance-monitoring-with-vmstat-and-iostat-commands/" \t "_blank" </w:instrText>
        </w:r>
        <w:r w:rsidR="00ED61C9" w:rsidRPr="00D91E91">
          <w:rPr>
            <w:rFonts w:ascii="inherit" w:eastAsia="Times New Roman" w:hAnsi="inherit" w:cs="Arial"/>
            <w:color w:val="272727"/>
            <w:sz w:val="27"/>
            <w:szCs w:val="27"/>
          </w:rPr>
          <w:fldChar w:fldCharType="separate"/>
        </w:r>
        <w:r w:rsidRPr="00D91E91">
          <w:rPr>
            <w:rFonts w:ascii="inherit" w:eastAsia="Times New Roman" w:hAnsi="inherit" w:cs="Arial"/>
            <w:color w:val="2776C6"/>
            <w:sz w:val="27"/>
            <w:u w:val="single"/>
          </w:rPr>
          <w:t>6 Vmstat Command Examples in Linux</w:t>
        </w:r>
        <w:r w:rsidR="00ED61C9" w:rsidRPr="00D91E91">
          <w:rPr>
            <w:rFonts w:ascii="inherit" w:eastAsia="Times New Roman" w:hAnsi="inherit" w:cs="Arial"/>
            <w:color w:val="272727"/>
            <w:sz w:val="27"/>
            <w:szCs w:val="27"/>
          </w:rPr>
          <w:fldChar w:fldCharType="end"/>
        </w:r>
      </w:ins>
    </w:p>
    <w:p w:rsidR="00BE3005" w:rsidRPr="00D91E91" w:rsidRDefault="00BE3005" w:rsidP="00BE3005">
      <w:pPr>
        <w:pBdr>
          <w:bottom w:val="dashed" w:sz="6" w:space="0" w:color="DDDDDD"/>
        </w:pBdr>
        <w:shd w:val="clear" w:color="auto" w:fill="FFFFFF"/>
        <w:spacing w:after="210" w:line="312" w:lineRule="atLeast"/>
        <w:textAlignment w:val="baseline"/>
        <w:outlineLvl w:val="3"/>
        <w:rPr>
          <w:ins w:id="34" w:author="Unknown"/>
          <w:rFonts w:ascii="inherit" w:eastAsia="Times New Roman" w:hAnsi="inherit" w:cs="Arial"/>
          <w:color w:val="AA4B80"/>
          <w:spacing w:val="-5"/>
          <w:sz w:val="39"/>
          <w:szCs w:val="39"/>
        </w:rPr>
      </w:pPr>
      <w:ins w:id="35" w:author="Unknown">
        <w:r w:rsidRPr="00D91E91">
          <w:rPr>
            <w:rFonts w:ascii="inherit" w:eastAsia="Times New Roman" w:hAnsi="inherit" w:cs="Arial"/>
            <w:color w:val="AA4B80"/>
            <w:spacing w:val="-5"/>
            <w:sz w:val="39"/>
            <w:szCs w:val="39"/>
          </w:rPr>
          <w:t>3. Lsof – List Open Files</w:t>
        </w:r>
      </w:ins>
    </w:p>
    <w:p w:rsidR="00BE3005" w:rsidRPr="00D91E91" w:rsidRDefault="00BE3005" w:rsidP="00BE3005">
      <w:pPr>
        <w:shd w:val="clear" w:color="auto" w:fill="FFFFFF"/>
        <w:spacing w:after="0" w:line="384" w:lineRule="atLeast"/>
        <w:textAlignment w:val="baseline"/>
        <w:rPr>
          <w:ins w:id="36" w:author="Unknown"/>
          <w:rFonts w:ascii="inherit" w:eastAsia="Times New Roman" w:hAnsi="inherit" w:cs="Arial"/>
          <w:color w:val="272727"/>
          <w:sz w:val="27"/>
          <w:szCs w:val="27"/>
        </w:rPr>
      </w:pPr>
      <w:ins w:id="37" w:author="Unknown">
        <w:r w:rsidRPr="00D91E91">
          <w:rPr>
            <w:rFonts w:ascii="inherit" w:eastAsia="Times New Roman" w:hAnsi="inherit" w:cs="Arial"/>
            <w:color w:val="333333"/>
            <w:sz w:val="27"/>
          </w:rPr>
          <w:t>Lsof</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command used in many</w:t>
        </w:r>
        <w:r w:rsidRPr="00D91E91">
          <w:rPr>
            <w:rFonts w:ascii="inherit" w:eastAsia="Times New Roman" w:hAnsi="inherit" w:cs="Arial"/>
            <w:color w:val="272727"/>
            <w:sz w:val="27"/>
          </w:rPr>
          <w:t> </w:t>
        </w:r>
        <w:r w:rsidRPr="00D91E91">
          <w:rPr>
            <w:rFonts w:ascii="inherit" w:eastAsia="Times New Roman" w:hAnsi="inherit" w:cs="Arial"/>
            <w:color w:val="333333"/>
            <w:sz w:val="27"/>
          </w:rPr>
          <w:t>Linux/Unix</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like system that is used to display list of all the open files and the processes. The open files included are</w:t>
        </w:r>
        <w:r w:rsidRPr="00D91E91">
          <w:rPr>
            <w:rFonts w:ascii="inherit" w:eastAsia="Times New Roman" w:hAnsi="inherit" w:cs="Arial"/>
            <w:color w:val="272727"/>
            <w:sz w:val="27"/>
          </w:rPr>
          <w:t> </w:t>
        </w:r>
        <w:r w:rsidRPr="00D91E91">
          <w:rPr>
            <w:rFonts w:ascii="inherit" w:eastAsia="Times New Roman" w:hAnsi="inherit" w:cs="Arial"/>
            <w:color w:val="333333"/>
            <w:sz w:val="27"/>
          </w:rPr>
          <w:t>disk files</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network sockets</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pipes</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devices</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and</w:t>
        </w:r>
        <w:r w:rsidRPr="00D91E91">
          <w:rPr>
            <w:rFonts w:ascii="inherit" w:eastAsia="Times New Roman" w:hAnsi="inherit" w:cs="Arial"/>
            <w:color w:val="272727"/>
            <w:sz w:val="27"/>
          </w:rPr>
          <w:t> </w:t>
        </w:r>
        <w:r w:rsidRPr="00D91E91">
          <w:rPr>
            <w:rFonts w:ascii="inherit" w:eastAsia="Times New Roman" w:hAnsi="inherit" w:cs="Arial"/>
            <w:color w:val="333333"/>
            <w:sz w:val="27"/>
          </w:rPr>
          <w:t>processes</w:t>
        </w:r>
        <w:r w:rsidRPr="00D91E91">
          <w:rPr>
            <w:rFonts w:ascii="inherit" w:eastAsia="Times New Roman" w:hAnsi="inherit" w:cs="Arial"/>
            <w:color w:val="272727"/>
            <w:sz w:val="27"/>
            <w:szCs w:val="27"/>
          </w:rPr>
          <w:t>. One of the main reason for using this command is when a disk cannot be unmounted and displays the error that files are being used or opened. With this commmand you can easily identify which files are in use. The most common format for this command is.</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38" w:author="Unknown"/>
          <w:rFonts w:ascii="Courier" w:eastAsia="Times New Roman" w:hAnsi="Courier" w:cs="Courier New"/>
          <w:color w:val="FFFFFF"/>
          <w:sz w:val="20"/>
          <w:szCs w:val="20"/>
        </w:rPr>
      </w:pPr>
      <w:ins w:id="39" w:author="Unknown">
        <w:r w:rsidRPr="00D91E91">
          <w:rPr>
            <w:rFonts w:ascii="inherit" w:eastAsia="Times New Roman" w:hAnsi="inherit" w:cs="Courier New"/>
            <w:b/>
            <w:bCs/>
            <w:color w:val="FFFFFF"/>
            <w:sz w:val="20"/>
            <w:szCs w:val="20"/>
          </w:rPr>
          <w:t># lsof</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40" w:author="Unknown"/>
          <w:rFonts w:ascii="Courier" w:eastAsia="Times New Roman" w:hAnsi="Courier" w:cs="Courier New"/>
          <w:color w:val="FFFFFF"/>
          <w:sz w:val="20"/>
          <w:szCs w:val="20"/>
        </w:rPr>
      </w:pPr>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41" w:author="Unknown"/>
          <w:rFonts w:ascii="Courier" w:eastAsia="Times New Roman" w:hAnsi="Courier" w:cs="Courier New"/>
          <w:color w:val="FFFFFF"/>
          <w:sz w:val="20"/>
          <w:szCs w:val="20"/>
        </w:rPr>
      </w:pPr>
      <w:ins w:id="42" w:author="Unknown">
        <w:r w:rsidRPr="00D91E91">
          <w:rPr>
            <w:rFonts w:ascii="Courier" w:eastAsia="Times New Roman" w:hAnsi="Courier" w:cs="Courier New"/>
            <w:color w:val="FFFFFF"/>
            <w:sz w:val="20"/>
            <w:szCs w:val="20"/>
          </w:rPr>
          <w:t>COMMAND     PID      USER   FD      TYPE     DEVICE     SIZE       NODE NAME</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43" w:author="Unknown"/>
          <w:rFonts w:ascii="Courier" w:eastAsia="Times New Roman" w:hAnsi="Courier" w:cs="Courier New"/>
          <w:color w:val="FFFFFF"/>
          <w:sz w:val="20"/>
          <w:szCs w:val="20"/>
        </w:rPr>
      </w:pPr>
      <w:ins w:id="44" w:author="Unknown">
        <w:r w:rsidRPr="00D91E91">
          <w:rPr>
            <w:rFonts w:ascii="Courier" w:eastAsia="Times New Roman" w:hAnsi="Courier" w:cs="Courier New"/>
            <w:color w:val="FFFFFF"/>
            <w:sz w:val="20"/>
            <w:szCs w:val="20"/>
          </w:rPr>
          <w:t xml:space="preserve">init          1      </w:t>
        </w:r>
        <w:proofErr w:type="gramStart"/>
        <w:r w:rsidRPr="00D91E91">
          <w:rPr>
            <w:rFonts w:ascii="Courier" w:eastAsia="Times New Roman" w:hAnsi="Courier" w:cs="Courier New"/>
            <w:color w:val="FFFFFF"/>
            <w:sz w:val="20"/>
            <w:szCs w:val="20"/>
          </w:rPr>
          <w:t>root  cwd</w:t>
        </w:r>
        <w:proofErr w:type="gramEnd"/>
        <w:r w:rsidRPr="00D91E91">
          <w:rPr>
            <w:rFonts w:ascii="Courier" w:eastAsia="Times New Roman" w:hAnsi="Courier" w:cs="Courier New"/>
            <w:color w:val="FFFFFF"/>
            <w:sz w:val="20"/>
            <w:szCs w:val="20"/>
          </w:rPr>
          <w:t xml:space="preserve">       DIR      104,2     4096          2 /</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45" w:author="Unknown"/>
          <w:rFonts w:ascii="Courier" w:eastAsia="Times New Roman" w:hAnsi="Courier" w:cs="Courier New"/>
          <w:color w:val="FFFFFF"/>
          <w:sz w:val="20"/>
          <w:szCs w:val="20"/>
        </w:rPr>
      </w:pPr>
      <w:ins w:id="46" w:author="Unknown">
        <w:r w:rsidRPr="00D91E91">
          <w:rPr>
            <w:rFonts w:ascii="Courier" w:eastAsia="Times New Roman" w:hAnsi="Courier" w:cs="Courier New"/>
            <w:color w:val="FFFFFF"/>
            <w:sz w:val="20"/>
            <w:szCs w:val="20"/>
          </w:rPr>
          <w:t xml:space="preserve">init          1      </w:t>
        </w:r>
        <w:proofErr w:type="gramStart"/>
        <w:r w:rsidRPr="00D91E91">
          <w:rPr>
            <w:rFonts w:ascii="Courier" w:eastAsia="Times New Roman" w:hAnsi="Courier" w:cs="Courier New"/>
            <w:color w:val="FFFFFF"/>
            <w:sz w:val="20"/>
            <w:szCs w:val="20"/>
          </w:rPr>
          <w:t>root  rtd</w:t>
        </w:r>
        <w:proofErr w:type="gramEnd"/>
        <w:r w:rsidRPr="00D91E91">
          <w:rPr>
            <w:rFonts w:ascii="Courier" w:eastAsia="Times New Roman" w:hAnsi="Courier" w:cs="Courier New"/>
            <w:color w:val="FFFFFF"/>
            <w:sz w:val="20"/>
            <w:szCs w:val="20"/>
          </w:rPr>
          <w:t xml:space="preserve">       DIR      104,2     4096          2 /</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47" w:author="Unknown"/>
          <w:rFonts w:ascii="Courier" w:eastAsia="Times New Roman" w:hAnsi="Courier" w:cs="Courier New"/>
          <w:color w:val="FFFFFF"/>
          <w:sz w:val="20"/>
          <w:szCs w:val="20"/>
        </w:rPr>
      </w:pPr>
      <w:ins w:id="48" w:author="Unknown">
        <w:r w:rsidRPr="00D91E91">
          <w:rPr>
            <w:rFonts w:ascii="Courier" w:eastAsia="Times New Roman" w:hAnsi="Courier" w:cs="Courier New"/>
            <w:color w:val="FFFFFF"/>
            <w:sz w:val="20"/>
            <w:szCs w:val="20"/>
          </w:rPr>
          <w:t xml:space="preserve">init          1      </w:t>
        </w:r>
        <w:proofErr w:type="gramStart"/>
        <w:r w:rsidRPr="00D91E91">
          <w:rPr>
            <w:rFonts w:ascii="Courier" w:eastAsia="Times New Roman" w:hAnsi="Courier" w:cs="Courier New"/>
            <w:color w:val="FFFFFF"/>
            <w:sz w:val="20"/>
            <w:szCs w:val="20"/>
          </w:rPr>
          <w:t>root  txt</w:t>
        </w:r>
        <w:proofErr w:type="gramEnd"/>
        <w:r w:rsidRPr="00D91E91">
          <w:rPr>
            <w:rFonts w:ascii="Courier" w:eastAsia="Times New Roman" w:hAnsi="Courier" w:cs="Courier New"/>
            <w:color w:val="FFFFFF"/>
            <w:sz w:val="20"/>
            <w:szCs w:val="20"/>
          </w:rPr>
          <w:t xml:space="preserve">       REG      104,2    38652   17710339 /sbin/init</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49" w:author="Unknown"/>
          <w:rFonts w:ascii="Courier" w:eastAsia="Times New Roman" w:hAnsi="Courier" w:cs="Courier New"/>
          <w:color w:val="FFFFFF"/>
          <w:sz w:val="20"/>
          <w:szCs w:val="20"/>
        </w:rPr>
      </w:pPr>
      <w:ins w:id="50" w:author="Unknown">
        <w:r w:rsidRPr="00D91E91">
          <w:rPr>
            <w:rFonts w:ascii="Courier" w:eastAsia="Times New Roman" w:hAnsi="Courier" w:cs="Courier New"/>
            <w:color w:val="FFFFFF"/>
            <w:sz w:val="20"/>
            <w:szCs w:val="20"/>
          </w:rPr>
          <w:t xml:space="preserve">init          1      </w:t>
        </w:r>
        <w:proofErr w:type="gramStart"/>
        <w:r w:rsidRPr="00D91E91">
          <w:rPr>
            <w:rFonts w:ascii="Courier" w:eastAsia="Times New Roman" w:hAnsi="Courier" w:cs="Courier New"/>
            <w:color w:val="FFFFFF"/>
            <w:sz w:val="20"/>
            <w:szCs w:val="20"/>
          </w:rPr>
          <w:t>root  mem</w:t>
        </w:r>
        <w:proofErr w:type="gramEnd"/>
        <w:r w:rsidRPr="00D91E91">
          <w:rPr>
            <w:rFonts w:ascii="Courier" w:eastAsia="Times New Roman" w:hAnsi="Courier" w:cs="Courier New"/>
            <w:color w:val="FFFFFF"/>
            <w:sz w:val="20"/>
            <w:szCs w:val="20"/>
          </w:rPr>
          <w:t xml:space="preserve">       REG      104,2   129900     196453 /lib/ld-2.5.so</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51" w:author="Unknown"/>
          <w:rFonts w:ascii="Courier" w:eastAsia="Times New Roman" w:hAnsi="Courier" w:cs="Courier New"/>
          <w:color w:val="FFFFFF"/>
          <w:sz w:val="20"/>
          <w:szCs w:val="20"/>
        </w:rPr>
      </w:pPr>
      <w:ins w:id="52" w:author="Unknown">
        <w:r w:rsidRPr="00D91E91">
          <w:rPr>
            <w:rFonts w:ascii="Courier" w:eastAsia="Times New Roman" w:hAnsi="Courier" w:cs="Courier New"/>
            <w:color w:val="FFFFFF"/>
            <w:sz w:val="20"/>
            <w:szCs w:val="20"/>
          </w:rPr>
          <w:t xml:space="preserve">init          1      </w:t>
        </w:r>
        <w:proofErr w:type="gramStart"/>
        <w:r w:rsidRPr="00D91E91">
          <w:rPr>
            <w:rFonts w:ascii="Courier" w:eastAsia="Times New Roman" w:hAnsi="Courier" w:cs="Courier New"/>
            <w:color w:val="FFFFFF"/>
            <w:sz w:val="20"/>
            <w:szCs w:val="20"/>
          </w:rPr>
          <w:t>root  mem</w:t>
        </w:r>
        <w:proofErr w:type="gramEnd"/>
        <w:r w:rsidRPr="00D91E91">
          <w:rPr>
            <w:rFonts w:ascii="Courier" w:eastAsia="Times New Roman" w:hAnsi="Courier" w:cs="Courier New"/>
            <w:color w:val="FFFFFF"/>
            <w:sz w:val="20"/>
            <w:szCs w:val="20"/>
          </w:rPr>
          <w:t xml:space="preserve">       REG      104,2  1693812     196454 /lib/libc-2.5.so</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53" w:author="Unknown"/>
          <w:rFonts w:ascii="Courier" w:eastAsia="Times New Roman" w:hAnsi="Courier" w:cs="Courier New"/>
          <w:color w:val="FFFFFF"/>
          <w:sz w:val="20"/>
          <w:szCs w:val="20"/>
        </w:rPr>
      </w:pPr>
      <w:ins w:id="54" w:author="Unknown">
        <w:r w:rsidRPr="00D91E91">
          <w:rPr>
            <w:rFonts w:ascii="Courier" w:eastAsia="Times New Roman" w:hAnsi="Courier" w:cs="Courier New"/>
            <w:color w:val="FFFFFF"/>
            <w:sz w:val="20"/>
            <w:szCs w:val="20"/>
          </w:rPr>
          <w:t xml:space="preserve">init          1      </w:t>
        </w:r>
        <w:proofErr w:type="gramStart"/>
        <w:r w:rsidRPr="00D91E91">
          <w:rPr>
            <w:rFonts w:ascii="Courier" w:eastAsia="Times New Roman" w:hAnsi="Courier" w:cs="Courier New"/>
            <w:color w:val="FFFFFF"/>
            <w:sz w:val="20"/>
            <w:szCs w:val="20"/>
          </w:rPr>
          <w:t>root  mem</w:t>
        </w:r>
        <w:proofErr w:type="gramEnd"/>
        <w:r w:rsidRPr="00D91E91">
          <w:rPr>
            <w:rFonts w:ascii="Courier" w:eastAsia="Times New Roman" w:hAnsi="Courier" w:cs="Courier New"/>
            <w:color w:val="FFFFFF"/>
            <w:sz w:val="20"/>
            <w:szCs w:val="20"/>
          </w:rPr>
          <w:t xml:space="preserve">       REG      104,2    20668     196479 /lib/libdl-2.5.so</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55" w:author="Unknown"/>
          <w:rFonts w:ascii="Courier" w:eastAsia="Times New Roman" w:hAnsi="Courier" w:cs="Courier New"/>
          <w:color w:val="FFFFFF"/>
          <w:sz w:val="20"/>
          <w:szCs w:val="20"/>
        </w:rPr>
      </w:pPr>
      <w:ins w:id="56" w:author="Unknown">
        <w:r w:rsidRPr="00D91E91">
          <w:rPr>
            <w:rFonts w:ascii="Courier" w:eastAsia="Times New Roman" w:hAnsi="Courier" w:cs="Courier New"/>
            <w:color w:val="FFFFFF"/>
            <w:sz w:val="20"/>
            <w:szCs w:val="20"/>
          </w:rPr>
          <w:t xml:space="preserve">init          1      </w:t>
        </w:r>
        <w:proofErr w:type="gramStart"/>
        <w:r w:rsidRPr="00D91E91">
          <w:rPr>
            <w:rFonts w:ascii="Courier" w:eastAsia="Times New Roman" w:hAnsi="Courier" w:cs="Courier New"/>
            <w:color w:val="FFFFFF"/>
            <w:sz w:val="20"/>
            <w:szCs w:val="20"/>
          </w:rPr>
          <w:t>root  mem</w:t>
        </w:r>
        <w:proofErr w:type="gramEnd"/>
        <w:r w:rsidRPr="00D91E91">
          <w:rPr>
            <w:rFonts w:ascii="Courier" w:eastAsia="Times New Roman" w:hAnsi="Courier" w:cs="Courier New"/>
            <w:color w:val="FFFFFF"/>
            <w:sz w:val="20"/>
            <w:szCs w:val="20"/>
          </w:rPr>
          <w:t xml:space="preserve">       REG      104,2   245376     196419 /lib/libsepol.so.1</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57" w:author="Unknown"/>
          <w:rFonts w:ascii="Courier" w:eastAsia="Times New Roman" w:hAnsi="Courier" w:cs="Courier New"/>
          <w:color w:val="FFFFFF"/>
          <w:sz w:val="20"/>
          <w:szCs w:val="20"/>
        </w:rPr>
      </w:pPr>
      <w:ins w:id="58" w:author="Unknown">
        <w:r w:rsidRPr="00D91E91">
          <w:rPr>
            <w:rFonts w:ascii="Courier" w:eastAsia="Times New Roman" w:hAnsi="Courier" w:cs="Courier New"/>
            <w:color w:val="FFFFFF"/>
            <w:sz w:val="20"/>
            <w:szCs w:val="20"/>
          </w:rPr>
          <w:t xml:space="preserve">init          1      </w:t>
        </w:r>
        <w:proofErr w:type="gramStart"/>
        <w:r w:rsidRPr="00D91E91">
          <w:rPr>
            <w:rFonts w:ascii="Courier" w:eastAsia="Times New Roman" w:hAnsi="Courier" w:cs="Courier New"/>
            <w:color w:val="FFFFFF"/>
            <w:sz w:val="20"/>
            <w:szCs w:val="20"/>
          </w:rPr>
          <w:t>root  mem</w:t>
        </w:r>
        <w:proofErr w:type="gramEnd"/>
        <w:r w:rsidRPr="00D91E91">
          <w:rPr>
            <w:rFonts w:ascii="Courier" w:eastAsia="Times New Roman" w:hAnsi="Courier" w:cs="Courier New"/>
            <w:color w:val="FFFFFF"/>
            <w:sz w:val="20"/>
            <w:szCs w:val="20"/>
          </w:rPr>
          <w:t xml:space="preserve">       REG      104,2    93508     196431 /lib/libselinux.so.1</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59" w:author="Unknown"/>
          <w:rFonts w:ascii="Courier" w:eastAsia="Times New Roman" w:hAnsi="Courier" w:cs="Courier New"/>
          <w:color w:val="FFFFFF"/>
          <w:sz w:val="20"/>
          <w:szCs w:val="20"/>
        </w:rPr>
      </w:pPr>
      <w:ins w:id="60" w:author="Unknown">
        <w:r w:rsidRPr="00D91E91">
          <w:rPr>
            <w:rFonts w:ascii="Courier" w:eastAsia="Times New Roman" w:hAnsi="Courier" w:cs="Courier New"/>
            <w:color w:val="FFFFFF"/>
            <w:sz w:val="20"/>
            <w:szCs w:val="20"/>
          </w:rPr>
          <w:t>init          1      root   10u     FIFO       0,17                 953 /dev/initctl</w:t>
        </w:r>
      </w:ins>
    </w:p>
    <w:p w:rsidR="00BE3005" w:rsidRPr="00D91E91" w:rsidRDefault="00BE3005" w:rsidP="00BE3005">
      <w:pPr>
        <w:shd w:val="clear" w:color="auto" w:fill="FFFFFF"/>
        <w:spacing w:after="0" w:line="384" w:lineRule="atLeast"/>
        <w:textAlignment w:val="baseline"/>
        <w:rPr>
          <w:ins w:id="61" w:author="Unknown"/>
          <w:rFonts w:ascii="inherit" w:eastAsia="Times New Roman" w:hAnsi="inherit" w:cs="Arial"/>
          <w:color w:val="272727"/>
          <w:sz w:val="27"/>
          <w:szCs w:val="27"/>
        </w:rPr>
      </w:pPr>
      <w:ins w:id="62" w:author="Unknown">
        <w:r w:rsidRPr="00D91E91">
          <w:rPr>
            <w:rFonts w:ascii="inherit" w:eastAsia="Times New Roman" w:hAnsi="inherit" w:cs="Arial"/>
            <w:color w:val="333333"/>
            <w:sz w:val="27"/>
          </w:rPr>
          <w:t>More lsof command usage and examples :</w:t>
        </w:r>
        <w:r w:rsidRPr="00D91E91">
          <w:rPr>
            <w:rFonts w:ascii="inherit" w:eastAsia="Times New Roman" w:hAnsi="inherit" w:cs="Arial"/>
            <w:color w:val="272727"/>
            <w:sz w:val="27"/>
          </w:rPr>
          <w:t> </w:t>
        </w:r>
        <w:r w:rsidR="00ED61C9" w:rsidRPr="00D91E91">
          <w:rPr>
            <w:rFonts w:ascii="inherit" w:eastAsia="Times New Roman" w:hAnsi="inherit" w:cs="Arial"/>
            <w:color w:val="272727"/>
            <w:sz w:val="27"/>
            <w:szCs w:val="27"/>
          </w:rPr>
          <w:fldChar w:fldCharType="begin"/>
        </w:r>
        <w:r w:rsidRPr="00D91E91">
          <w:rPr>
            <w:rFonts w:ascii="inherit" w:eastAsia="Times New Roman" w:hAnsi="inherit" w:cs="Arial"/>
            <w:color w:val="272727"/>
            <w:sz w:val="27"/>
            <w:szCs w:val="27"/>
          </w:rPr>
          <w:instrText xml:space="preserve"> HYPERLINK "http://www.tecmint.com/10-lsof-command-examples-in-linux/" \t "_blank" </w:instrText>
        </w:r>
        <w:r w:rsidR="00ED61C9" w:rsidRPr="00D91E91">
          <w:rPr>
            <w:rFonts w:ascii="inherit" w:eastAsia="Times New Roman" w:hAnsi="inherit" w:cs="Arial"/>
            <w:color w:val="272727"/>
            <w:sz w:val="27"/>
            <w:szCs w:val="27"/>
          </w:rPr>
          <w:fldChar w:fldCharType="separate"/>
        </w:r>
        <w:r w:rsidRPr="00D91E91">
          <w:rPr>
            <w:rFonts w:ascii="inherit" w:eastAsia="Times New Roman" w:hAnsi="inherit" w:cs="Arial"/>
            <w:color w:val="2776C6"/>
            <w:sz w:val="27"/>
            <w:u w:val="single"/>
          </w:rPr>
          <w:t>10 lsof Command Examples in Linux</w:t>
        </w:r>
        <w:r w:rsidR="00ED61C9" w:rsidRPr="00D91E91">
          <w:rPr>
            <w:rFonts w:ascii="inherit" w:eastAsia="Times New Roman" w:hAnsi="inherit" w:cs="Arial"/>
            <w:color w:val="272727"/>
            <w:sz w:val="27"/>
            <w:szCs w:val="27"/>
          </w:rPr>
          <w:fldChar w:fldCharType="end"/>
        </w:r>
      </w:ins>
    </w:p>
    <w:p w:rsidR="00BE3005" w:rsidRPr="00D91E91" w:rsidRDefault="00BE3005" w:rsidP="00BE3005">
      <w:pPr>
        <w:pBdr>
          <w:bottom w:val="dashed" w:sz="6" w:space="0" w:color="DDDDDD"/>
        </w:pBdr>
        <w:shd w:val="clear" w:color="auto" w:fill="FFFFFF"/>
        <w:spacing w:after="210" w:line="312" w:lineRule="atLeast"/>
        <w:textAlignment w:val="baseline"/>
        <w:outlineLvl w:val="3"/>
        <w:rPr>
          <w:ins w:id="63" w:author="Unknown"/>
          <w:rFonts w:ascii="inherit" w:eastAsia="Times New Roman" w:hAnsi="inherit" w:cs="Arial"/>
          <w:color w:val="AA4B80"/>
          <w:spacing w:val="-5"/>
          <w:sz w:val="39"/>
          <w:szCs w:val="39"/>
        </w:rPr>
      </w:pPr>
      <w:ins w:id="64" w:author="Unknown">
        <w:r w:rsidRPr="00D91E91">
          <w:rPr>
            <w:rFonts w:ascii="inherit" w:eastAsia="Times New Roman" w:hAnsi="inherit" w:cs="Arial"/>
            <w:color w:val="AA4B80"/>
            <w:spacing w:val="-5"/>
            <w:sz w:val="39"/>
            <w:szCs w:val="39"/>
          </w:rPr>
          <w:t>4. Tcpdump – Network Packet Analyzer</w:t>
        </w:r>
      </w:ins>
    </w:p>
    <w:p w:rsidR="00BE3005" w:rsidRPr="00D91E91" w:rsidRDefault="00BE3005" w:rsidP="00BE3005">
      <w:pPr>
        <w:shd w:val="clear" w:color="auto" w:fill="FFFFFF"/>
        <w:spacing w:after="0" w:line="384" w:lineRule="atLeast"/>
        <w:textAlignment w:val="baseline"/>
        <w:rPr>
          <w:ins w:id="65" w:author="Unknown"/>
          <w:rFonts w:ascii="inherit" w:eastAsia="Times New Roman" w:hAnsi="inherit" w:cs="Arial"/>
          <w:color w:val="272727"/>
          <w:sz w:val="27"/>
          <w:szCs w:val="27"/>
        </w:rPr>
      </w:pPr>
      <w:ins w:id="66" w:author="Unknown">
        <w:r w:rsidRPr="00D91E91">
          <w:rPr>
            <w:rFonts w:ascii="inherit" w:eastAsia="Times New Roman" w:hAnsi="inherit" w:cs="Arial"/>
            <w:color w:val="333333"/>
            <w:sz w:val="27"/>
          </w:rPr>
          <w:t>Tcpdump</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one of the most widely used command-line</w:t>
        </w:r>
        <w:r w:rsidRPr="00D91E91">
          <w:rPr>
            <w:rFonts w:ascii="inherit" w:eastAsia="Times New Roman" w:hAnsi="inherit" w:cs="Arial"/>
            <w:color w:val="272727"/>
            <w:sz w:val="27"/>
          </w:rPr>
          <w:t> </w:t>
        </w:r>
        <w:r w:rsidRPr="00D91E91">
          <w:rPr>
            <w:rFonts w:ascii="inherit" w:eastAsia="Times New Roman" w:hAnsi="inherit" w:cs="Arial"/>
            <w:color w:val="333333"/>
            <w:sz w:val="27"/>
          </w:rPr>
          <w:t>network packet analyzer</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or</w:t>
        </w:r>
        <w:r w:rsidRPr="00D91E91">
          <w:rPr>
            <w:rFonts w:ascii="inherit" w:eastAsia="Times New Roman" w:hAnsi="inherit" w:cs="Arial"/>
            <w:color w:val="272727"/>
            <w:sz w:val="27"/>
          </w:rPr>
          <w:t> </w:t>
        </w:r>
        <w:r w:rsidRPr="00D91E91">
          <w:rPr>
            <w:rFonts w:ascii="inherit" w:eastAsia="Times New Roman" w:hAnsi="inherit" w:cs="Arial"/>
            <w:color w:val="333333"/>
            <w:sz w:val="27"/>
          </w:rPr>
          <w:t>packets sniffer</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program that is used capture or filter</w:t>
        </w:r>
        <w:r w:rsidRPr="00D91E91">
          <w:rPr>
            <w:rFonts w:ascii="inherit" w:eastAsia="Times New Roman" w:hAnsi="inherit" w:cs="Arial"/>
            <w:color w:val="272727"/>
            <w:sz w:val="27"/>
          </w:rPr>
          <w:t> </w:t>
        </w:r>
        <w:r w:rsidRPr="00D91E91">
          <w:rPr>
            <w:rFonts w:ascii="inherit" w:eastAsia="Times New Roman" w:hAnsi="inherit" w:cs="Arial"/>
            <w:color w:val="333333"/>
            <w:sz w:val="27"/>
          </w:rPr>
          <w:t>TCP/IP</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 xml:space="preserve">packets that received or transferred on a specific interface over a network. It also provides </w:t>
        </w:r>
        <w:proofErr w:type="gramStart"/>
        <w:r w:rsidRPr="00D91E91">
          <w:rPr>
            <w:rFonts w:ascii="inherit" w:eastAsia="Times New Roman" w:hAnsi="inherit" w:cs="Arial"/>
            <w:color w:val="272727"/>
            <w:sz w:val="27"/>
            <w:szCs w:val="27"/>
          </w:rPr>
          <w:t>a</w:t>
        </w:r>
        <w:proofErr w:type="gramEnd"/>
        <w:r w:rsidRPr="00D91E91">
          <w:rPr>
            <w:rFonts w:ascii="inherit" w:eastAsia="Times New Roman" w:hAnsi="inherit" w:cs="Arial"/>
            <w:color w:val="272727"/>
            <w:sz w:val="27"/>
            <w:szCs w:val="27"/>
          </w:rPr>
          <w:t xml:space="preserve"> option to save captured packages in a file for later analysis. tcpdump is almost available in all major Linux distributions.</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67" w:author="Unknown"/>
          <w:rFonts w:ascii="Courier" w:eastAsia="Times New Roman" w:hAnsi="Courier" w:cs="Courier New"/>
          <w:color w:val="FFFFFF"/>
          <w:sz w:val="20"/>
          <w:szCs w:val="20"/>
        </w:rPr>
      </w:pPr>
      <w:ins w:id="68" w:author="Unknown">
        <w:r w:rsidRPr="00D91E91">
          <w:rPr>
            <w:rFonts w:ascii="inherit" w:eastAsia="Times New Roman" w:hAnsi="inherit" w:cs="Courier New"/>
            <w:b/>
            <w:bCs/>
            <w:color w:val="FFFFFF"/>
            <w:sz w:val="20"/>
            <w:szCs w:val="20"/>
          </w:rPr>
          <w:t># tcpdump -i eth0</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69" w:author="Unknown"/>
          <w:rFonts w:ascii="Courier" w:eastAsia="Times New Roman" w:hAnsi="Courier" w:cs="Courier New"/>
          <w:color w:val="FFFFFF"/>
          <w:sz w:val="20"/>
          <w:szCs w:val="20"/>
        </w:rPr>
      </w:pPr>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70" w:author="Unknown"/>
          <w:rFonts w:ascii="Courier" w:eastAsia="Times New Roman" w:hAnsi="Courier" w:cs="Courier New"/>
          <w:color w:val="FFFFFF"/>
          <w:sz w:val="20"/>
          <w:szCs w:val="20"/>
        </w:rPr>
      </w:pPr>
      <w:ins w:id="71" w:author="Unknown">
        <w:r w:rsidRPr="00D91E91">
          <w:rPr>
            <w:rFonts w:ascii="Courier" w:eastAsia="Times New Roman" w:hAnsi="Courier" w:cs="Courier New"/>
            <w:color w:val="FFFFFF"/>
            <w:sz w:val="20"/>
            <w:szCs w:val="20"/>
          </w:rPr>
          <w:lastRenderedPageBreak/>
          <w:t>tcpdump: verbose output suppressed, use -v or -vv for full protocol decode</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72" w:author="Unknown"/>
          <w:rFonts w:ascii="Courier" w:eastAsia="Times New Roman" w:hAnsi="Courier" w:cs="Courier New"/>
          <w:color w:val="FFFFFF"/>
          <w:sz w:val="20"/>
          <w:szCs w:val="20"/>
        </w:rPr>
      </w:pPr>
      <w:ins w:id="73" w:author="Unknown">
        <w:r w:rsidRPr="00D91E91">
          <w:rPr>
            <w:rFonts w:ascii="Courier" w:eastAsia="Times New Roman" w:hAnsi="Courier" w:cs="Courier New"/>
            <w:color w:val="FFFFFF"/>
            <w:sz w:val="20"/>
            <w:szCs w:val="20"/>
          </w:rPr>
          <w:t>listening on eth0, link-type EN10MB (Ethernet), capture size 96 bytes</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74" w:author="Unknown"/>
          <w:rFonts w:ascii="Courier" w:eastAsia="Times New Roman" w:hAnsi="Courier" w:cs="Courier New"/>
          <w:color w:val="FFFFFF"/>
          <w:sz w:val="20"/>
          <w:szCs w:val="20"/>
        </w:rPr>
      </w:pPr>
      <w:ins w:id="75" w:author="Unknown">
        <w:r w:rsidRPr="00D91E91">
          <w:rPr>
            <w:rFonts w:ascii="Courier" w:eastAsia="Times New Roman" w:hAnsi="Courier" w:cs="Courier New"/>
            <w:color w:val="FFFFFF"/>
            <w:sz w:val="20"/>
            <w:szCs w:val="20"/>
          </w:rPr>
          <w:t xml:space="preserve">22:08:59.617628 IP tecmint.com.ssh &gt; </w:t>
        </w:r>
        <w:proofErr w:type="gramStart"/>
        <w:r w:rsidRPr="00D91E91">
          <w:rPr>
            <w:rFonts w:ascii="Courier" w:eastAsia="Times New Roman" w:hAnsi="Courier" w:cs="Courier New"/>
            <w:color w:val="FFFFFF"/>
            <w:sz w:val="20"/>
            <w:szCs w:val="20"/>
          </w:rPr>
          <w:t>115.113.134.3.static-mumbai.vsnl.net.in.</w:t>
        </w:r>
        <w:proofErr w:type="gramEnd"/>
        <w:r w:rsidRPr="00D91E91">
          <w:rPr>
            <w:rFonts w:ascii="Courier" w:eastAsia="Times New Roman" w:hAnsi="Courier" w:cs="Courier New"/>
            <w:color w:val="FFFFFF"/>
            <w:sz w:val="20"/>
            <w:szCs w:val="20"/>
          </w:rPr>
          <w:t>28472: P 2532133365:2532133481(116) ack 3561562349 win 9648</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76" w:author="Unknown"/>
          <w:rFonts w:ascii="Courier" w:eastAsia="Times New Roman" w:hAnsi="Courier" w:cs="Courier New"/>
          <w:color w:val="FFFFFF"/>
          <w:sz w:val="20"/>
          <w:szCs w:val="20"/>
        </w:rPr>
      </w:pPr>
      <w:ins w:id="77" w:author="Unknown">
        <w:r w:rsidRPr="00D91E91">
          <w:rPr>
            <w:rFonts w:ascii="Courier" w:eastAsia="Times New Roman" w:hAnsi="Courier" w:cs="Courier New"/>
            <w:color w:val="FFFFFF"/>
            <w:sz w:val="20"/>
            <w:szCs w:val="20"/>
          </w:rPr>
          <w:t xml:space="preserve">22:09:07.653466 IP tecmint.com.ssh &gt; </w:t>
        </w:r>
        <w:proofErr w:type="gramStart"/>
        <w:r w:rsidRPr="00D91E91">
          <w:rPr>
            <w:rFonts w:ascii="Courier" w:eastAsia="Times New Roman" w:hAnsi="Courier" w:cs="Courier New"/>
            <w:color w:val="FFFFFF"/>
            <w:sz w:val="20"/>
            <w:szCs w:val="20"/>
          </w:rPr>
          <w:t>115.113.134.3.static-mumbai.vsnl.net.in.</w:t>
        </w:r>
        <w:proofErr w:type="gramEnd"/>
        <w:r w:rsidRPr="00D91E91">
          <w:rPr>
            <w:rFonts w:ascii="Courier" w:eastAsia="Times New Roman" w:hAnsi="Courier" w:cs="Courier New"/>
            <w:color w:val="FFFFFF"/>
            <w:sz w:val="20"/>
            <w:szCs w:val="20"/>
          </w:rPr>
          <w:t>28472: P 116:232(116) ack 1 win 9648</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78" w:author="Unknown"/>
          <w:rFonts w:ascii="Courier" w:eastAsia="Times New Roman" w:hAnsi="Courier" w:cs="Courier New"/>
          <w:color w:val="FFFFFF"/>
          <w:sz w:val="20"/>
          <w:szCs w:val="20"/>
        </w:rPr>
      </w:pPr>
      <w:ins w:id="79" w:author="Unknown">
        <w:r w:rsidRPr="00D91E91">
          <w:rPr>
            <w:rFonts w:ascii="Courier" w:eastAsia="Times New Roman" w:hAnsi="Courier" w:cs="Courier New"/>
            <w:color w:val="FFFFFF"/>
            <w:sz w:val="20"/>
            <w:szCs w:val="20"/>
          </w:rPr>
          <w:t xml:space="preserve">22:08:59.617916 IP </w:t>
        </w:r>
        <w:proofErr w:type="gramStart"/>
        <w:r w:rsidRPr="00D91E91">
          <w:rPr>
            <w:rFonts w:ascii="Courier" w:eastAsia="Times New Roman" w:hAnsi="Courier" w:cs="Courier New"/>
            <w:color w:val="FFFFFF"/>
            <w:sz w:val="20"/>
            <w:szCs w:val="20"/>
          </w:rPr>
          <w:t>115.113.134.3.static-mumbai.vsnl.net.in.</w:t>
        </w:r>
        <w:proofErr w:type="gramEnd"/>
        <w:r w:rsidRPr="00D91E91">
          <w:rPr>
            <w:rFonts w:ascii="Courier" w:eastAsia="Times New Roman" w:hAnsi="Courier" w:cs="Courier New"/>
            <w:color w:val="FFFFFF"/>
            <w:sz w:val="20"/>
            <w:szCs w:val="20"/>
          </w:rPr>
          <w:t>28472 &gt; tecmint.com.ssh: . ack 116 win 64347</w:t>
        </w:r>
      </w:ins>
    </w:p>
    <w:p w:rsidR="00BE3005" w:rsidRPr="00D91E91" w:rsidRDefault="00BE3005" w:rsidP="00BE3005">
      <w:pPr>
        <w:shd w:val="clear" w:color="auto" w:fill="FFFFFF"/>
        <w:spacing w:after="0" w:line="384" w:lineRule="atLeast"/>
        <w:textAlignment w:val="baseline"/>
        <w:rPr>
          <w:ins w:id="80" w:author="Unknown"/>
          <w:rFonts w:ascii="inherit" w:eastAsia="Times New Roman" w:hAnsi="inherit" w:cs="Arial"/>
          <w:color w:val="272727"/>
          <w:sz w:val="27"/>
          <w:szCs w:val="27"/>
        </w:rPr>
      </w:pPr>
      <w:ins w:id="81" w:author="Unknown">
        <w:r w:rsidRPr="00D91E91">
          <w:rPr>
            <w:rFonts w:ascii="inherit" w:eastAsia="Times New Roman" w:hAnsi="inherit" w:cs="Arial"/>
            <w:color w:val="333333"/>
            <w:sz w:val="27"/>
          </w:rPr>
          <w:t>For more tcpdump usage read :</w:t>
        </w:r>
        <w:r w:rsidRPr="00D91E91">
          <w:rPr>
            <w:rFonts w:ascii="inherit" w:eastAsia="Times New Roman" w:hAnsi="inherit" w:cs="Arial"/>
            <w:color w:val="272727"/>
            <w:sz w:val="27"/>
          </w:rPr>
          <w:t> </w:t>
        </w:r>
        <w:r w:rsidR="00ED61C9" w:rsidRPr="00D91E91">
          <w:rPr>
            <w:rFonts w:ascii="inherit" w:eastAsia="Times New Roman" w:hAnsi="inherit" w:cs="Arial"/>
            <w:color w:val="272727"/>
            <w:sz w:val="27"/>
            <w:szCs w:val="27"/>
          </w:rPr>
          <w:fldChar w:fldCharType="begin"/>
        </w:r>
        <w:r w:rsidRPr="00D91E91">
          <w:rPr>
            <w:rFonts w:ascii="inherit" w:eastAsia="Times New Roman" w:hAnsi="inherit" w:cs="Arial"/>
            <w:color w:val="272727"/>
            <w:sz w:val="27"/>
            <w:szCs w:val="27"/>
          </w:rPr>
          <w:instrText xml:space="preserve"> HYPERLINK "http://www.tecmint.com/12-tcpdump-commands-a-network-sniffer-tool/" \t "_blank" </w:instrText>
        </w:r>
        <w:r w:rsidR="00ED61C9" w:rsidRPr="00D91E91">
          <w:rPr>
            <w:rFonts w:ascii="inherit" w:eastAsia="Times New Roman" w:hAnsi="inherit" w:cs="Arial"/>
            <w:color w:val="272727"/>
            <w:sz w:val="27"/>
            <w:szCs w:val="27"/>
          </w:rPr>
          <w:fldChar w:fldCharType="separate"/>
        </w:r>
        <w:r w:rsidRPr="00D91E91">
          <w:rPr>
            <w:rFonts w:ascii="inherit" w:eastAsia="Times New Roman" w:hAnsi="inherit" w:cs="Arial"/>
            <w:color w:val="2776C6"/>
            <w:sz w:val="27"/>
            <w:u w:val="single"/>
          </w:rPr>
          <w:t>12 Tcpdump Command Examples in Linux</w:t>
        </w:r>
        <w:r w:rsidR="00ED61C9" w:rsidRPr="00D91E91">
          <w:rPr>
            <w:rFonts w:ascii="inherit" w:eastAsia="Times New Roman" w:hAnsi="inherit" w:cs="Arial"/>
            <w:color w:val="272727"/>
            <w:sz w:val="27"/>
            <w:szCs w:val="27"/>
          </w:rPr>
          <w:fldChar w:fldCharType="end"/>
        </w:r>
      </w:ins>
    </w:p>
    <w:p w:rsidR="00BE3005" w:rsidRPr="00D91E91" w:rsidRDefault="00BE3005" w:rsidP="00BE3005">
      <w:pPr>
        <w:pBdr>
          <w:bottom w:val="dashed" w:sz="6" w:space="0" w:color="DDDDDD"/>
        </w:pBdr>
        <w:shd w:val="clear" w:color="auto" w:fill="FFFFFF"/>
        <w:spacing w:after="210" w:line="312" w:lineRule="atLeast"/>
        <w:textAlignment w:val="baseline"/>
        <w:outlineLvl w:val="3"/>
        <w:rPr>
          <w:ins w:id="82" w:author="Unknown"/>
          <w:rFonts w:ascii="inherit" w:eastAsia="Times New Roman" w:hAnsi="inherit" w:cs="Arial"/>
          <w:color w:val="AA4B80"/>
          <w:spacing w:val="-5"/>
          <w:sz w:val="39"/>
          <w:szCs w:val="39"/>
        </w:rPr>
      </w:pPr>
      <w:ins w:id="83" w:author="Unknown">
        <w:r w:rsidRPr="00D91E91">
          <w:rPr>
            <w:rFonts w:ascii="inherit" w:eastAsia="Times New Roman" w:hAnsi="inherit" w:cs="Arial"/>
            <w:color w:val="AA4B80"/>
            <w:spacing w:val="-5"/>
            <w:sz w:val="39"/>
            <w:szCs w:val="39"/>
          </w:rPr>
          <w:t>5. Netstat – Network Statistics</w:t>
        </w:r>
      </w:ins>
    </w:p>
    <w:p w:rsidR="00BE3005" w:rsidRPr="00D91E91" w:rsidRDefault="00BE3005" w:rsidP="00BE3005">
      <w:pPr>
        <w:shd w:val="clear" w:color="auto" w:fill="FFFFFF"/>
        <w:spacing w:after="0" w:line="384" w:lineRule="atLeast"/>
        <w:textAlignment w:val="baseline"/>
        <w:rPr>
          <w:ins w:id="84" w:author="Unknown"/>
          <w:rFonts w:ascii="inherit" w:eastAsia="Times New Roman" w:hAnsi="inherit" w:cs="Arial"/>
          <w:color w:val="272727"/>
          <w:sz w:val="27"/>
          <w:szCs w:val="27"/>
        </w:rPr>
      </w:pPr>
      <w:ins w:id="85" w:author="Unknown">
        <w:r w:rsidRPr="00D91E91">
          <w:rPr>
            <w:rFonts w:ascii="inherit" w:eastAsia="Times New Roman" w:hAnsi="inherit" w:cs="Arial"/>
            <w:color w:val="333333"/>
            <w:sz w:val="27"/>
          </w:rPr>
          <w:t>Netstat</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is a command line tool for monitoring</w:t>
        </w:r>
        <w:r w:rsidRPr="00D91E91">
          <w:rPr>
            <w:rFonts w:ascii="inherit" w:eastAsia="Times New Roman" w:hAnsi="inherit" w:cs="Arial"/>
            <w:color w:val="272727"/>
            <w:sz w:val="27"/>
          </w:rPr>
          <w:t> </w:t>
        </w:r>
        <w:r w:rsidRPr="00D91E91">
          <w:rPr>
            <w:rFonts w:ascii="inherit" w:eastAsia="Times New Roman" w:hAnsi="inherit" w:cs="Arial"/>
            <w:color w:val="333333"/>
            <w:sz w:val="27"/>
          </w:rPr>
          <w:t>incoming</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and</w:t>
        </w:r>
        <w:r w:rsidRPr="00D91E91">
          <w:rPr>
            <w:rFonts w:ascii="inherit" w:eastAsia="Times New Roman" w:hAnsi="inherit" w:cs="Arial"/>
            <w:color w:val="272727"/>
            <w:sz w:val="27"/>
          </w:rPr>
          <w:t> </w:t>
        </w:r>
        <w:r w:rsidRPr="00D91E91">
          <w:rPr>
            <w:rFonts w:ascii="inherit" w:eastAsia="Times New Roman" w:hAnsi="inherit" w:cs="Arial"/>
            <w:color w:val="333333"/>
            <w:sz w:val="27"/>
          </w:rPr>
          <w:t>outgoing network</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packets statistics as well as interface statistics. It is very useful tool for every system administrator to monitor network performance and troubleshoot network related problems.</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86" w:author="Unknown"/>
          <w:rFonts w:ascii="Courier" w:eastAsia="Times New Roman" w:hAnsi="Courier" w:cs="Courier New"/>
          <w:color w:val="FFFFFF"/>
          <w:sz w:val="20"/>
          <w:szCs w:val="20"/>
        </w:rPr>
      </w:pPr>
      <w:ins w:id="87" w:author="Unknown">
        <w:r w:rsidRPr="00D91E91">
          <w:rPr>
            <w:rFonts w:ascii="inherit" w:eastAsia="Times New Roman" w:hAnsi="inherit" w:cs="Courier New"/>
            <w:b/>
            <w:bCs/>
            <w:color w:val="FFFFFF"/>
            <w:sz w:val="20"/>
            <w:szCs w:val="20"/>
          </w:rPr>
          <w:t># netstat -a | more</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88" w:author="Unknown"/>
          <w:rFonts w:ascii="Courier" w:eastAsia="Times New Roman" w:hAnsi="Courier" w:cs="Courier New"/>
          <w:color w:val="FFFFFF"/>
          <w:sz w:val="20"/>
          <w:szCs w:val="20"/>
        </w:rPr>
      </w:pPr>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89" w:author="Unknown"/>
          <w:rFonts w:ascii="Courier" w:eastAsia="Times New Roman" w:hAnsi="Courier" w:cs="Courier New"/>
          <w:color w:val="FFFFFF"/>
          <w:sz w:val="20"/>
          <w:szCs w:val="20"/>
        </w:rPr>
      </w:pPr>
      <w:ins w:id="90" w:author="Unknown">
        <w:r w:rsidRPr="00D91E91">
          <w:rPr>
            <w:rFonts w:ascii="Courier" w:eastAsia="Times New Roman" w:hAnsi="Courier" w:cs="Courier New"/>
            <w:color w:val="FFFFFF"/>
            <w:sz w:val="20"/>
            <w:szCs w:val="20"/>
          </w:rPr>
          <w:t>Active Internet connections (servers and established)</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91" w:author="Unknown"/>
          <w:rFonts w:ascii="Courier" w:eastAsia="Times New Roman" w:hAnsi="Courier" w:cs="Courier New"/>
          <w:color w:val="FFFFFF"/>
          <w:sz w:val="20"/>
          <w:szCs w:val="20"/>
        </w:rPr>
      </w:pPr>
      <w:ins w:id="92" w:author="Unknown">
        <w:r w:rsidRPr="00D91E91">
          <w:rPr>
            <w:rFonts w:ascii="Courier" w:eastAsia="Times New Roman" w:hAnsi="Courier" w:cs="Courier New"/>
            <w:color w:val="FFFFFF"/>
            <w:sz w:val="20"/>
            <w:szCs w:val="20"/>
          </w:rPr>
          <w:t>Proto Recv-Q Send-Q Local Address               Foreign Address             State</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93" w:author="Unknown"/>
          <w:rFonts w:ascii="Courier" w:eastAsia="Times New Roman" w:hAnsi="Courier" w:cs="Courier New"/>
          <w:color w:val="FFFFFF"/>
          <w:sz w:val="20"/>
          <w:szCs w:val="20"/>
        </w:rPr>
      </w:pPr>
      <w:ins w:id="94" w:author="Unknown">
        <w:r w:rsidRPr="00D91E91">
          <w:rPr>
            <w:rFonts w:ascii="Courier" w:eastAsia="Times New Roman" w:hAnsi="Courier" w:cs="Courier New"/>
            <w:color w:val="FFFFFF"/>
            <w:sz w:val="20"/>
            <w:szCs w:val="20"/>
          </w:rPr>
          <w:t xml:space="preserve">tcp        0      0 </w:t>
        </w:r>
        <w:proofErr w:type="gramStart"/>
        <w:r w:rsidRPr="00D91E91">
          <w:rPr>
            <w:rFonts w:ascii="Courier" w:eastAsia="Times New Roman" w:hAnsi="Courier" w:cs="Courier New"/>
            <w:color w:val="FFFFFF"/>
            <w:sz w:val="20"/>
            <w:szCs w:val="20"/>
          </w:rPr>
          <w:t>*:mysql</w:t>
        </w:r>
        <w:proofErr w:type="gramEnd"/>
        <w:r w:rsidRPr="00D91E91">
          <w:rPr>
            <w:rFonts w:ascii="Courier" w:eastAsia="Times New Roman" w:hAnsi="Courier" w:cs="Courier New"/>
            <w:color w:val="FFFFFF"/>
            <w:sz w:val="20"/>
            <w:szCs w:val="20"/>
          </w:rPr>
          <w:t xml:space="preserve">                     *:*                         LISTEN</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95" w:author="Unknown"/>
          <w:rFonts w:ascii="Courier" w:eastAsia="Times New Roman" w:hAnsi="Courier" w:cs="Courier New"/>
          <w:color w:val="FFFFFF"/>
          <w:sz w:val="20"/>
          <w:szCs w:val="20"/>
        </w:rPr>
      </w:pPr>
      <w:ins w:id="96" w:author="Unknown">
        <w:r w:rsidRPr="00D91E91">
          <w:rPr>
            <w:rFonts w:ascii="Courier" w:eastAsia="Times New Roman" w:hAnsi="Courier" w:cs="Courier New"/>
            <w:color w:val="FFFFFF"/>
            <w:sz w:val="20"/>
            <w:szCs w:val="20"/>
          </w:rPr>
          <w:t xml:space="preserve">tcp        0      0 </w:t>
        </w:r>
        <w:proofErr w:type="gramStart"/>
        <w:r w:rsidRPr="00D91E91">
          <w:rPr>
            <w:rFonts w:ascii="Courier" w:eastAsia="Times New Roman" w:hAnsi="Courier" w:cs="Courier New"/>
            <w:color w:val="FFFFFF"/>
            <w:sz w:val="20"/>
            <w:szCs w:val="20"/>
          </w:rPr>
          <w:t>*:sunrpc</w:t>
        </w:r>
        <w:proofErr w:type="gramEnd"/>
        <w:r w:rsidRPr="00D91E91">
          <w:rPr>
            <w:rFonts w:ascii="Courier" w:eastAsia="Times New Roman" w:hAnsi="Courier" w:cs="Courier New"/>
            <w:color w:val="FFFFFF"/>
            <w:sz w:val="20"/>
            <w:szCs w:val="20"/>
          </w:rPr>
          <w:t xml:space="preserve">                    *:*                         LISTEN</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97" w:author="Unknown"/>
          <w:rFonts w:ascii="Courier" w:eastAsia="Times New Roman" w:hAnsi="Courier" w:cs="Courier New"/>
          <w:color w:val="FFFFFF"/>
          <w:sz w:val="20"/>
          <w:szCs w:val="20"/>
        </w:rPr>
      </w:pPr>
      <w:ins w:id="98" w:author="Unknown">
        <w:r w:rsidRPr="00D91E91">
          <w:rPr>
            <w:rFonts w:ascii="Courier" w:eastAsia="Times New Roman" w:hAnsi="Courier" w:cs="Courier New"/>
            <w:color w:val="FFFFFF"/>
            <w:sz w:val="20"/>
            <w:szCs w:val="20"/>
          </w:rPr>
          <w:t xml:space="preserve">tcp        0      0 </w:t>
        </w:r>
        <w:proofErr w:type="gramStart"/>
        <w:r w:rsidRPr="00D91E91">
          <w:rPr>
            <w:rFonts w:ascii="Courier" w:eastAsia="Times New Roman" w:hAnsi="Courier" w:cs="Courier New"/>
            <w:color w:val="FFFFFF"/>
            <w:sz w:val="20"/>
            <w:szCs w:val="20"/>
          </w:rPr>
          <w:t>*:realm</w:t>
        </w:r>
        <w:proofErr w:type="gramEnd"/>
        <w:r w:rsidRPr="00D91E91">
          <w:rPr>
            <w:rFonts w:ascii="Courier" w:eastAsia="Times New Roman" w:hAnsi="Courier" w:cs="Courier New"/>
            <w:color w:val="FFFFFF"/>
            <w:sz w:val="20"/>
            <w:szCs w:val="20"/>
          </w:rPr>
          <w:t>-rusd                *:*                         LISTEN</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99" w:author="Unknown"/>
          <w:rFonts w:ascii="Courier" w:eastAsia="Times New Roman" w:hAnsi="Courier" w:cs="Courier New"/>
          <w:color w:val="FFFFFF"/>
          <w:sz w:val="20"/>
          <w:szCs w:val="20"/>
        </w:rPr>
      </w:pPr>
      <w:ins w:id="100" w:author="Unknown">
        <w:r w:rsidRPr="00D91E91">
          <w:rPr>
            <w:rFonts w:ascii="Courier" w:eastAsia="Times New Roman" w:hAnsi="Courier" w:cs="Courier New"/>
            <w:color w:val="FFFFFF"/>
            <w:sz w:val="20"/>
            <w:szCs w:val="20"/>
          </w:rPr>
          <w:t xml:space="preserve">tcp        0      0 </w:t>
        </w:r>
        <w:proofErr w:type="gramStart"/>
        <w:r w:rsidRPr="00D91E91">
          <w:rPr>
            <w:rFonts w:ascii="Courier" w:eastAsia="Times New Roman" w:hAnsi="Courier" w:cs="Courier New"/>
            <w:color w:val="FFFFFF"/>
            <w:sz w:val="20"/>
            <w:szCs w:val="20"/>
          </w:rPr>
          <w:t>*:ftp</w:t>
        </w:r>
        <w:proofErr w:type="gramEnd"/>
        <w:r w:rsidRPr="00D91E91">
          <w:rPr>
            <w:rFonts w:ascii="Courier" w:eastAsia="Times New Roman" w:hAnsi="Courier" w:cs="Courier New"/>
            <w:color w:val="FFFFFF"/>
            <w:sz w:val="20"/>
            <w:szCs w:val="20"/>
          </w:rPr>
          <w:t xml:space="preserve">                       *:*                         LISTEN</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01" w:author="Unknown"/>
          <w:rFonts w:ascii="Courier" w:eastAsia="Times New Roman" w:hAnsi="Courier" w:cs="Courier New"/>
          <w:color w:val="FFFFFF"/>
          <w:sz w:val="20"/>
          <w:szCs w:val="20"/>
        </w:rPr>
      </w:pPr>
      <w:ins w:id="102" w:author="Unknown">
        <w:r w:rsidRPr="00D91E91">
          <w:rPr>
            <w:rFonts w:ascii="Courier" w:eastAsia="Times New Roman" w:hAnsi="Courier" w:cs="Courier New"/>
            <w:color w:val="FFFFFF"/>
            <w:sz w:val="20"/>
            <w:szCs w:val="20"/>
          </w:rPr>
          <w:t xml:space="preserve">tcp        0      0 </w:t>
        </w:r>
        <w:proofErr w:type="gramStart"/>
        <w:r w:rsidRPr="00D91E91">
          <w:rPr>
            <w:rFonts w:ascii="Courier" w:eastAsia="Times New Roman" w:hAnsi="Courier" w:cs="Courier New"/>
            <w:color w:val="FFFFFF"/>
            <w:sz w:val="20"/>
            <w:szCs w:val="20"/>
          </w:rPr>
          <w:t>localhost.localdomain</w:t>
        </w:r>
        <w:proofErr w:type="gramEnd"/>
        <w:r w:rsidRPr="00D91E91">
          <w:rPr>
            <w:rFonts w:ascii="Courier" w:eastAsia="Times New Roman" w:hAnsi="Courier" w:cs="Courier New"/>
            <w:color w:val="FFFFFF"/>
            <w:sz w:val="20"/>
            <w:szCs w:val="20"/>
          </w:rPr>
          <w:t>:ipp   *:*                         LISTEN</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03" w:author="Unknown"/>
          <w:rFonts w:ascii="Courier" w:eastAsia="Times New Roman" w:hAnsi="Courier" w:cs="Courier New"/>
          <w:color w:val="FFFFFF"/>
          <w:sz w:val="20"/>
          <w:szCs w:val="20"/>
        </w:rPr>
      </w:pPr>
      <w:ins w:id="104" w:author="Unknown">
        <w:r w:rsidRPr="00D91E91">
          <w:rPr>
            <w:rFonts w:ascii="Courier" w:eastAsia="Times New Roman" w:hAnsi="Courier" w:cs="Courier New"/>
            <w:color w:val="FFFFFF"/>
            <w:sz w:val="20"/>
            <w:szCs w:val="20"/>
          </w:rPr>
          <w:t xml:space="preserve">tcp        0      0 </w:t>
        </w:r>
        <w:proofErr w:type="gramStart"/>
        <w:r w:rsidRPr="00D91E91">
          <w:rPr>
            <w:rFonts w:ascii="Courier" w:eastAsia="Times New Roman" w:hAnsi="Courier" w:cs="Courier New"/>
            <w:color w:val="FFFFFF"/>
            <w:sz w:val="20"/>
            <w:szCs w:val="20"/>
          </w:rPr>
          <w:t>localhost.localdomain</w:t>
        </w:r>
        <w:proofErr w:type="gramEnd"/>
        <w:r w:rsidRPr="00D91E91">
          <w:rPr>
            <w:rFonts w:ascii="Courier" w:eastAsia="Times New Roman" w:hAnsi="Courier" w:cs="Courier New"/>
            <w:color w:val="FFFFFF"/>
            <w:sz w:val="20"/>
            <w:szCs w:val="20"/>
          </w:rPr>
          <w:t>:smtp  *:*                         LISTEN</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05" w:author="Unknown"/>
          <w:rFonts w:ascii="Courier" w:eastAsia="Times New Roman" w:hAnsi="Courier" w:cs="Courier New"/>
          <w:color w:val="FFFFFF"/>
          <w:sz w:val="20"/>
          <w:szCs w:val="20"/>
        </w:rPr>
      </w:pPr>
      <w:ins w:id="106" w:author="Unknown">
        <w:r w:rsidRPr="00D91E91">
          <w:rPr>
            <w:rFonts w:ascii="Courier" w:eastAsia="Times New Roman" w:hAnsi="Courier" w:cs="Courier New"/>
            <w:color w:val="FFFFFF"/>
            <w:sz w:val="20"/>
            <w:szCs w:val="20"/>
          </w:rPr>
          <w:t xml:space="preserve">tcp        0      0 </w:t>
        </w:r>
        <w:proofErr w:type="gramStart"/>
        <w:r w:rsidRPr="00D91E91">
          <w:rPr>
            <w:rFonts w:ascii="Courier" w:eastAsia="Times New Roman" w:hAnsi="Courier" w:cs="Courier New"/>
            <w:color w:val="FFFFFF"/>
            <w:sz w:val="20"/>
            <w:szCs w:val="20"/>
          </w:rPr>
          <w:t>localhost.localdomain</w:t>
        </w:r>
        <w:proofErr w:type="gramEnd"/>
        <w:r w:rsidRPr="00D91E91">
          <w:rPr>
            <w:rFonts w:ascii="Courier" w:eastAsia="Times New Roman" w:hAnsi="Courier" w:cs="Courier New"/>
            <w:color w:val="FFFFFF"/>
            <w:sz w:val="20"/>
            <w:szCs w:val="20"/>
          </w:rPr>
          <w:t>:smtp  localhost.localdomain:42709 TIME_WAIT</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07" w:author="Unknown"/>
          <w:rFonts w:ascii="Courier" w:eastAsia="Times New Roman" w:hAnsi="Courier" w:cs="Courier New"/>
          <w:color w:val="FFFFFF"/>
          <w:sz w:val="20"/>
          <w:szCs w:val="20"/>
        </w:rPr>
      </w:pPr>
      <w:ins w:id="108" w:author="Unknown">
        <w:r w:rsidRPr="00D91E91">
          <w:rPr>
            <w:rFonts w:ascii="Courier" w:eastAsia="Times New Roman" w:hAnsi="Courier" w:cs="Courier New"/>
            <w:color w:val="FFFFFF"/>
            <w:sz w:val="20"/>
            <w:szCs w:val="20"/>
          </w:rPr>
          <w:t xml:space="preserve">tcp        0      0 </w:t>
        </w:r>
        <w:proofErr w:type="gramStart"/>
        <w:r w:rsidRPr="00D91E91">
          <w:rPr>
            <w:rFonts w:ascii="Courier" w:eastAsia="Times New Roman" w:hAnsi="Courier" w:cs="Courier New"/>
            <w:color w:val="FFFFFF"/>
            <w:sz w:val="20"/>
            <w:szCs w:val="20"/>
          </w:rPr>
          <w:t>localhost.localdomain</w:t>
        </w:r>
        <w:proofErr w:type="gramEnd"/>
        <w:r w:rsidRPr="00D91E91">
          <w:rPr>
            <w:rFonts w:ascii="Courier" w:eastAsia="Times New Roman" w:hAnsi="Courier" w:cs="Courier New"/>
            <w:color w:val="FFFFFF"/>
            <w:sz w:val="20"/>
            <w:szCs w:val="20"/>
          </w:rPr>
          <w:t>:smtp  localhost.localdomain:42710 TIME_WAIT</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09" w:author="Unknown"/>
          <w:rFonts w:ascii="Courier" w:eastAsia="Times New Roman" w:hAnsi="Courier" w:cs="Courier New"/>
          <w:color w:val="FFFFFF"/>
          <w:sz w:val="20"/>
          <w:szCs w:val="20"/>
        </w:rPr>
      </w:pPr>
      <w:ins w:id="110" w:author="Unknown">
        <w:r w:rsidRPr="00D91E91">
          <w:rPr>
            <w:rFonts w:ascii="Courier" w:eastAsia="Times New Roman" w:hAnsi="Courier" w:cs="Courier New"/>
            <w:color w:val="FFFFFF"/>
            <w:sz w:val="20"/>
            <w:szCs w:val="20"/>
          </w:rPr>
          <w:t xml:space="preserve">tcp        0      0 </w:t>
        </w:r>
        <w:proofErr w:type="gramStart"/>
        <w:r w:rsidRPr="00D91E91">
          <w:rPr>
            <w:rFonts w:ascii="Courier" w:eastAsia="Times New Roman" w:hAnsi="Courier" w:cs="Courier New"/>
            <w:color w:val="FFFFFF"/>
            <w:sz w:val="20"/>
            <w:szCs w:val="20"/>
          </w:rPr>
          <w:t>*:http</w:t>
        </w:r>
        <w:proofErr w:type="gramEnd"/>
        <w:r w:rsidRPr="00D91E91">
          <w:rPr>
            <w:rFonts w:ascii="Courier" w:eastAsia="Times New Roman" w:hAnsi="Courier" w:cs="Courier New"/>
            <w:color w:val="FFFFFF"/>
            <w:sz w:val="20"/>
            <w:szCs w:val="20"/>
          </w:rPr>
          <w:t xml:space="preserve">                      *:*                         LISTEN</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11" w:author="Unknown"/>
          <w:rFonts w:ascii="Courier" w:eastAsia="Times New Roman" w:hAnsi="Courier" w:cs="Courier New"/>
          <w:color w:val="FFFFFF"/>
          <w:sz w:val="20"/>
          <w:szCs w:val="20"/>
        </w:rPr>
      </w:pPr>
      <w:ins w:id="112" w:author="Unknown">
        <w:r w:rsidRPr="00D91E91">
          <w:rPr>
            <w:rFonts w:ascii="Courier" w:eastAsia="Times New Roman" w:hAnsi="Courier" w:cs="Courier New"/>
            <w:color w:val="FFFFFF"/>
            <w:sz w:val="20"/>
            <w:szCs w:val="20"/>
          </w:rPr>
          <w:t xml:space="preserve">tcp        0      0 *:ssh                       </w:t>
        </w:r>
        <w:proofErr w:type="gramStart"/>
        <w:r w:rsidRPr="00D91E91">
          <w:rPr>
            <w:rFonts w:ascii="Courier" w:eastAsia="Times New Roman" w:hAnsi="Courier" w:cs="Courier New"/>
            <w:color w:val="FFFFFF"/>
            <w:sz w:val="20"/>
            <w:szCs w:val="20"/>
          </w:rPr>
          <w:t>*:*</w:t>
        </w:r>
        <w:proofErr w:type="gramEnd"/>
        <w:r w:rsidRPr="00D91E91">
          <w:rPr>
            <w:rFonts w:ascii="Courier" w:eastAsia="Times New Roman" w:hAnsi="Courier" w:cs="Courier New"/>
            <w:color w:val="FFFFFF"/>
            <w:sz w:val="20"/>
            <w:szCs w:val="20"/>
          </w:rPr>
          <w:t xml:space="preserve">                         LISTEN</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13" w:author="Unknown"/>
          <w:rFonts w:ascii="Courier" w:eastAsia="Times New Roman" w:hAnsi="Courier" w:cs="Courier New"/>
          <w:color w:val="FFFFFF"/>
          <w:sz w:val="20"/>
          <w:szCs w:val="20"/>
        </w:rPr>
      </w:pPr>
      <w:ins w:id="114" w:author="Unknown">
        <w:r w:rsidRPr="00D91E91">
          <w:rPr>
            <w:rFonts w:ascii="Courier" w:eastAsia="Times New Roman" w:hAnsi="Courier" w:cs="Courier New"/>
            <w:color w:val="FFFFFF"/>
            <w:sz w:val="20"/>
            <w:szCs w:val="20"/>
          </w:rPr>
          <w:lastRenderedPageBreak/>
          <w:t xml:space="preserve">tcp        0      0 </w:t>
        </w:r>
        <w:proofErr w:type="gramStart"/>
        <w:r w:rsidRPr="00D91E91">
          <w:rPr>
            <w:rFonts w:ascii="Courier" w:eastAsia="Times New Roman" w:hAnsi="Courier" w:cs="Courier New"/>
            <w:color w:val="FFFFFF"/>
            <w:sz w:val="20"/>
            <w:szCs w:val="20"/>
          </w:rPr>
          <w:t>*:https</w:t>
        </w:r>
        <w:proofErr w:type="gramEnd"/>
        <w:r w:rsidRPr="00D91E91">
          <w:rPr>
            <w:rFonts w:ascii="Courier" w:eastAsia="Times New Roman" w:hAnsi="Courier" w:cs="Courier New"/>
            <w:color w:val="FFFFFF"/>
            <w:sz w:val="20"/>
            <w:szCs w:val="20"/>
          </w:rPr>
          <w:t xml:space="preserve">                     *:*                         LISTEN</w:t>
        </w:r>
      </w:ins>
    </w:p>
    <w:p w:rsidR="00BE3005" w:rsidRPr="00D91E91" w:rsidRDefault="00BE3005" w:rsidP="00BE3005">
      <w:pPr>
        <w:shd w:val="clear" w:color="auto" w:fill="FFFFFF"/>
        <w:spacing w:after="0" w:line="384" w:lineRule="atLeast"/>
        <w:textAlignment w:val="baseline"/>
        <w:rPr>
          <w:ins w:id="115" w:author="Unknown"/>
          <w:rFonts w:ascii="inherit" w:eastAsia="Times New Roman" w:hAnsi="inherit" w:cs="Arial"/>
          <w:color w:val="272727"/>
          <w:sz w:val="27"/>
          <w:szCs w:val="27"/>
        </w:rPr>
      </w:pPr>
      <w:ins w:id="116" w:author="Unknown">
        <w:r w:rsidRPr="00D91E91">
          <w:rPr>
            <w:rFonts w:ascii="inherit" w:eastAsia="Times New Roman" w:hAnsi="inherit" w:cs="Arial"/>
            <w:color w:val="333333"/>
            <w:sz w:val="27"/>
          </w:rPr>
          <w:t>More Netstat examples :</w:t>
        </w:r>
        <w:r w:rsidRPr="00D91E91">
          <w:rPr>
            <w:rFonts w:ascii="inherit" w:eastAsia="Times New Roman" w:hAnsi="inherit" w:cs="Arial"/>
            <w:color w:val="272727"/>
            <w:sz w:val="27"/>
          </w:rPr>
          <w:t> </w:t>
        </w:r>
        <w:r w:rsidR="00ED61C9" w:rsidRPr="00D91E91">
          <w:rPr>
            <w:rFonts w:ascii="inherit" w:eastAsia="Times New Roman" w:hAnsi="inherit" w:cs="Arial"/>
            <w:color w:val="272727"/>
            <w:sz w:val="27"/>
            <w:szCs w:val="27"/>
          </w:rPr>
          <w:fldChar w:fldCharType="begin"/>
        </w:r>
        <w:r w:rsidRPr="00D91E91">
          <w:rPr>
            <w:rFonts w:ascii="inherit" w:eastAsia="Times New Roman" w:hAnsi="inherit" w:cs="Arial"/>
            <w:color w:val="272727"/>
            <w:sz w:val="27"/>
            <w:szCs w:val="27"/>
          </w:rPr>
          <w:instrText xml:space="preserve"> HYPERLINK "http://www.tecmint.com/20-netstat-commands-for-linux-network-management/" </w:instrText>
        </w:r>
        <w:r w:rsidR="00ED61C9" w:rsidRPr="00D91E91">
          <w:rPr>
            <w:rFonts w:ascii="inherit" w:eastAsia="Times New Roman" w:hAnsi="inherit" w:cs="Arial"/>
            <w:color w:val="272727"/>
            <w:sz w:val="27"/>
            <w:szCs w:val="27"/>
          </w:rPr>
          <w:fldChar w:fldCharType="separate"/>
        </w:r>
        <w:r w:rsidRPr="00D91E91">
          <w:rPr>
            <w:rFonts w:ascii="inherit" w:eastAsia="Times New Roman" w:hAnsi="inherit" w:cs="Arial"/>
            <w:color w:val="2776C6"/>
            <w:sz w:val="27"/>
            <w:u w:val="single"/>
          </w:rPr>
          <w:t>20 Netstat Command Examples in Linux</w:t>
        </w:r>
        <w:r w:rsidR="00ED61C9" w:rsidRPr="00D91E91">
          <w:rPr>
            <w:rFonts w:ascii="inherit" w:eastAsia="Times New Roman" w:hAnsi="inherit" w:cs="Arial"/>
            <w:color w:val="272727"/>
            <w:sz w:val="27"/>
            <w:szCs w:val="27"/>
          </w:rPr>
          <w:fldChar w:fldCharType="end"/>
        </w:r>
        <w:r w:rsidRPr="00D91E91">
          <w:rPr>
            <w:rFonts w:ascii="inherit" w:eastAsia="Times New Roman" w:hAnsi="inherit" w:cs="Arial"/>
            <w:color w:val="272727"/>
            <w:sz w:val="27"/>
            <w:szCs w:val="27"/>
          </w:rPr>
          <w:t>.</w:t>
        </w:r>
      </w:ins>
    </w:p>
    <w:p w:rsidR="00BE3005" w:rsidRPr="00D91E91" w:rsidRDefault="00BE3005" w:rsidP="00BE3005">
      <w:pPr>
        <w:pBdr>
          <w:bottom w:val="dashed" w:sz="6" w:space="0" w:color="DDDDDD"/>
        </w:pBdr>
        <w:shd w:val="clear" w:color="auto" w:fill="FFFFFF"/>
        <w:spacing w:after="210" w:line="312" w:lineRule="atLeast"/>
        <w:textAlignment w:val="baseline"/>
        <w:outlineLvl w:val="3"/>
        <w:rPr>
          <w:ins w:id="117" w:author="Unknown"/>
          <w:rFonts w:ascii="inherit" w:eastAsia="Times New Roman" w:hAnsi="inherit" w:cs="Arial"/>
          <w:color w:val="AA4B80"/>
          <w:spacing w:val="-5"/>
          <w:sz w:val="39"/>
          <w:szCs w:val="39"/>
        </w:rPr>
      </w:pPr>
      <w:ins w:id="118" w:author="Unknown">
        <w:r w:rsidRPr="00D91E91">
          <w:rPr>
            <w:rFonts w:ascii="inherit" w:eastAsia="Times New Roman" w:hAnsi="inherit" w:cs="Arial"/>
            <w:color w:val="AA4B80"/>
            <w:spacing w:val="-5"/>
            <w:sz w:val="39"/>
            <w:szCs w:val="39"/>
          </w:rPr>
          <w:t>6. Htop – Linux Process Monitoring</w:t>
        </w:r>
      </w:ins>
    </w:p>
    <w:p w:rsidR="00BE3005" w:rsidRPr="00D91E91" w:rsidRDefault="00BE3005" w:rsidP="00BE3005">
      <w:pPr>
        <w:shd w:val="clear" w:color="auto" w:fill="FFFFFF"/>
        <w:spacing w:after="0" w:line="384" w:lineRule="atLeast"/>
        <w:textAlignment w:val="baseline"/>
        <w:rPr>
          <w:ins w:id="119" w:author="Unknown"/>
          <w:rFonts w:ascii="inherit" w:eastAsia="Times New Roman" w:hAnsi="inherit" w:cs="Arial"/>
          <w:color w:val="272727"/>
          <w:sz w:val="27"/>
          <w:szCs w:val="27"/>
        </w:rPr>
      </w:pPr>
      <w:ins w:id="120" w:author="Unknown">
        <w:r w:rsidRPr="00D91E91">
          <w:rPr>
            <w:rFonts w:ascii="inherit" w:eastAsia="Times New Roman" w:hAnsi="inherit" w:cs="Arial"/>
            <w:color w:val="333333"/>
            <w:sz w:val="27"/>
          </w:rPr>
          <w:t>Htop</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is a much advanced interactive and real time Linux process monitoring tool. This is much similar to Linux</w:t>
        </w:r>
        <w:r w:rsidRPr="00D91E91">
          <w:rPr>
            <w:rFonts w:ascii="inherit" w:eastAsia="Times New Roman" w:hAnsi="inherit" w:cs="Arial"/>
            <w:color w:val="333333"/>
            <w:sz w:val="27"/>
          </w:rPr>
          <w:t>top command</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but it has some rich features like</w:t>
        </w:r>
        <w:r w:rsidRPr="00D91E91">
          <w:rPr>
            <w:rFonts w:ascii="inherit" w:eastAsia="Times New Roman" w:hAnsi="inherit" w:cs="Arial"/>
            <w:color w:val="272727"/>
            <w:sz w:val="27"/>
          </w:rPr>
          <w:t> </w:t>
        </w:r>
        <w:r w:rsidRPr="00D91E91">
          <w:rPr>
            <w:rFonts w:ascii="inherit" w:eastAsia="Times New Roman" w:hAnsi="inherit" w:cs="Arial"/>
            <w:color w:val="333333"/>
            <w:sz w:val="27"/>
          </w:rPr>
          <w:t>user friendly interface to manage process</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 xml:space="preserve">shortcut </w:t>
        </w:r>
        <w:proofErr w:type="gramStart"/>
        <w:r w:rsidRPr="00D91E91">
          <w:rPr>
            <w:rFonts w:ascii="inherit" w:eastAsia="Times New Roman" w:hAnsi="inherit" w:cs="Arial"/>
            <w:color w:val="333333"/>
            <w:sz w:val="27"/>
          </w:rPr>
          <w:t>keys</w:t>
        </w:r>
        <w:r w:rsidRPr="00D91E91">
          <w:rPr>
            <w:rFonts w:ascii="inherit" w:eastAsia="Times New Roman" w:hAnsi="inherit" w:cs="Arial"/>
            <w:color w:val="272727"/>
            <w:sz w:val="27"/>
            <w:szCs w:val="27"/>
          </w:rPr>
          <w:t>,</w:t>
        </w:r>
        <w:r w:rsidRPr="00D91E91">
          <w:rPr>
            <w:rFonts w:ascii="inherit" w:eastAsia="Times New Roman" w:hAnsi="inherit" w:cs="Arial"/>
            <w:color w:val="333333"/>
            <w:sz w:val="27"/>
          </w:rPr>
          <w:t>vertical</w:t>
        </w:r>
        <w:proofErr w:type="gramEnd"/>
        <w:r w:rsidRPr="00D91E91">
          <w:rPr>
            <w:rFonts w:ascii="inherit" w:eastAsia="Times New Roman" w:hAnsi="inherit" w:cs="Arial"/>
            <w:color w:val="333333"/>
            <w:sz w:val="27"/>
          </w:rPr>
          <w:t xml:space="preserve"> and horizontal view of the processes</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and much more. Htop is a third party tool and doesn’t included in Linux systems, you need to install it using</w:t>
        </w:r>
        <w:r w:rsidRPr="00D91E91">
          <w:rPr>
            <w:rFonts w:ascii="inherit" w:eastAsia="Times New Roman" w:hAnsi="inherit" w:cs="Arial"/>
            <w:color w:val="272727"/>
            <w:sz w:val="27"/>
          </w:rPr>
          <w:t> </w:t>
        </w:r>
        <w:r w:rsidRPr="00D91E91">
          <w:rPr>
            <w:rFonts w:ascii="inherit" w:eastAsia="Times New Roman" w:hAnsi="inherit" w:cs="Arial"/>
            <w:color w:val="333333"/>
            <w:sz w:val="27"/>
          </w:rPr>
          <w:t>YUM</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package manager tool. For more information on installation read our article below.</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21" w:author="Unknown"/>
          <w:rFonts w:ascii="Courier" w:eastAsia="Times New Roman" w:hAnsi="Courier" w:cs="Courier New"/>
          <w:color w:val="FFFFFF"/>
          <w:sz w:val="20"/>
          <w:szCs w:val="20"/>
        </w:rPr>
      </w:pPr>
      <w:ins w:id="122" w:author="Unknown">
        <w:r w:rsidRPr="00D91E91">
          <w:rPr>
            <w:rFonts w:ascii="inherit" w:eastAsia="Times New Roman" w:hAnsi="inherit" w:cs="Courier New"/>
            <w:b/>
            <w:bCs/>
            <w:color w:val="FFFFFF"/>
            <w:sz w:val="20"/>
            <w:szCs w:val="20"/>
          </w:rPr>
          <w:t># htop</w:t>
        </w:r>
      </w:ins>
    </w:p>
    <w:p w:rsidR="00BE3005" w:rsidRPr="00D91E91" w:rsidRDefault="00BE3005" w:rsidP="00BE3005">
      <w:pPr>
        <w:shd w:val="clear" w:color="auto" w:fill="F1F1F1"/>
        <w:spacing w:after="0" w:line="384" w:lineRule="atLeast"/>
        <w:jc w:val="center"/>
        <w:textAlignment w:val="baseline"/>
        <w:rPr>
          <w:ins w:id="123" w:author="Unknown"/>
          <w:rFonts w:ascii="inherit" w:eastAsia="Times New Roman" w:hAnsi="inherit" w:cs="Arial"/>
          <w:color w:val="272727"/>
          <w:sz w:val="27"/>
          <w:szCs w:val="27"/>
        </w:rPr>
      </w:pPr>
      <w:r>
        <w:rPr>
          <w:rFonts w:ascii="inherit" w:eastAsia="Times New Roman" w:hAnsi="inherit" w:cs="Arial"/>
          <w:noProof/>
          <w:color w:val="272727"/>
          <w:sz w:val="27"/>
          <w:szCs w:val="27"/>
        </w:rPr>
        <w:drawing>
          <wp:inline distT="0" distB="0" distL="0" distR="0">
            <wp:extent cx="5716905" cy="3457575"/>
            <wp:effectExtent l="19050" t="0" r="0" b="0"/>
            <wp:docPr id="3" name="Picture 3" descr="Htop Comman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op Command Example"/>
                    <pic:cNvPicPr>
                      <a:picLocks noChangeAspect="1" noChangeArrowheads="1"/>
                    </pic:cNvPicPr>
                  </pic:nvPicPr>
                  <pic:blipFill>
                    <a:blip r:embed="rId12"/>
                    <a:srcRect/>
                    <a:stretch>
                      <a:fillRect/>
                    </a:stretch>
                  </pic:blipFill>
                  <pic:spPr bwMode="auto">
                    <a:xfrm>
                      <a:off x="0" y="0"/>
                      <a:ext cx="5716905" cy="3457575"/>
                    </a:xfrm>
                    <a:prstGeom prst="rect">
                      <a:avLst/>
                    </a:prstGeom>
                    <a:noFill/>
                    <a:ln w="9525">
                      <a:noFill/>
                      <a:miter lim="800000"/>
                      <a:headEnd/>
                      <a:tailEnd/>
                    </a:ln>
                  </pic:spPr>
                </pic:pic>
              </a:graphicData>
            </a:graphic>
          </wp:inline>
        </w:drawing>
      </w:r>
    </w:p>
    <w:p w:rsidR="00BE3005" w:rsidRPr="00D91E91" w:rsidRDefault="00BE3005" w:rsidP="00BE3005">
      <w:pPr>
        <w:shd w:val="clear" w:color="auto" w:fill="F1F1F1"/>
        <w:spacing w:line="384" w:lineRule="atLeast"/>
        <w:jc w:val="center"/>
        <w:textAlignment w:val="baseline"/>
        <w:rPr>
          <w:ins w:id="124" w:author="Unknown"/>
          <w:rFonts w:ascii="inherit" w:eastAsia="Times New Roman" w:hAnsi="inherit" w:cs="Arial"/>
          <w:i/>
          <w:iCs/>
          <w:color w:val="999999"/>
          <w:sz w:val="20"/>
          <w:szCs w:val="20"/>
        </w:rPr>
      </w:pPr>
      <w:ins w:id="125" w:author="Unknown">
        <w:r w:rsidRPr="00D91E91">
          <w:rPr>
            <w:rFonts w:ascii="inherit" w:eastAsia="Times New Roman" w:hAnsi="inherit" w:cs="Arial"/>
            <w:i/>
            <w:iCs/>
            <w:color w:val="999999"/>
            <w:sz w:val="20"/>
            <w:szCs w:val="20"/>
          </w:rPr>
          <w:t>Htop Command Example Screenshot</w:t>
        </w:r>
      </w:ins>
    </w:p>
    <w:p w:rsidR="00BE3005" w:rsidRPr="00D91E91" w:rsidRDefault="00BE3005" w:rsidP="00BE3005">
      <w:pPr>
        <w:shd w:val="clear" w:color="auto" w:fill="FFFFFF"/>
        <w:spacing w:after="0" w:line="384" w:lineRule="atLeast"/>
        <w:textAlignment w:val="baseline"/>
        <w:rPr>
          <w:ins w:id="126" w:author="Unknown"/>
          <w:rFonts w:ascii="inherit" w:eastAsia="Times New Roman" w:hAnsi="inherit" w:cs="Arial"/>
          <w:color w:val="272727"/>
          <w:sz w:val="27"/>
          <w:szCs w:val="27"/>
        </w:rPr>
      </w:pPr>
      <w:ins w:id="127" w:author="Unknown">
        <w:r w:rsidRPr="00D91E91">
          <w:rPr>
            <w:rFonts w:ascii="inherit" w:eastAsia="Times New Roman" w:hAnsi="inherit" w:cs="Arial"/>
            <w:color w:val="333333"/>
            <w:sz w:val="27"/>
          </w:rPr>
          <w:t>For Htop installation read :</w:t>
        </w:r>
        <w:r w:rsidRPr="00D91E91">
          <w:rPr>
            <w:rFonts w:ascii="inherit" w:eastAsia="Times New Roman" w:hAnsi="inherit" w:cs="Arial"/>
            <w:color w:val="272727"/>
            <w:sz w:val="27"/>
          </w:rPr>
          <w:t> </w:t>
        </w:r>
        <w:r w:rsidR="00ED61C9" w:rsidRPr="00D91E91">
          <w:rPr>
            <w:rFonts w:ascii="inherit" w:eastAsia="Times New Roman" w:hAnsi="inherit" w:cs="Arial"/>
            <w:color w:val="272727"/>
            <w:sz w:val="27"/>
            <w:szCs w:val="27"/>
          </w:rPr>
          <w:fldChar w:fldCharType="begin"/>
        </w:r>
        <w:r w:rsidRPr="00D91E91">
          <w:rPr>
            <w:rFonts w:ascii="inherit" w:eastAsia="Times New Roman" w:hAnsi="inherit" w:cs="Arial"/>
            <w:color w:val="272727"/>
            <w:sz w:val="27"/>
            <w:szCs w:val="27"/>
          </w:rPr>
          <w:instrText xml:space="preserve"> HYPERLINK "http://www.tecmint.com/install-htop-linux-process-monitoring-for-rhel-centos-fedora/" \t "_blank" </w:instrText>
        </w:r>
        <w:r w:rsidR="00ED61C9" w:rsidRPr="00D91E91">
          <w:rPr>
            <w:rFonts w:ascii="inherit" w:eastAsia="Times New Roman" w:hAnsi="inherit" w:cs="Arial"/>
            <w:color w:val="272727"/>
            <w:sz w:val="27"/>
            <w:szCs w:val="27"/>
          </w:rPr>
          <w:fldChar w:fldCharType="separate"/>
        </w:r>
        <w:r w:rsidRPr="00D91E91">
          <w:rPr>
            <w:rFonts w:ascii="inherit" w:eastAsia="Times New Roman" w:hAnsi="inherit" w:cs="Arial"/>
            <w:color w:val="2776C6"/>
            <w:sz w:val="27"/>
            <w:u w:val="single"/>
          </w:rPr>
          <w:t>Install Htop (Linux Process Monitoring) in Linux</w:t>
        </w:r>
        <w:r w:rsidR="00ED61C9" w:rsidRPr="00D91E91">
          <w:rPr>
            <w:rFonts w:ascii="inherit" w:eastAsia="Times New Roman" w:hAnsi="inherit" w:cs="Arial"/>
            <w:color w:val="272727"/>
            <w:sz w:val="27"/>
            <w:szCs w:val="27"/>
          </w:rPr>
          <w:fldChar w:fldCharType="end"/>
        </w:r>
      </w:ins>
    </w:p>
    <w:p w:rsidR="00BE3005" w:rsidRPr="00D91E91" w:rsidRDefault="00BE3005" w:rsidP="00BE3005">
      <w:pPr>
        <w:pBdr>
          <w:bottom w:val="dashed" w:sz="6" w:space="0" w:color="DDDDDD"/>
        </w:pBdr>
        <w:shd w:val="clear" w:color="auto" w:fill="FFFFFF"/>
        <w:spacing w:after="210" w:line="312" w:lineRule="atLeast"/>
        <w:textAlignment w:val="baseline"/>
        <w:outlineLvl w:val="3"/>
        <w:rPr>
          <w:ins w:id="128" w:author="Unknown"/>
          <w:rFonts w:ascii="inherit" w:eastAsia="Times New Roman" w:hAnsi="inherit" w:cs="Arial"/>
          <w:color w:val="AA4B80"/>
          <w:spacing w:val="-5"/>
          <w:sz w:val="39"/>
          <w:szCs w:val="39"/>
        </w:rPr>
      </w:pPr>
      <w:ins w:id="129" w:author="Unknown">
        <w:r w:rsidRPr="00D91E91">
          <w:rPr>
            <w:rFonts w:ascii="inherit" w:eastAsia="Times New Roman" w:hAnsi="inherit" w:cs="Arial"/>
            <w:color w:val="AA4B80"/>
            <w:spacing w:val="-5"/>
            <w:sz w:val="39"/>
            <w:szCs w:val="39"/>
          </w:rPr>
          <w:t>7. Iotop – Monitor Linux Disk I/O</w:t>
        </w:r>
      </w:ins>
    </w:p>
    <w:p w:rsidR="00BE3005" w:rsidRPr="00D91E91" w:rsidRDefault="00BE3005" w:rsidP="00BE3005">
      <w:pPr>
        <w:shd w:val="clear" w:color="auto" w:fill="FFFFFF"/>
        <w:spacing w:after="0" w:line="384" w:lineRule="atLeast"/>
        <w:textAlignment w:val="baseline"/>
        <w:rPr>
          <w:ins w:id="130" w:author="Unknown"/>
          <w:rFonts w:ascii="inherit" w:eastAsia="Times New Roman" w:hAnsi="inherit" w:cs="Arial"/>
          <w:color w:val="272727"/>
          <w:sz w:val="27"/>
          <w:szCs w:val="27"/>
        </w:rPr>
      </w:pPr>
      <w:ins w:id="131" w:author="Unknown">
        <w:r w:rsidRPr="00D91E91">
          <w:rPr>
            <w:rFonts w:ascii="inherit" w:eastAsia="Times New Roman" w:hAnsi="inherit" w:cs="Arial"/>
            <w:color w:val="333333"/>
            <w:sz w:val="27"/>
          </w:rPr>
          <w:lastRenderedPageBreak/>
          <w:t>Iotop</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is also much similar to</w:t>
        </w:r>
        <w:r w:rsidRPr="00D91E91">
          <w:rPr>
            <w:rFonts w:ascii="inherit" w:eastAsia="Times New Roman" w:hAnsi="inherit" w:cs="Arial"/>
            <w:color w:val="272727"/>
            <w:sz w:val="27"/>
          </w:rPr>
          <w:t> </w:t>
        </w:r>
        <w:r w:rsidRPr="00D91E91">
          <w:rPr>
            <w:rFonts w:ascii="inherit" w:eastAsia="Times New Roman" w:hAnsi="inherit" w:cs="Arial"/>
            <w:color w:val="333333"/>
            <w:sz w:val="27"/>
          </w:rPr>
          <w:t>top command</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and</w:t>
        </w:r>
        <w:r w:rsidRPr="00D91E91">
          <w:rPr>
            <w:rFonts w:ascii="inherit" w:eastAsia="Times New Roman" w:hAnsi="inherit" w:cs="Arial"/>
            <w:color w:val="272727"/>
            <w:sz w:val="27"/>
          </w:rPr>
          <w:t> </w:t>
        </w:r>
        <w:r w:rsidRPr="00D91E91">
          <w:rPr>
            <w:rFonts w:ascii="inherit" w:eastAsia="Times New Roman" w:hAnsi="inherit" w:cs="Arial"/>
            <w:color w:val="333333"/>
            <w:sz w:val="27"/>
          </w:rPr>
          <w:t>Htop program</w:t>
        </w:r>
        <w:r w:rsidRPr="00D91E91">
          <w:rPr>
            <w:rFonts w:ascii="inherit" w:eastAsia="Times New Roman" w:hAnsi="inherit" w:cs="Arial"/>
            <w:color w:val="272727"/>
            <w:sz w:val="27"/>
            <w:szCs w:val="27"/>
          </w:rPr>
          <w:t>, but it has accounting function to monitor and display real time</w:t>
        </w:r>
        <w:r w:rsidRPr="00D91E91">
          <w:rPr>
            <w:rFonts w:ascii="inherit" w:eastAsia="Times New Roman" w:hAnsi="inherit" w:cs="Arial"/>
            <w:color w:val="272727"/>
            <w:sz w:val="27"/>
          </w:rPr>
          <w:t> </w:t>
        </w:r>
        <w:r w:rsidRPr="00D91E91">
          <w:rPr>
            <w:rFonts w:ascii="inherit" w:eastAsia="Times New Roman" w:hAnsi="inherit" w:cs="Arial"/>
            <w:color w:val="333333"/>
            <w:sz w:val="27"/>
          </w:rPr>
          <w:t>Disk I/O</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and</w:t>
        </w:r>
        <w:r w:rsidRPr="00D91E91">
          <w:rPr>
            <w:rFonts w:ascii="inherit" w:eastAsia="Times New Roman" w:hAnsi="inherit" w:cs="Arial"/>
            <w:color w:val="272727"/>
            <w:sz w:val="27"/>
          </w:rPr>
          <w:t> </w:t>
        </w:r>
        <w:r w:rsidRPr="00D91E91">
          <w:rPr>
            <w:rFonts w:ascii="inherit" w:eastAsia="Times New Roman" w:hAnsi="inherit" w:cs="Arial"/>
            <w:color w:val="333333"/>
            <w:sz w:val="27"/>
          </w:rPr>
          <w:t>processes</w:t>
        </w:r>
        <w:r w:rsidRPr="00D91E91">
          <w:rPr>
            <w:rFonts w:ascii="inherit" w:eastAsia="Times New Roman" w:hAnsi="inherit" w:cs="Arial"/>
            <w:color w:val="272727"/>
            <w:sz w:val="27"/>
            <w:szCs w:val="27"/>
          </w:rPr>
          <w:t>. This tool is much useful for finding the exact process and high used disk read/writes of the processes.</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32" w:author="Unknown"/>
          <w:rFonts w:ascii="Courier" w:eastAsia="Times New Roman" w:hAnsi="Courier" w:cs="Courier New"/>
          <w:color w:val="FFFFFF"/>
          <w:sz w:val="20"/>
          <w:szCs w:val="20"/>
        </w:rPr>
      </w:pPr>
      <w:ins w:id="133" w:author="Unknown">
        <w:r w:rsidRPr="00D91E91">
          <w:rPr>
            <w:rFonts w:ascii="inherit" w:eastAsia="Times New Roman" w:hAnsi="inherit" w:cs="Courier New"/>
            <w:b/>
            <w:bCs/>
            <w:color w:val="FFFFFF"/>
            <w:sz w:val="20"/>
            <w:szCs w:val="20"/>
          </w:rPr>
          <w:t># iotop</w:t>
        </w:r>
      </w:ins>
    </w:p>
    <w:p w:rsidR="00BE3005" w:rsidRPr="00D91E91" w:rsidRDefault="00BE3005" w:rsidP="00BE3005">
      <w:pPr>
        <w:shd w:val="clear" w:color="auto" w:fill="F1F1F1"/>
        <w:spacing w:after="0" w:line="384" w:lineRule="atLeast"/>
        <w:jc w:val="center"/>
        <w:textAlignment w:val="baseline"/>
        <w:rPr>
          <w:ins w:id="134" w:author="Unknown"/>
          <w:rFonts w:ascii="inherit" w:eastAsia="Times New Roman" w:hAnsi="inherit" w:cs="Arial"/>
          <w:color w:val="272727"/>
          <w:sz w:val="27"/>
          <w:szCs w:val="27"/>
        </w:rPr>
      </w:pPr>
      <w:r>
        <w:rPr>
          <w:rFonts w:ascii="inherit" w:eastAsia="Times New Roman" w:hAnsi="inherit" w:cs="Arial"/>
          <w:noProof/>
          <w:color w:val="272727"/>
          <w:sz w:val="27"/>
          <w:szCs w:val="27"/>
        </w:rPr>
        <w:drawing>
          <wp:inline distT="0" distB="0" distL="0" distR="0">
            <wp:extent cx="6001385" cy="4003675"/>
            <wp:effectExtent l="19050" t="0" r="0" b="0"/>
            <wp:docPr id="4" name="Picture 4" descr="Iotop Comman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otop Command Example"/>
                    <pic:cNvPicPr>
                      <a:picLocks noChangeAspect="1" noChangeArrowheads="1"/>
                    </pic:cNvPicPr>
                  </pic:nvPicPr>
                  <pic:blipFill>
                    <a:blip r:embed="rId13"/>
                    <a:srcRect/>
                    <a:stretch>
                      <a:fillRect/>
                    </a:stretch>
                  </pic:blipFill>
                  <pic:spPr bwMode="auto">
                    <a:xfrm>
                      <a:off x="0" y="0"/>
                      <a:ext cx="6001385" cy="4003675"/>
                    </a:xfrm>
                    <a:prstGeom prst="rect">
                      <a:avLst/>
                    </a:prstGeom>
                    <a:noFill/>
                    <a:ln w="9525">
                      <a:noFill/>
                      <a:miter lim="800000"/>
                      <a:headEnd/>
                      <a:tailEnd/>
                    </a:ln>
                  </pic:spPr>
                </pic:pic>
              </a:graphicData>
            </a:graphic>
          </wp:inline>
        </w:drawing>
      </w:r>
    </w:p>
    <w:p w:rsidR="00BE3005" w:rsidRPr="00D91E91" w:rsidRDefault="00BE3005" w:rsidP="00BE3005">
      <w:pPr>
        <w:shd w:val="clear" w:color="auto" w:fill="F1F1F1"/>
        <w:spacing w:line="384" w:lineRule="atLeast"/>
        <w:jc w:val="center"/>
        <w:textAlignment w:val="baseline"/>
        <w:rPr>
          <w:ins w:id="135" w:author="Unknown"/>
          <w:rFonts w:ascii="inherit" w:eastAsia="Times New Roman" w:hAnsi="inherit" w:cs="Arial"/>
          <w:i/>
          <w:iCs/>
          <w:color w:val="999999"/>
          <w:sz w:val="20"/>
          <w:szCs w:val="20"/>
        </w:rPr>
      </w:pPr>
      <w:ins w:id="136" w:author="Unknown">
        <w:r w:rsidRPr="00D91E91">
          <w:rPr>
            <w:rFonts w:ascii="inherit" w:eastAsia="Times New Roman" w:hAnsi="inherit" w:cs="Arial"/>
            <w:i/>
            <w:iCs/>
            <w:color w:val="999999"/>
            <w:sz w:val="20"/>
            <w:szCs w:val="20"/>
          </w:rPr>
          <w:t>Iotop Command Example Screenshot</w:t>
        </w:r>
      </w:ins>
    </w:p>
    <w:p w:rsidR="00BE3005" w:rsidRPr="00D91E91" w:rsidRDefault="00BE3005" w:rsidP="00BE3005">
      <w:pPr>
        <w:shd w:val="clear" w:color="auto" w:fill="FFFFFF"/>
        <w:spacing w:after="0" w:line="384" w:lineRule="atLeast"/>
        <w:textAlignment w:val="baseline"/>
        <w:rPr>
          <w:ins w:id="137" w:author="Unknown"/>
          <w:rFonts w:ascii="inherit" w:eastAsia="Times New Roman" w:hAnsi="inherit" w:cs="Arial"/>
          <w:color w:val="272727"/>
          <w:sz w:val="27"/>
          <w:szCs w:val="27"/>
        </w:rPr>
      </w:pPr>
      <w:ins w:id="138" w:author="Unknown">
        <w:r w:rsidRPr="00D91E91">
          <w:rPr>
            <w:rFonts w:ascii="inherit" w:eastAsia="Times New Roman" w:hAnsi="inherit" w:cs="Arial"/>
            <w:color w:val="333333"/>
            <w:sz w:val="27"/>
          </w:rPr>
          <w:t>For Ioptop installation and usage read :</w:t>
        </w:r>
        <w:r w:rsidRPr="00D91E91">
          <w:rPr>
            <w:rFonts w:ascii="inherit" w:eastAsia="Times New Roman" w:hAnsi="inherit" w:cs="Arial"/>
            <w:color w:val="272727"/>
            <w:sz w:val="27"/>
          </w:rPr>
          <w:t> </w:t>
        </w:r>
        <w:r w:rsidR="00ED61C9" w:rsidRPr="00D91E91">
          <w:rPr>
            <w:rFonts w:ascii="inherit" w:eastAsia="Times New Roman" w:hAnsi="inherit" w:cs="Arial"/>
            <w:color w:val="272727"/>
            <w:sz w:val="27"/>
            <w:szCs w:val="27"/>
          </w:rPr>
          <w:fldChar w:fldCharType="begin"/>
        </w:r>
        <w:r w:rsidRPr="00D91E91">
          <w:rPr>
            <w:rFonts w:ascii="inherit" w:eastAsia="Times New Roman" w:hAnsi="inherit" w:cs="Arial"/>
            <w:color w:val="272727"/>
            <w:sz w:val="27"/>
            <w:szCs w:val="27"/>
          </w:rPr>
          <w:instrText xml:space="preserve"> HYPERLINK "http://www.tecmint.com/install-iotop-monitor-linux-disk-io-in-rhel-centos-and-fedora/" \t "_blank" </w:instrText>
        </w:r>
        <w:r w:rsidR="00ED61C9" w:rsidRPr="00D91E91">
          <w:rPr>
            <w:rFonts w:ascii="inherit" w:eastAsia="Times New Roman" w:hAnsi="inherit" w:cs="Arial"/>
            <w:color w:val="272727"/>
            <w:sz w:val="27"/>
            <w:szCs w:val="27"/>
          </w:rPr>
          <w:fldChar w:fldCharType="separate"/>
        </w:r>
        <w:r w:rsidRPr="00D91E91">
          <w:rPr>
            <w:rFonts w:ascii="inherit" w:eastAsia="Times New Roman" w:hAnsi="inherit" w:cs="Arial"/>
            <w:color w:val="2776C6"/>
            <w:sz w:val="27"/>
            <w:u w:val="single"/>
          </w:rPr>
          <w:t>Install Iotop in Linux</w:t>
        </w:r>
        <w:r w:rsidR="00ED61C9" w:rsidRPr="00D91E91">
          <w:rPr>
            <w:rFonts w:ascii="inherit" w:eastAsia="Times New Roman" w:hAnsi="inherit" w:cs="Arial"/>
            <w:color w:val="272727"/>
            <w:sz w:val="27"/>
            <w:szCs w:val="27"/>
          </w:rPr>
          <w:fldChar w:fldCharType="end"/>
        </w:r>
      </w:ins>
    </w:p>
    <w:p w:rsidR="00BE3005" w:rsidRPr="00D91E91" w:rsidRDefault="00BE3005" w:rsidP="00BE3005">
      <w:pPr>
        <w:pBdr>
          <w:bottom w:val="dashed" w:sz="6" w:space="0" w:color="DDDDDD"/>
        </w:pBdr>
        <w:shd w:val="clear" w:color="auto" w:fill="FFFFFF"/>
        <w:spacing w:after="210" w:line="312" w:lineRule="atLeast"/>
        <w:textAlignment w:val="baseline"/>
        <w:outlineLvl w:val="3"/>
        <w:rPr>
          <w:ins w:id="139" w:author="Unknown"/>
          <w:rFonts w:ascii="inherit" w:eastAsia="Times New Roman" w:hAnsi="inherit" w:cs="Arial"/>
          <w:color w:val="AA4B80"/>
          <w:spacing w:val="-5"/>
          <w:sz w:val="39"/>
          <w:szCs w:val="39"/>
        </w:rPr>
      </w:pPr>
      <w:ins w:id="140" w:author="Unknown">
        <w:r w:rsidRPr="00D91E91">
          <w:rPr>
            <w:rFonts w:ascii="inherit" w:eastAsia="Times New Roman" w:hAnsi="inherit" w:cs="Arial"/>
            <w:color w:val="AA4B80"/>
            <w:spacing w:val="-5"/>
            <w:sz w:val="39"/>
            <w:szCs w:val="39"/>
          </w:rPr>
          <w:t>8. Iostat – Input/Output Statistics</w:t>
        </w:r>
      </w:ins>
    </w:p>
    <w:p w:rsidR="00BE3005" w:rsidRPr="00D91E91" w:rsidRDefault="00BE3005" w:rsidP="00BE3005">
      <w:pPr>
        <w:shd w:val="clear" w:color="auto" w:fill="FFFFFF"/>
        <w:spacing w:after="0" w:line="384" w:lineRule="atLeast"/>
        <w:textAlignment w:val="baseline"/>
        <w:rPr>
          <w:ins w:id="141" w:author="Unknown"/>
          <w:rFonts w:ascii="inherit" w:eastAsia="Times New Roman" w:hAnsi="inherit" w:cs="Arial"/>
          <w:color w:val="272727"/>
          <w:sz w:val="27"/>
          <w:szCs w:val="27"/>
        </w:rPr>
      </w:pPr>
      <w:ins w:id="142" w:author="Unknown">
        <w:r w:rsidRPr="00D91E91">
          <w:rPr>
            <w:rFonts w:ascii="inherit" w:eastAsia="Times New Roman" w:hAnsi="inherit" w:cs="Arial"/>
            <w:color w:val="333333"/>
            <w:sz w:val="27"/>
          </w:rPr>
          <w:t>IoStat</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is simple tool that will collect and show system</w:t>
        </w:r>
        <w:r w:rsidRPr="00D91E91">
          <w:rPr>
            <w:rFonts w:ascii="inherit" w:eastAsia="Times New Roman" w:hAnsi="inherit" w:cs="Arial"/>
            <w:color w:val="272727"/>
            <w:sz w:val="27"/>
          </w:rPr>
          <w:t> </w:t>
        </w:r>
        <w:r w:rsidRPr="00D91E91">
          <w:rPr>
            <w:rFonts w:ascii="inherit" w:eastAsia="Times New Roman" w:hAnsi="inherit" w:cs="Arial"/>
            <w:color w:val="333333"/>
            <w:sz w:val="27"/>
          </w:rPr>
          <w:t>input</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and</w:t>
        </w:r>
        <w:r w:rsidRPr="00D91E91">
          <w:rPr>
            <w:rFonts w:ascii="inherit" w:eastAsia="Times New Roman" w:hAnsi="inherit" w:cs="Arial"/>
            <w:color w:val="272727"/>
            <w:sz w:val="27"/>
          </w:rPr>
          <w:t> </w:t>
        </w:r>
        <w:r w:rsidRPr="00D91E91">
          <w:rPr>
            <w:rFonts w:ascii="inherit" w:eastAsia="Times New Roman" w:hAnsi="inherit" w:cs="Arial"/>
            <w:color w:val="333333"/>
            <w:sz w:val="27"/>
          </w:rPr>
          <w:t>output</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storage device statistics. This tool is often used to trace storage device performance issues including</w:t>
        </w:r>
        <w:r w:rsidRPr="00D91E91">
          <w:rPr>
            <w:rFonts w:ascii="inherit" w:eastAsia="Times New Roman" w:hAnsi="inherit" w:cs="Arial"/>
            <w:color w:val="272727"/>
            <w:sz w:val="27"/>
          </w:rPr>
          <w:t> </w:t>
        </w:r>
        <w:r w:rsidRPr="00D91E91">
          <w:rPr>
            <w:rFonts w:ascii="inherit" w:eastAsia="Times New Roman" w:hAnsi="inherit" w:cs="Arial"/>
            <w:color w:val="333333"/>
            <w:sz w:val="27"/>
          </w:rPr>
          <w:t>devices</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local disks</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remote disks</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such as</w:t>
        </w:r>
        <w:r w:rsidRPr="00D91E91">
          <w:rPr>
            <w:rFonts w:ascii="inherit" w:eastAsia="Times New Roman" w:hAnsi="inherit" w:cs="Arial"/>
            <w:color w:val="333333"/>
            <w:sz w:val="27"/>
          </w:rPr>
          <w:t>NFS</w:t>
        </w:r>
        <w:r w:rsidRPr="00D91E91">
          <w:rPr>
            <w:rFonts w:ascii="inherit" w:eastAsia="Times New Roman" w:hAnsi="inherit" w:cs="Arial"/>
            <w:color w:val="272727"/>
            <w:sz w:val="27"/>
            <w:szCs w:val="27"/>
          </w:rPr>
          <w:t>.</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43" w:author="Unknown"/>
          <w:rFonts w:ascii="Courier" w:eastAsia="Times New Roman" w:hAnsi="Courier" w:cs="Courier New"/>
          <w:color w:val="FFFFFF"/>
          <w:sz w:val="20"/>
          <w:szCs w:val="20"/>
        </w:rPr>
      </w:pPr>
      <w:ins w:id="144" w:author="Unknown">
        <w:r w:rsidRPr="00D91E91">
          <w:rPr>
            <w:rFonts w:ascii="inherit" w:eastAsia="Times New Roman" w:hAnsi="inherit" w:cs="Courier New"/>
            <w:b/>
            <w:bCs/>
            <w:color w:val="FFFFFF"/>
            <w:sz w:val="20"/>
            <w:szCs w:val="20"/>
          </w:rPr>
          <w:t># iostat</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45" w:author="Unknown"/>
          <w:rFonts w:ascii="Courier" w:eastAsia="Times New Roman" w:hAnsi="Courier" w:cs="Courier New"/>
          <w:color w:val="FFFFFF"/>
          <w:sz w:val="20"/>
          <w:szCs w:val="20"/>
        </w:rPr>
      </w:pPr>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46" w:author="Unknown"/>
          <w:rFonts w:ascii="Courier" w:eastAsia="Times New Roman" w:hAnsi="Courier" w:cs="Courier New"/>
          <w:color w:val="FFFFFF"/>
          <w:sz w:val="20"/>
          <w:szCs w:val="20"/>
        </w:rPr>
      </w:pPr>
      <w:ins w:id="147" w:author="Unknown">
        <w:r w:rsidRPr="00D91E91">
          <w:rPr>
            <w:rFonts w:ascii="Courier" w:eastAsia="Times New Roman" w:hAnsi="Courier" w:cs="Courier New"/>
            <w:color w:val="FFFFFF"/>
            <w:sz w:val="20"/>
            <w:szCs w:val="20"/>
          </w:rPr>
          <w:t>Linux 2.6.18-238.9.1.el5 (</w:t>
        </w:r>
        <w:proofErr w:type="gramStart"/>
        <w:r w:rsidRPr="00D91E91">
          <w:rPr>
            <w:rFonts w:ascii="Courier" w:eastAsia="Times New Roman" w:hAnsi="Courier" w:cs="Courier New"/>
            <w:color w:val="FFFFFF"/>
            <w:sz w:val="20"/>
            <w:szCs w:val="20"/>
          </w:rPr>
          <w:t xml:space="preserve">tecmint.com)   </w:t>
        </w:r>
        <w:proofErr w:type="gramEnd"/>
        <w:r w:rsidRPr="00D91E91">
          <w:rPr>
            <w:rFonts w:ascii="Courier" w:eastAsia="Times New Roman" w:hAnsi="Courier" w:cs="Courier New"/>
            <w:color w:val="FFFFFF"/>
            <w:sz w:val="20"/>
            <w:szCs w:val="20"/>
          </w:rPr>
          <w:t xml:space="preserve">      09/13/2012</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48" w:author="Unknown"/>
          <w:rFonts w:ascii="Courier" w:eastAsia="Times New Roman" w:hAnsi="Courier" w:cs="Courier New"/>
          <w:color w:val="FFFFFF"/>
          <w:sz w:val="20"/>
          <w:szCs w:val="20"/>
        </w:rPr>
      </w:pPr>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49" w:author="Unknown"/>
          <w:rFonts w:ascii="Courier" w:eastAsia="Times New Roman" w:hAnsi="Courier" w:cs="Courier New"/>
          <w:color w:val="FFFFFF"/>
          <w:sz w:val="20"/>
          <w:szCs w:val="20"/>
        </w:rPr>
      </w:pPr>
      <w:ins w:id="150" w:author="Unknown">
        <w:r w:rsidRPr="00D91E91">
          <w:rPr>
            <w:rFonts w:ascii="Courier" w:eastAsia="Times New Roman" w:hAnsi="Courier" w:cs="Courier New"/>
            <w:color w:val="FFFFFF"/>
            <w:sz w:val="20"/>
            <w:szCs w:val="20"/>
          </w:rPr>
          <w:t>avg-cpu:  %user   %nice %system %</w:t>
        </w:r>
        <w:proofErr w:type="gramStart"/>
        <w:r w:rsidRPr="00D91E91">
          <w:rPr>
            <w:rFonts w:ascii="Courier" w:eastAsia="Times New Roman" w:hAnsi="Courier" w:cs="Courier New"/>
            <w:color w:val="FFFFFF"/>
            <w:sz w:val="20"/>
            <w:szCs w:val="20"/>
          </w:rPr>
          <w:t>iowait  %</w:t>
        </w:r>
        <w:proofErr w:type="gramEnd"/>
        <w:r w:rsidRPr="00D91E91">
          <w:rPr>
            <w:rFonts w:ascii="Courier" w:eastAsia="Times New Roman" w:hAnsi="Courier" w:cs="Courier New"/>
            <w:color w:val="FFFFFF"/>
            <w:sz w:val="20"/>
            <w:szCs w:val="20"/>
          </w:rPr>
          <w:t>steal   %idle</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51" w:author="Unknown"/>
          <w:rFonts w:ascii="Courier" w:eastAsia="Times New Roman" w:hAnsi="Courier" w:cs="Courier New"/>
          <w:color w:val="FFFFFF"/>
          <w:sz w:val="20"/>
          <w:szCs w:val="20"/>
        </w:rPr>
      </w:pPr>
      <w:ins w:id="152" w:author="Unknown">
        <w:r w:rsidRPr="00D91E91">
          <w:rPr>
            <w:rFonts w:ascii="Courier" w:eastAsia="Times New Roman" w:hAnsi="Courier" w:cs="Courier New"/>
            <w:color w:val="FFFFFF"/>
            <w:sz w:val="20"/>
            <w:szCs w:val="20"/>
          </w:rPr>
          <w:t xml:space="preserve">           2.60    3.65    1.04    4.29    0.00   88.42</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53" w:author="Unknown"/>
          <w:rFonts w:ascii="Courier" w:eastAsia="Times New Roman" w:hAnsi="Courier" w:cs="Courier New"/>
          <w:color w:val="FFFFFF"/>
          <w:sz w:val="20"/>
          <w:szCs w:val="20"/>
        </w:rPr>
      </w:pPr>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54" w:author="Unknown"/>
          <w:rFonts w:ascii="Courier" w:eastAsia="Times New Roman" w:hAnsi="Courier" w:cs="Courier New"/>
          <w:color w:val="FFFFFF"/>
          <w:sz w:val="20"/>
          <w:szCs w:val="20"/>
        </w:rPr>
      </w:pPr>
      <w:ins w:id="155" w:author="Unknown">
        <w:r w:rsidRPr="00D91E91">
          <w:rPr>
            <w:rFonts w:ascii="Courier" w:eastAsia="Times New Roman" w:hAnsi="Courier" w:cs="Courier New"/>
            <w:color w:val="FFFFFF"/>
            <w:sz w:val="20"/>
            <w:szCs w:val="20"/>
          </w:rPr>
          <w:t>Device:            tps   Blk_read/s   Blk_wrtn/s   Blk_read   Blk_wrtn</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56" w:author="Unknown"/>
          <w:rFonts w:ascii="Courier" w:eastAsia="Times New Roman" w:hAnsi="Courier" w:cs="Courier New"/>
          <w:color w:val="FFFFFF"/>
          <w:sz w:val="20"/>
          <w:szCs w:val="20"/>
        </w:rPr>
      </w:pPr>
      <w:ins w:id="157" w:author="Unknown">
        <w:r w:rsidRPr="00D91E91">
          <w:rPr>
            <w:rFonts w:ascii="Courier" w:eastAsia="Times New Roman" w:hAnsi="Courier" w:cs="Courier New"/>
            <w:color w:val="FFFFFF"/>
            <w:sz w:val="20"/>
            <w:szCs w:val="20"/>
          </w:rPr>
          <w:t xml:space="preserve">cciss/c0d0       17.79       545.80       </w:t>
        </w:r>
        <w:proofErr w:type="gramStart"/>
        <w:r w:rsidRPr="00D91E91">
          <w:rPr>
            <w:rFonts w:ascii="Courier" w:eastAsia="Times New Roman" w:hAnsi="Courier" w:cs="Courier New"/>
            <w:color w:val="FFFFFF"/>
            <w:sz w:val="20"/>
            <w:szCs w:val="20"/>
          </w:rPr>
          <w:t>256.52  855159769</w:t>
        </w:r>
        <w:proofErr w:type="gramEnd"/>
        <w:r w:rsidRPr="00D91E91">
          <w:rPr>
            <w:rFonts w:ascii="Courier" w:eastAsia="Times New Roman" w:hAnsi="Courier" w:cs="Courier New"/>
            <w:color w:val="FFFFFF"/>
            <w:sz w:val="20"/>
            <w:szCs w:val="20"/>
          </w:rPr>
          <w:t xml:space="preserve">  401914750</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58" w:author="Unknown"/>
          <w:rFonts w:ascii="Courier" w:eastAsia="Times New Roman" w:hAnsi="Courier" w:cs="Courier New"/>
          <w:color w:val="FFFFFF"/>
          <w:sz w:val="20"/>
          <w:szCs w:val="20"/>
        </w:rPr>
      </w:pPr>
      <w:ins w:id="159" w:author="Unknown">
        <w:r w:rsidRPr="00D91E91">
          <w:rPr>
            <w:rFonts w:ascii="Courier" w:eastAsia="Times New Roman" w:hAnsi="Courier" w:cs="Courier New"/>
            <w:color w:val="FFFFFF"/>
            <w:sz w:val="20"/>
            <w:szCs w:val="20"/>
          </w:rPr>
          <w:t>cciss/c0d0p1      0.00         0.00         0.00       5459       3518</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60" w:author="Unknown"/>
          <w:rFonts w:ascii="Courier" w:eastAsia="Times New Roman" w:hAnsi="Courier" w:cs="Courier New"/>
          <w:color w:val="FFFFFF"/>
          <w:sz w:val="20"/>
          <w:szCs w:val="20"/>
        </w:rPr>
      </w:pPr>
      <w:ins w:id="161" w:author="Unknown">
        <w:r w:rsidRPr="00D91E91">
          <w:rPr>
            <w:rFonts w:ascii="Courier" w:eastAsia="Times New Roman" w:hAnsi="Courier" w:cs="Courier New"/>
            <w:color w:val="FFFFFF"/>
            <w:sz w:val="20"/>
            <w:szCs w:val="20"/>
          </w:rPr>
          <w:t xml:space="preserve">cciss/c0d0p2     16.45       533.97       </w:t>
        </w:r>
        <w:proofErr w:type="gramStart"/>
        <w:r w:rsidRPr="00D91E91">
          <w:rPr>
            <w:rFonts w:ascii="Courier" w:eastAsia="Times New Roman" w:hAnsi="Courier" w:cs="Courier New"/>
            <w:color w:val="FFFFFF"/>
            <w:sz w:val="20"/>
            <w:szCs w:val="20"/>
          </w:rPr>
          <w:t>245.18  836631746</w:t>
        </w:r>
        <w:proofErr w:type="gramEnd"/>
        <w:r w:rsidRPr="00D91E91">
          <w:rPr>
            <w:rFonts w:ascii="Courier" w:eastAsia="Times New Roman" w:hAnsi="Courier" w:cs="Courier New"/>
            <w:color w:val="FFFFFF"/>
            <w:sz w:val="20"/>
            <w:szCs w:val="20"/>
          </w:rPr>
          <w:t xml:space="preserve">  384153384</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62" w:author="Unknown"/>
          <w:rFonts w:ascii="Courier" w:eastAsia="Times New Roman" w:hAnsi="Courier" w:cs="Courier New"/>
          <w:color w:val="FFFFFF"/>
          <w:sz w:val="20"/>
          <w:szCs w:val="20"/>
        </w:rPr>
      </w:pPr>
      <w:ins w:id="163" w:author="Unknown">
        <w:r w:rsidRPr="00D91E91">
          <w:rPr>
            <w:rFonts w:ascii="Courier" w:eastAsia="Times New Roman" w:hAnsi="Courier" w:cs="Courier New"/>
            <w:color w:val="FFFFFF"/>
            <w:sz w:val="20"/>
            <w:szCs w:val="20"/>
          </w:rPr>
          <w:t>cciss/c0d0p3      0.63         5.58         3.97    8737650    6215544</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64" w:author="Unknown"/>
          <w:rFonts w:ascii="Courier" w:eastAsia="Times New Roman" w:hAnsi="Courier" w:cs="Courier New"/>
          <w:color w:val="FFFFFF"/>
          <w:sz w:val="20"/>
          <w:szCs w:val="20"/>
        </w:rPr>
      </w:pPr>
      <w:ins w:id="165" w:author="Unknown">
        <w:r w:rsidRPr="00D91E91">
          <w:rPr>
            <w:rFonts w:ascii="Courier" w:eastAsia="Times New Roman" w:hAnsi="Courier" w:cs="Courier New"/>
            <w:color w:val="FFFFFF"/>
            <w:sz w:val="20"/>
            <w:szCs w:val="20"/>
          </w:rPr>
          <w:t>cciss/c0d0p4      0.00         0.00         0.00          8          0</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66" w:author="Unknown"/>
          <w:rFonts w:ascii="Courier" w:eastAsia="Times New Roman" w:hAnsi="Courier" w:cs="Courier New"/>
          <w:color w:val="FFFFFF"/>
          <w:sz w:val="20"/>
          <w:szCs w:val="20"/>
        </w:rPr>
      </w:pPr>
      <w:ins w:id="167" w:author="Unknown">
        <w:r w:rsidRPr="00D91E91">
          <w:rPr>
            <w:rFonts w:ascii="Courier" w:eastAsia="Times New Roman" w:hAnsi="Courier" w:cs="Courier New"/>
            <w:color w:val="FFFFFF"/>
            <w:sz w:val="20"/>
            <w:szCs w:val="20"/>
          </w:rPr>
          <w:t>cciss/c0d0p5      0.63         3.79         5.03    5936778    7882528</w:t>
        </w:r>
      </w:ins>
    </w:p>
    <w:p w:rsidR="00BE3005" w:rsidRPr="00D91E91" w:rsidRDefault="00BE3005" w:rsidP="00BE3005">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ins w:id="168" w:author="Unknown"/>
          <w:rFonts w:ascii="Courier" w:eastAsia="Times New Roman" w:hAnsi="Courier" w:cs="Courier New"/>
          <w:color w:val="FFFFFF"/>
          <w:sz w:val="20"/>
          <w:szCs w:val="20"/>
        </w:rPr>
      </w:pPr>
      <w:ins w:id="169" w:author="Unknown">
        <w:r w:rsidRPr="00D91E91">
          <w:rPr>
            <w:rFonts w:ascii="Courier" w:eastAsia="Times New Roman" w:hAnsi="Courier" w:cs="Courier New"/>
            <w:color w:val="FFFFFF"/>
            <w:sz w:val="20"/>
            <w:szCs w:val="20"/>
          </w:rPr>
          <w:t>cciss/c0d0p6      0.08         2.46         2.34    3847771    3659776</w:t>
        </w:r>
      </w:ins>
    </w:p>
    <w:p w:rsidR="00BE3005" w:rsidRPr="00D91E91" w:rsidRDefault="00BE3005" w:rsidP="00BE3005">
      <w:pPr>
        <w:shd w:val="clear" w:color="auto" w:fill="FFFFFF"/>
        <w:spacing w:after="0" w:line="384" w:lineRule="atLeast"/>
        <w:textAlignment w:val="baseline"/>
        <w:rPr>
          <w:ins w:id="170" w:author="Unknown"/>
          <w:rFonts w:ascii="inherit" w:eastAsia="Times New Roman" w:hAnsi="inherit" w:cs="Arial"/>
          <w:color w:val="272727"/>
          <w:sz w:val="27"/>
          <w:szCs w:val="27"/>
        </w:rPr>
      </w:pPr>
      <w:ins w:id="171" w:author="Unknown">
        <w:r w:rsidRPr="00D91E91">
          <w:rPr>
            <w:rFonts w:ascii="inherit" w:eastAsia="Times New Roman" w:hAnsi="inherit" w:cs="Arial"/>
            <w:color w:val="333333"/>
            <w:sz w:val="27"/>
          </w:rPr>
          <w:t>For more Iostat usage and examples visit :</w:t>
        </w:r>
        <w:r w:rsidRPr="00D91E91">
          <w:rPr>
            <w:rFonts w:ascii="inherit" w:eastAsia="Times New Roman" w:hAnsi="inherit" w:cs="Arial"/>
            <w:color w:val="272727"/>
            <w:sz w:val="27"/>
          </w:rPr>
          <w:t> </w:t>
        </w:r>
        <w:r w:rsidR="00ED61C9" w:rsidRPr="00D91E91">
          <w:rPr>
            <w:rFonts w:ascii="inherit" w:eastAsia="Times New Roman" w:hAnsi="inherit" w:cs="Arial"/>
            <w:color w:val="272727"/>
            <w:sz w:val="27"/>
            <w:szCs w:val="27"/>
          </w:rPr>
          <w:fldChar w:fldCharType="begin"/>
        </w:r>
        <w:r w:rsidRPr="00D91E91">
          <w:rPr>
            <w:rFonts w:ascii="inherit" w:eastAsia="Times New Roman" w:hAnsi="inherit" w:cs="Arial"/>
            <w:color w:val="272727"/>
            <w:sz w:val="27"/>
            <w:szCs w:val="27"/>
          </w:rPr>
          <w:instrText xml:space="preserve"> HYPERLINK "http://www.tecmint.com/linux-performance-monitoring-with-vmstat-and-iostat-commands/" \t "_blank" </w:instrText>
        </w:r>
        <w:r w:rsidR="00ED61C9" w:rsidRPr="00D91E91">
          <w:rPr>
            <w:rFonts w:ascii="inherit" w:eastAsia="Times New Roman" w:hAnsi="inherit" w:cs="Arial"/>
            <w:color w:val="272727"/>
            <w:sz w:val="27"/>
            <w:szCs w:val="27"/>
          </w:rPr>
          <w:fldChar w:fldCharType="separate"/>
        </w:r>
        <w:r w:rsidRPr="00D91E91">
          <w:rPr>
            <w:rFonts w:ascii="inherit" w:eastAsia="Times New Roman" w:hAnsi="inherit" w:cs="Arial"/>
            <w:color w:val="2776C6"/>
            <w:sz w:val="27"/>
            <w:u w:val="single"/>
          </w:rPr>
          <w:t>6 Iostat Command Examples in Linux</w:t>
        </w:r>
        <w:r w:rsidR="00ED61C9" w:rsidRPr="00D91E91">
          <w:rPr>
            <w:rFonts w:ascii="inherit" w:eastAsia="Times New Roman" w:hAnsi="inherit" w:cs="Arial"/>
            <w:color w:val="272727"/>
            <w:sz w:val="27"/>
            <w:szCs w:val="27"/>
          </w:rPr>
          <w:fldChar w:fldCharType="end"/>
        </w:r>
      </w:ins>
    </w:p>
    <w:p w:rsidR="00BE3005" w:rsidRPr="00D91E91" w:rsidRDefault="00BE3005" w:rsidP="00BE3005">
      <w:pPr>
        <w:pBdr>
          <w:bottom w:val="dashed" w:sz="6" w:space="0" w:color="DDDDDD"/>
        </w:pBdr>
        <w:shd w:val="clear" w:color="auto" w:fill="FFFFFF"/>
        <w:spacing w:after="210" w:line="312" w:lineRule="atLeast"/>
        <w:textAlignment w:val="baseline"/>
        <w:outlineLvl w:val="3"/>
        <w:rPr>
          <w:ins w:id="172" w:author="Unknown"/>
          <w:rFonts w:ascii="inherit" w:eastAsia="Times New Roman" w:hAnsi="inherit" w:cs="Arial"/>
          <w:color w:val="AA4B80"/>
          <w:spacing w:val="-5"/>
          <w:sz w:val="39"/>
          <w:szCs w:val="39"/>
        </w:rPr>
      </w:pPr>
      <w:ins w:id="173" w:author="Unknown">
        <w:r w:rsidRPr="00D91E91">
          <w:rPr>
            <w:rFonts w:ascii="inherit" w:eastAsia="Times New Roman" w:hAnsi="inherit" w:cs="Arial"/>
            <w:color w:val="AA4B80"/>
            <w:spacing w:val="-5"/>
            <w:sz w:val="39"/>
            <w:szCs w:val="39"/>
          </w:rPr>
          <w:t>9. IPTraf – Real Time IP LAN Monitoring</w:t>
        </w:r>
      </w:ins>
    </w:p>
    <w:p w:rsidR="00BE3005" w:rsidRPr="00D91E91" w:rsidRDefault="00BE3005" w:rsidP="00BE3005">
      <w:pPr>
        <w:shd w:val="clear" w:color="auto" w:fill="FFFFFF"/>
        <w:spacing w:after="0" w:line="384" w:lineRule="atLeast"/>
        <w:textAlignment w:val="baseline"/>
        <w:rPr>
          <w:ins w:id="174" w:author="Unknown"/>
          <w:rFonts w:ascii="inherit" w:eastAsia="Times New Roman" w:hAnsi="inherit" w:cs="Arial"/>
          <w:color w:val="272727"/>
          <w:sz w:val="27"/>
          <w:szCs w:val="27"/>
        </w:rPr>
      </w:pPr>
      <w:ins w:id="175" w:author="Unknown">
        <w:r w:rsidRPr="00D91E91">
          <w:rPr>
            <w:rFonts w:ascii="inherit" w:eastAsia="Times New Roman" w:hAnsi="inherit" w:cs="Arial"/>
            <w:color w:val="333333"/>
            <w:sz w:val="27"/>
          </w:rPr>
          <w:t>IPTraf</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is an open source console-based real time network (</w:t>
        </w:r>
        <w:r w:rsidRPr="00D91E91">
          <w:rPr>
            <w:rFonts w:ascii="inherit" w:eastAsia="Times New Roman" w:hAnsi="inherit" w:cs="Arial"/>
            <w:color w:val="333333"/>
            <w:sz w:val="27"/>
          </w:rPr>
          <w:t>IP LAN</w:t>
        </w:r>
        <w:r w:rsidRPr="00D91E91">
          <w:rPr>
            <w:rFonts w:ascii="inherit" w:eastAsia="Times New Roman" w:hAnsi="inherit" w:cs="Arial"/>
            <w:color w:val="272727"/>
            <w:sz w:val="27"/>
            <w:szCs w:val="27"/>
          </w:rPr>
          <w:t>) monitoring utility for</w:t>
        </w:r>
        <w:r w:rsidRPr="00D91E91">
          <w:rPr>
            <w:rFonts w:ascii="inherit" w:eastAsia="Times New Roman" w:hAnsi="inherit" w:cs="Arial"/>
            <w:color w:val="272727"/>
            <w:sz w:val="27"/>
          </w:rPr>
          <w:t> </w:t>
        </w:r>
        <w:r w:rsidRPr="00D91E91">
          <w:rPr>
            <w:rFonts w:ascii="inherit" w:eastAsia="Times New Roman" w:hAnsi="inherit" w:cs="Arial"/>
            <w:color w:val="333333"/>
            <w:sz w:val="27"/>
          </w:rPr>
          <w:t>Linux</w:t>
        </w:r>
        <w:r w:rsidRPr="00D91E91">
          <w:rPr>
            <w:rFonts w:ascii="inherit" w:eastAsia="Times New Roman" w:hAnsi="inherit" w:cs="Arial"/>
            <w:color w:val="272727"/>
            <w:sz w:val="27"/>
            <w:szCs w:val="27"/>
          </w:rPr>
          <w:t>. It collects a variety of information such as IP traffic monitor that passes over the network, including TCP flag information, ICMP details, TCP/UDP traffic breakdowns, TCP connection packet and byne counts. It also gathers information of general and detaled interface statistics of TCP, UDP, IP, ICMP, non-IP, IP checksum errors, interface activity etc.</w:t>
        </w:r>
      </w:ins>
    </w:p>
    <w:p w:rsidR="00BE3005" w:rsidRPr="00D91E91" w:rsidRDefault="00BE3005" w:rsidP="00BE3005">
      <w:pPr>
        <w:shd w:val="clear" w:color="auto" w:fill="F1F1F1"/>
        <w:spacing w:after="0" w:line="384" w:lineRule="atLeast"/>
        <w:jc w:val="center"/>
        <w:textAlignment w:val="baseline"/>
        <w:rPr>
          <w:ins w:id="176" w:author="Unknown"/>
          <w:rFonts w:ascii="inherit" w:eastAsia="Times New Roman" w:hAnsi="inherit" w:cs="Arial"/>
          <w:color w:val="272727"/>
          <w:sz w:val="27"/>
          <w:szCs w:val="27"/>
        </w:rPr>
      </w:pPr>
      <w:r>
        <w:rPr>
          <w:rFonts w:ascii="inherit" w:eastAsia="Times New Roman" w:hAnsi="inherit" w:cs="Arial"/>
          <w:noProof/>
          <w:color w:val="3B8DBD"/>
          <w:sz w:val="27"/>
          <w:szCs w:val="27"/>
          <w:bdr w:val="none" w:sz="0" w:space="0" w:color="auto" w:frame="1"/>
        </w:rPr>
        <w:drawing>
          <wp:inline distT="0" distB="0" distL="0" distR="0">
            <wp:extent cx="5716905" cy="3588385"/>
            <wp:effectExtent l="19050" t="0" r="0" b="0"/>
            <wp:docPr id="5" name="Picture 5" descr="IP Traffic Monito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 Traffic Monitor">
                      <a:hlinkClick r:id="rId14"/>
                    </pic:cNvPr>
                    <pic:cNvPicPr>
                      <a:picLocks noChangeAspect="1" noChangeArrowheads="1"/>
                    </pic:cNvPicPr>
                  </pic:nvPicPr>
                  <pic:blipFill>
                    <a:blip r:embed="rId15"/>
                    <a:srcRect/>
                    <a:stretch>
                      <a:fillRect/>
                    </a:stretch>
                  </pic:blipFill>
                  <pic:spPr bwMode="auto">
                    <a:xfrm>
                      <a:off x="0" y="0"/>
                      <a:ext cx="5716905" cy="3588385"/>
                    </a:xfrm>
                    <a:prstGeom prst="rect">
                      <a:avLst/>
                    </a:prstGeom>
                    <a:noFill/>
                    <a:ln w="9525">
                      <a:noFill/>
                      <a:miter lim="800000"/>
                      <a:headEnd/>
                      <a:tailEnd/>
                    </a:ln>
                  </pic:spPr>
                </pic:pic>
              </a:graphicData>
            </a:graphic>
          </wp:inline>
        </w:drawing>
      </w:r>
    </w:p>
    <w:p w:rsidR="00BE3005" w:rsidRPr="00D91E91" w:rsidRDefault="00BE3005" w:rsidP="00BE3005">
      <w:pPr>
        <w:shd w:val="clear" w:color="auto" w:fill="F1F1F1"/>
        <w:spacing w:line="384" w:lineRule="atLeast"/>
        <w:jc w:val="center"/>
        <w:textAlignment w:val="baseline"/>
        <w:rPr>
          <w:ins w:id="177" w:author="Unknown"/>
          <w:rFonts w:ascii="inherit" w:eastAsia="Times New Roman" w:hAnsi="inherit" w:cs="Arial"/>
          <w:i/>
          <w:iCs/>
          <w:color w:val="999999"/>
          <w:sz w:val="20"/>
          <w:szCs w:val="20"/>
        </w:rPr>
      </w:pPr>
      <w:ins w:id="178" w:author="Unknown">
        <w:r w:rsidRPr="00D91E91">
          <w:rPr>
            <w:rFonts w:ascii="inherit" w:eastAsia="Times New Roman" w:hAnsi="inherit" w:cs="Arial"/>
            <w:i/>
            <w:iCs/>
            <w:color w:val="999999"/>
            <w:sz w:val="20"/>
            <w:szCs w:val="20"/>
          </w:rPr>
          <w:t>IP Traffic Monitor</w:t>
        </w:r>
      </w:ins>
    </w:p>
    <w:p w:rsidR="00BE3005" w:rsidRPr="00D91E91" w:rsidRDefault="00BE3005" w:rsidP="00BE3005">
      <w:pPr>
        <w:shd w:val="clear" w:color="auto" w:fill="FFFFFF"/>
        <w:spacing w:after="0" w:line="384" w:lineRule="atLeast"/>
        <w:textAlignment w:val="baseline"/>
        <w:rPr>
          <w:ins w:id="179" w:author="Unknown"/>
          <w:rFonts w:ascii="inherit" w:eastAsia="Times New Roman" w:hAnsi="inherit" w:cs="Arial"/>
          <w:color w:val="272727"/>
          <w:sz w:val="27"/>
          <w:szCs w:val="27"/>
        </w:rPr>
      </w:pPr>
      <w:ins w:id="180" w:author="Unknown">
        <w:r w:rsidRPr="00D91E91">
          <w:rPr>
            <w:rFonts w:ascii="inherit" w:eastAsia="Times New Roman" w:hAnsi="inherit" w:cs="Arial"/>
            <w:color w:val="333333"/>
            <w:sz w:val="27"/>
          </w:rPr>
          <w:lastRenderedPageBreak/>
          <w:t>For more information and usage of IPTraf tool, please visit :</w:t>
        </w:r>
        <w:r w:rsidRPr="00D91E91">
          <w:rPr>
            <w:rFonts w:ascii="inherit" w:eastAsia="Times New Roman" w:hAnsi="inherit" w:cs="Arial"/>
            <w:color w:val="272727"/>
            <w:sz w:val="27"/>
          </w:rPr>
          <w:t> </w:t>
        </w:r>
        <w:r w:rsidR="00ED61C9" w:rsidRPr="00D91E91">
          <w:rPr>
            <w:rFonts w:ascii="inherit" w:eastAsia="Times New Roman" w:hAnsi="inherit" w:cs="Arial"/>
            <w:color w:val="272727"/>
            <w:sz w:val="27"/>
            <w:szCs w:val="27"/>
          </w:rPr>
          <w:fldChar w:fldCharType="begin"/>
        </w:r>
        <w:r w:rsidRPr="00D91E91">
          <w:rPr>
            <w:rFonts w:ascii="inherit" w:eastAsia="Times New Roman" w:hAnsi="inherit" w:cs="Arial"/>
            <w:color w:val="272727"/>
            <w:sz w:val="27"/>
            <w:szCs w:val="27"/>
          </w:rPr>
          <w:instrText xml:space="preserve"> HYPERLINK "http://www.tecmint.com/real-time-interactive-ip-lan-monitoring-with-iptraf-tool/" \t "_blank" </w:instrText>
        </w:r>
        <w:r w:rsidR="00ED61C9" w:rsidRPr="00D91E91">
          <w:rPr>
            <w:rFonts w:ascii="inherit" w:eastAsia="Times New Roman" w:hAnsi="inherit" w:cs="Arial"/>
            <w:color w:val="272727"/>
            <w:sz w:val="27"/>
            <w:szCs w:val="27"/>
          </w:rPr>
          <w:fldChar w:fldCharType="separate"/>
        </w:r>
        <w:r w:rsidRPr="00D91E91">
          <w:rPr>
            <w:rFonts w:ascii="inherit" w:eastAsia="Times New Roman" w:hAnsi="inherit" w:cs="Arial"/>
            <w:color w:val="2776C6"/>
            <w:sz w:val="27"/>
            <w:u w:val="single"/>
          </w:rPr>
          <w:t>IPTraf Network Monitoring Tool</w:t>
        </w:r>
        <w:r w:rsidR="00ED61C9" w:rsidRPr="00D91E91">
          <w:rPr>
            <w:rFonts w:ascii="inherit" w:eastAsia="Times New Roman" w:hAnsi="inherit" w:cs="Arial"/>
            <w:color w:val="272727"/>
            <w:sz w:val="27"/>
            <w:szCs w:val="27"/>
          </w:rPr>
          <w:fldChar w:fldCharType="end"/>
        </w:r>
      </w:ins>
    </w:p>
    <w:p w:rsidR="00BE3005" w:rsidRPr="00D91E91" w:rsidRDefault="00BE3005" w:rsidP="00BE3005">
      <w:pPr>
        <w:pBdr>
          <w:bottom w:val="dashed" w:sz="6" w:space="0" w:color="DDDDDD"/>
        </w:pBdr>
        <w:shd w:val="clear" w:color="auto" w:fill="FFFFFF"/>
        <w:spacing w:after="210" w:line="312" w:lineRule="atLeast"/>
        <w:textAlignment w:val="baseline"/>
        <w:outlineLvl w:val="3"/>
        <w:rPr>
          <w:ins w:id="181" w:author="Unknown"/>
          <w:rFonts w:ascii="inherit" w:eastAsia="Times New Roman" w:hAnsi="inherit" w:cs="Arial"/>
          <w:color w:val="AA4B80"/>
          <w:spacing w:val="-5"/>
          <w:sz w:val="39"/>
          <w:szCs w:val="39"/>
        </w:rPr>
      </w:pPr>
      <w:ins w:id="182" w:author="Unknown">
        <w:r w:rsidRPr="00D91E91">
          <w:rPr>
            <w:rFonts w:ascii="inherit" w:eastAsia="Times New Roman" w:hAnsi="inherit" w:cs="Arial"/>
            <w:color w:val="AA4B80"/>
            <w:spacing w:val="-5"/>
            <w:sz w:val="39"/>
            <w:szCs w:val="39"/>
          </w:rPr>
          <w:t>10. Psacct or Acct – Monitor User Activity</w:t>
        </w:r>
      </w:ins>
    </w:p>
    <w:p w:rsidR="00BE3005" w:rsidRPr="00D91E91" w:rsidRDefault="00BE3005" w:rsidP="00BE3005">
      <w:pPr>
        <w:shd w:val="clear" w:color="auto" w:fill="FFFFFF"/>
        <w:spacing w:after="240" w:line="384" w:lineRule="atLeast"/>
        <w:textAlignment w:val="baseline"/>
        <w:rPr>
          <w:ins w:id="183" w:author="Unknown"/>
          <w:rFonts w:ascii="inherit" w:eastAsia="Times New Roman" w:hAnsi="inherit" w:cs="Arial"/>
          <w:color w:val="272727"/>
          <w:sz w:val="27"/>
          <w:szCs w:val="27"/>
        </w:rPr>
      </w:pPr>
      <w:ins w:id="184" w:author="Unknown">
        <w:r w:rsidRPr="00D91E91">
          <w:rPr>
            <w:rFonts w:ascii="inherit" w:eastAsia="Times New Roman" w:hAnsi="inherit" w:cs="Arial"/>
            <w:color w:val="272727"/>
            <w:sz w:val="27"/>
            <w:szCs w:val="27"/>
          </w:rPr>
          <w:t xml:space="preserve">psacct or acct tools are very useful for monitoring each </w:t>
        </w:r>
        <w:proofErr w:type="gramStart"/>
        <w:r w:rsidRPr="00D91E91">
          <w:rPr>
            <w:rFonts w:ascii="inherit" w:eastAsia="Times New Roman" w:hAnsi="inherit" w:cs="Arial"/>
            <w:color w:val="272727"/>
            <w:sz w:val="27"/>
            <w:szCs w:val="27"/>
          </w:rPr>
          <w:t>users</w:t>
        </w:r>
        <w:proofErr w:type="gramEnd"/>
        <w:r w:rsidRPr="00D91E91">
          <w:rPr>
            <w:rFonts w:ascii="inherit" w:eastAsia="Times New Roman" w:hAnsi="inherit" w:cs="Arial"/>
            <w:color w:val="272727"/>
            <w:sz w:val="27"/>
            <w:szCs w:val="27"/>
          </w:rPr>
          <w:t xml:space="preserve"> activity on the system. Both daemons </w:t>
        </w:r>
        <w:proofErr w:type="gramStart"/>
        <w:r w:rsidRPr="00D91E91">
          <w:rPr>
            <w:rFonts w:ascii="inherit" w:eastAsia="Times New Roman" w:hAnsi="inherit" w:cs="Arial"/>
            <w:color w:val="272727"/>
            <w:sz w:val="27"/>
            <w:szCs w:val="27"/>
          </w:rPr>
          <w:t>runs</w:t>
        </w:r>
        <w:proofErr w:type="gramEnd"/>
        <w:r w:rsidRPr="00D91E91">
          <w:rPr>
            <w:rFonts w:ascii="inherit" w:eastAsia="Times New Roman" w:hAnsi="inherit" w:cs="Arial"/>
            <w:color w:val="272727"/>
            <w:sz w:val="27"/>
            <w:szCs w:val="27"/>
          </w:rPr>
          <w:t xml:space="preserve"> in the background and keeps a close watch on the overall activity of each user on the system and also what resources are being consumed by them.</w:t>
        </w:r>
      </w:ins>
    </w:p>
    <w:p w:rsidR="00BE3005" w:rsidRPr="00D91E91" w:rsidRDefault="00BE3005" w:rsidP="00BE3005">
      <w:pPr>
        <w:shd w:val="clear" w:color="auto" w:fill="FFFFFF"/>
        <w:spacing w:after="240" w:line="384" w:lineRule="atLeast"/>
        <w:textAlignment w:val="baseline"/>
        <w:rPr>
          <w:ins w:id="185" w:author="Unknown"/>
          <w:rFonts w:ascii="inherit" w:eastAsia="Times New Roman" w:hAnsi="inherit" w:cs="Arial"/>
          <w:color w:val="272727"/>
          <w:sz w:val="27"/>
          <w:szCs w:val="27"/>
        </w:rPr>
      </w:pPr>
      <w:ins w:id="186" w:author="Unknown">
        <w:r w:rsidRPr="00D91E91">
          <w:rPr>
            <w:rFonts w:ascii="inherit" w:eastAsia="Times New Roman" w:hAnsi="inherit" w:cs="Arial"/>
            <w:color w:val="272727"/>
            <w:sz w:val="27"/>
            <w:szCs w:val="27"/>
          </w:rPr>
          <w:t xml:space="preserve">These tools are very useful for system administrators to track each </w:t>
        </w:r>
        <w:proofErr w:type="gramStart"/>
        <w:r w:rsidRPr="00D91E91">
          <w:rPr>
            <w:rFonts w:ascii="inherit" w:eastAsia="Times New Roman" w:hAnsi="inherit" w:cs="Arial"/>
            <w:color w:val="272727"/>
            <w:sz w:val="27"/>
            <w:szCs w:val="27"/>
          </w:rPr>
          <w:t>users</w:t>
        </w:r>
        <w:proofErr w:type="gramEnd"/>
        <w:r w:rsidRPr="00D91E91">
          <w:rPr>
            <w:rFonts w:ascii="inherit" w:eastAsia="Times New Roman" w:hAnsi="inherit" w:cs="Arial"/>
            <w:color w:val="272727"/>
            <w:sz w:val="27"/>
            <w:szCs w:val="27"/>
          </w:rPr>
          <w:t xml:space="preserve"> activity like what they are doing, what commands they issued, how much resources are used by them, how long they are active on the system etc.</w:t>
        </w:r>
      </w:ins>
    </w:p>
    <w:p w:rsidR="00BE3005" w:rsidRPr="00D91E91" w:rsidRDefault="00BE3005" w:rsidP="00BE3005">
      <w:pPr>
        <w:shd w:val="clear" w:color="auto" w:fill="FFFFFF"/>
        <w:spacing w:after="0" w:line="384" w:lineRule="atLeast"/>
        <w:textAlignment w:val="baseline"/>
        <w:rPr>
          <w:ins w:id="187" w:author="Unknown"/>
          <w:rFonts w:ascii="inherit" w:eastAsia="Times New Roman" w:hAnsi="inherit" w:cs="Arial"/>
          <w:color w:val="272727"/>
          <w:sz w:val="27"/>
          <w:szCs w:val="27"/>
        </w:rPr>
      </w:pPr>
      <w:ins w:id="188" w:author="Unknown">
        <w:r w:rsidRPr="00D91E91">
          <w:rPr>
            <w:rFonts w:ascii="inherit" w:eastAsia="Times New Roman" w:hAnsi="inherit" w:cs="Arial"/>
            <w:color w:val="272727"/>
            <w:sz w:val="27"/>
            <w:szCs w:val="27"/>
          </w:rPr>
          <w:t>For installation and example usage of commands read the article on</w:t>
        </w:r>
        <w:r w:rsidRPr="00D91E91">
          <w:rPr>
            <w:rFonts w:ascii="inherit" w:eastAsia="Times New Roman" w:hAnsi="inherit" w:cs="Arial"/>
            <w:color w:val="272727"/>
            <w:sz w:val="27"/>
          </w:rPr>
          <w:t> </w:t>
        </w:r>
        <w:r w:rsidR="00ED61C9" w:rsidRPr="00D91E91">
          <w:rPr>
            <w:rFonts w:ascii="inherit" w:eastAsia="Times New Roman" w:hAnsi="inherit" w:cs="Arial"/>
            <w:color w:val="272727"/>
            <w:sz w:val="27"/>
            <w:szCs w:val="27"/>
          </w:rPr>
          <w:fldChar w:fldCharType="begin"/>
        </w:r>
        <w:r w:rsidRPr="00D91E91">
          <w:rPr>
            <w:rFonts w:ascii="inherit" w:eastAsia="Times New Roman" w:hAnsi="inherit" w:cs="Arial"/>
            <w:color w:val="272727"/>
            <w:sz w:val="27"/>
            <w:szCs w:val="27"/>
          </w:rPr>
          <w:instrText xml:space="preserve"> HYPERLINK "http://www.tecmint.com/how-to-monitor-user-activity-with-psacct-or-acct-tools/" \t "_blank" </w:instrText>
        </w:r>
        <w:r w:rsidR="00ED61C9" w:rsidRPr="00D91E91">
          <w:rPr>
            <w:rFonts w:ascii="inherit" w:eastAsia="Times New Roman" w:hAnsi="inherit" w:cs="Arial"/>
            <w:color w:val="272727"/>
            <w:sz w:val="27"/>
            <w:szCs w:val="27"/>
          </w:rPr>
          <w:fldChar w:fldCharType="separate"/>
        </w:r>
        <w:r w:rsidRPr="00D91E91">
          <w:rPr>
            <w:rFonts w:ascii="inherit" w:eastAsia="Times New Roman" w:hAnsi="inherit" w:cs="Arial"/>
            <w:color w:val="2776C6"/>
            <w:sz w:val="27"/>
            <w:u w:val="single"/>
          </w:rPr>
          <w:t>Monitor User Activity with psacct or acct</w:t>
        </w:r>
        <w:r w:rsidR="00ED61C9" w:rsidRPr="00D91E91">
          <w:rPr>
            <w:rFonts w:ascii="inherit" w:eastAsia="Times New Roman" w:hAnsi="inherit" w:cs="Arial"/>
            <w:color w:val="272727"/>
            <w:sz w:val="27"/>
            <w:szCs w:val="27"/>
          </w:rPr>
          <w:fldChar w:fldCharType="end"/>
        </w:r>
      </w:ins>
    </w:p>
    <w:p w:rsidR="00BE3005" w:rsidRPr="00D91E91" w:rsidRDefault="00BE3005" w:rsidP="00BE3005">
      <w:pPr>
        <w:pBdr>
          <w:bottom w:val="dashed" w:sz="6" w:space="0" w:color="DDDDDD"/>
        </w:pBdr>
        <w:shd w:val="clear" w:color="auto" w:fill="FFFFFF"/>
        <w:spacing w:after="210" w:line="312" w:lineRule="atLeast"/>
        <w:textAlignment w:val="baseline"/>
        <w:outlineLvl w:val="3"/>
        <w:rPr>
          <w:ins w:id="189" w:author="Unknown"/>
          <w:rFonts w:ascii="inherit" w:eastAsia="Times New Roman" w:hAnsi="inherit" w:cs="Arial"/>
          <w:color w:val="AA4B80"/>
          <w:spacing w:val="-5"/>
          <w:sz w:val="39"/>
          <w:szCs w:val="39"/>
        </w:rPr>
      </w:pPr>
      <w:ins w:id="190" w:author="Unknown">
        <w:r w:rsidRPr="00D91E91">
          <w:rPr>
            <w:rFonts w:ascii="inherit" w:eastAsia="Times New Roman" w:hAnsi="inherit" w:cs="Arial"/>
            <w:color w:val="AA4B80"/>
            <w:spacing w:val="-5"/>
            <w:sz w:val="39"/>
            <w:szCs w:val="39"/>
          </w:rPr>
          <w:t>11. Monit – Linux Process and Services Monitoring</w:t>
        </w:r>
      </w:ins>
    </w:p>
    <w:p w:rsidR="00BE3005" w:rsidRPr="00D91E91" w:rsidRDefault="00BE3005" w:rsidP="00BE3005">
      <w:pPr>
        <w:shd w:val="clear" w:color="auto" w:fill="FFFFFF"/>
        <w:spacing w:after="0" w:line="384" w:lineRule="atLeast"/>
        <w:textAlignment w:val="baseline"/>
        <w:rPr>
          <w:ins w:id="191" w:author="Unknown"/>
          <w:rFonts w:ascii="inherit" w:eastAsia="Times New Roman" w:hAnsi="inherit" w:cs="Arial"/>
          <w:color w:val="272727"/>
          <w:sz w:val="27"/>
          <w:szCs w:val="27"/>
        </w:rPr>
      </w:pPr>
      <w:ins w:id="192" w:author="Unknown">
        <w:r w:rsidRPr="00D91E91">
          <w:rPr>
            <w:rFonts w:ascii="inherit" w:eastAsia="Times New Roman" w:hAnsi="inherit" w:cs="Arial"/>
            <w:color w:val="333333"/>
            <w:sz w:val="27"/>
          </w:rPr>
          <w:t>Monit</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 xml:space="preserve">is a free open source and web based process supervision utility that automatically monitors and </w:t>
        </w:r>
        <w:proofErr w:type="gramStart"/>
        <w:r w:rsidRPr="00D91E91">
          <w:rPr>
            <w:rFonts w:ascii="inherit" w:eastAsia="Times New Roman" w:hAnsi="inherit" w:cs="Arial"/>
            <w:color w:val="272727"/>
            <w:sz w:val="27"/>
            <w:szCs w:val="27"/>
          </w:rPr>
          <w:t>managers</w:t>
        </w:r>
        <w:proofErr w:type="gramEnd"/>
        <w:r w:rsidRPr="00D91E91">
          <w:rPr>
            <w:rFonts w:ascii="inherit" w:eastAsia="Times New Roman" w:hAnsi="inherit" w:cs="Arial"/>
            <w:color w:val="272727"/>
            <w:sz w:val="27"/>
            <w:szCs w:val="27"/>
          </w:rPr>
          <w:t xml:space="preserve"> system processes, programs, files, directories, permissions, checksums and filesystems.</w:t>
        </w:r>
      </w:ins>
    </w:p>
    <w:p w:rsidR="00BE3005" w:rsidRPr="00D91E91" w:rsidRDefault="00BE3005" w:rsidP="00BE3005">
      <w:pPr>
        <w:shd w:val="clear" w:color="auto" w:fill="FFFFFF"/>
        <w:spacing w:after="240" w:line="384" w:lineRule="atLeast"/>
        <w:textAlignment w:val="baseline"/>
        <w:rPr>
          <w:ins w:id="193" w:author="Unknown"/>
          <w:rFonts w:ascii="inherit" w:eastAsia="Times New Roman" w:hAnsi="inherit" w:cs="Arial"/>
          <w:color w:val="272727"/>
          <w:sz w:val="27"/>
          <w:szCs w:val="27"/>
        </w:rPr>
      </w:pPr>
      <w:ins w:id="194" w:author="Unknown">
        <w:r w:rsidRPr="00D91E91">
          <w:rPr>
            <w:rFonts w:ascii="inherit" w:eastAsia="Times New Roman" w:hAnsi="inherit" w:cs="Arial"/>
            <w:color w:val="272727"/>
            <w:sz w:val="27"/>
            <w:szCs w:val="27"/>
          </w:rPr>
          <w:t>It monitors services like Apache, MySQL, Mail, FTP, ProFTP, Nginx, SSH and so on. The system status can be viewed from the command line or using it own web interface.</w:t>
        </w:r>
      </w:ins>
    </w:p>
    <w:p w:rsidR="00BE3005" w:rsidRPr="00D91E91" w:rsidRDefault="00BE3005" w:rsidP="00BE3005">
      <w:pPr>
        <w:shd w:val="clear" w:color="auto" w:fill="F1F1F1"/>
        <w:spacing w:after="0" w:line="384" w:lineRule="atLeast"/>
        <w:jc w:val="center"/>
        <w:textAlignment w:val="baseline"/>
        <w:rPr>
          <w:ins w:id="195" w:author="Unknown"/>
          <w:rFonts w:ascii="inherit" w:eastAsia="Times New Roman" w:hAnsi="inherit" w:cs="Arial"/>
          <w:color w:val="272727"/>
          <w:sz w:val="27"/>
          <w:szCs w:val="27"/>
        </w:rPr>
      </w:pPr>
      <w:r>
        <w:rPr>
          <w:rFonts w:ascii="inherit" w:eastAsia="Times New Roman" w:hAnsi="inherit" w:cs="Arial"/>
          <w:noProof/>
          <w:color w:val="3B8DBD"/>
          <w:sz w:val="27"/>
          <w:szCs w:val="27"/>
          <w:bdr w:val="none" w:sz="0" w:space="0" w:color="auto" w:frame="1"/>
        </w:rPr>
        <w:lastRenderedPageBreak/>
        <w:drawing>
          <wp:inline distT="0" distB="0" distL="0" distR="0">
            <wp:extent cx="5716905" cy="4287520"/>
            <wp:effectExtent l="19050" t="0" r="0" b="0"/>
            <wp:docPr id="6" name="Picture 6" descr="Monit Linux Process Monitori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nit Linux Process Monitoring">
                      <a:hlinkClick r:id="rId16"/>
                    </pic:cNvPr>
                    <pic:cNvPicPr>
                      <a:picLocks noChangeAspect="1" noChangeArrowheads="1"/>
                    </pic:cNvPicPr>
                  </pic:nvPicPr>
                  <pic:blipFill>
                    <a:blip r:embed="rId17"/>
                    <a:srcRect/>
                    <a:stretch>
                      <a:fillRect/>
                    </a:stretch>
                  </pic:blipFill>
                  <pic:spPr bwMode="auto">
                    <a:xfrm>
                      <a:off x="0" y="0"/>
                      <a:ext cx="5716905" cy="4287520"/>
                    </a:xfrm>
                    <a:prstGeom prst="rect">
                      <a:avLst/>
                    </a:prstGeom>
                    <a:noFill/>
                    <a:ln w="9525">
                      <a:noFill/>
                      <a:miter lim="800000"/>
                      <a:headEnd/>
                      <a:tailEnd/>
                    </a:ln>
                  </pic:spPr>
                </pic:pic>
              </a:graphicData>
            </a:graphic>
          </wp:inline>
        </w:drawing>
      </w:r>
    </w:p>
    <w:p w:rsidR="00BE3005" w:rsidRPr="00D91E91" w:rsidRDefault="00BE3005" w:rsidP="00BE3005">
      <w:pPr>
        <w:shd w:val="clear" w:color="auto" w:fill="F1F1F1"/>
        <w:spacing w:line="384" w:lineRule="atLeast"/>
        <w:jc w:val="center"/>
        <w:textAlignment w:val="baseline"/>
        <w:rPr>
          <w:ins w:id="196" w:author="Unknown"/>
          <w:rFonts w:ascii="inherit" w:eastAsia="Times New Roman" w:hAnsi="inherit" w:cs="Arial"/>
          <w:i/>
          <w:iCs/>
          <w:color w:val="999999"/>
          <w:sz w:val="20"/>
          <w:szCs w:val="20"/>
        </w:rPr>
      </w:pPr>
      <w:ins w:id="197" w:author="Unknown">
        <w:r w:rsidRPr="00D91E91">
          <w:rPr>
            <w:rFonts w:ascii="inherit" w:eastAsia="Times New Roman" w:hAnsi="inherit" w:cs="Arial"/>
            <w:i/>
            <w:iCs/>
            <w:color w:val="999999"/>
            <w:sz w:val="20"/>
            <w:szCs w:val="20"/>
          </w:rPr>
          <w:t>Monit Linux Process Monitoring</w:t>
        </w:r>
      </w:ins>
    </w:p>
    <w:p w:rsidR="00BE3005" w:rsidRPr="00D91E91" w:rsidRDefault="00BE3005" w:rsidP="00BE3005">
      <w:pPr>
        <w:shd w:val="clear" w:color="auto" w:fill="FFFFFF"/>
        <w:spacing w:after="0" w:line="384" w:lineRule="atLeast"/>
        <w:textAlignment w:val="baseline"/>
        <w:rPr>
          <w:ins w:id="198" w:author="Unknown"/>
          <w:rFonts w:ascii="inherit" w:eastAsia="Times New Roman" w:hAnsi="inherit" w:cs="Arial"/>
          <w:color w:val="272727"/>
          <w:sz w:val="27"/>
          <w:szCs w:val="27"/>
        </w:rPr>
      </w:pPr>
      <w:ins w:id="199" w:author="Unknown">
        <w:r w:rsidRPr="00D91E91">
          <w:rPr>
            <w:rFonts w:ascii="inherit" w:eastAsia="Times New Roman" w:hAnsi="inherit" w:cs="Arial"/>
            <w:color w:val="333333"/>
            <w:sz w:val="27"/>
          </w:rPr>
          <w:t>Read More</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00ED61C9" w:rsidRPr="00D91E91">
          <w:rPr>
            <w:rFonts w:ascii="inherit" w:eastAsia="Times New Roman" w:hAnsi="inherit" w:cs="Arial"/>
            <w:color w:val="272727"/>
            <w:sz w:val="27"/>
            <w:szCs w:val="27"/>
          </w:rPr>
          <w:fldChar w:fldCharType="begin"/>
        </w:r>
        <w:r w:rsidRPr="00D91E91">
          <w:rPr>
            <w:rFonts w:ascii="inherit" w:eastAsia="Times New Roman" w:hAnsi="inherit" w:cs="Arial"/>
            <w:color w:val="272727"/>
            <w:sz w:val="27"/>
            <w:szCs w:val="27"/>
          </w:rPr>
          <w:instrText xml:space="preserve"> HYPERLINK "http://www.tecmint.com/how-to-install-and-setup-monit-linux-process-and-services-monitoring-program/" \t "_blank" </w:instrText>
        </w:r>
        <w:r w:rsidR="00ED61C9" w:rsidRPr="00D91E91">
          <w:rPr>
            <w:rFonts w:ascii="inherit" w:eastAsia="Times New Roman" w:hAnsi="inherit" w:cs="Arial"/>
            <w:color w:val="272727"/>
            <w:sz w:val="27"/>
            <w:szCs w:val="27"/>
          </w:rPr>
          <w:fldChar w:fldCharType="separate"/>
        </w:r>
        <w:r w:rsidRPr="00D91E91">
          <w:rPr>
            <w:rFonts w:ascii="inherit" w:eastAsia="Times New Roman" w:hAnsi="inherit" w:cs="Arial"/>
            <w:color w:val="2776C6"/>
            <w:sz w:val="27"/>
            <w:u w:val="single"/>
          </w:rPr>
          <w:t>Linux Process Monitoring with Monit</w:t>
        </w:r>
        <w:r w:rsidR="00ED61C9" w:rsidRPr="00D91E91">
          <w:rPr>
            <w:rFonts w:ascii="inherit" w:eastAsia="Times New Roman" w:hAnsi="inherit" w:cs="Arial"/>
            <w:color w:val="272727"/>
            <w:sz w:val="27"/>
            <w:szCs w:val="27"/>
          </w:rPr>
          <w:fldChar w:fldCharType="end"/>
        </w:r>
      </w:ins>
    </w:p>
    <w:p w:rsidR="00BE3005" w:rsidRPr="00D91E91" w:rsidRDefault="00BE3005" w:rsidP="00BE3005">
      <w:pPr>
        <w:pBdr>
          <w:bottom w:val="dashed" w:sz="6" w:space="0" w:color="DDDDDD"/>
        </w:pBdr>
        <w:shd w:val="clear" w:color="auto" w:fill="FFFFFF"/>
        <w:spacing w:after="210" w:line="312" w:lineRule="atLeast"/>
        <w:textAlignment w:val="baseline"/>
        <w:outlineLvl w:val="3"/>
        <w:rPr>
          <w:ins w:id="200" w:author="Unknown"/>
          <w:rFonts w:ascii="inherit" w:eastAsia="Times New Roman" w:hAnsi="inherit" w:cs="Arial"/>
          <w:color w:val="AA4B80"/>
          <w:spacing w:val="-5"/>
          <w:sz w:val="39"/>
          <w:szCs w:val="39"/>
        </w:rPr>
      </w:pPr>
      <w:ins w:id="201" w:author="Unknown">
        <w:r w:rsidRPr="00D91E91">
          <w:rPr>
            <w:rFonts w:ascii="inherit" w:eastAsia="Times New Roman" w:hAnsi="inherit" w:cs="Arial"/>
            <w:color w:val="AA4B80"/>
            <w:spacing w:val="-5"/>
            <w:sz w:val="39"/>
            <w:szCs w:val="39"/>
          </w:rPr>
          <w:t>12. NetHogs – Monitor Per Process Network Bandwidth</w:t>
        </w:r>
      </w:ins>
    </w:p>
    <w:p w:rsidR="00BE3005" w:rsidRPr="00D91E91" w:rsidRDefault="00BE3005" w:rsidP="00BE3005">
      <w:pPr>
        <w:shd w:val="clear" w:color="auto" w:fill="FFFFFF"/>
        <w:spacing w:after="0" w:line="384" w:lineRule="atLeast"/>
        <w:textAlignment w:val="baseline"/>
        <w:rPr>
          <w:ins w:id="202" w:author="Unknown"/>
          <w:rFonts w:ascii="inherit" w:eastAsia="Times New Roman" w:hAnsi="inherit" w:cs="Arial"/>
          <w:color w:val="272727"/>
          <w:sz w:val="27"/>
          <w:szCs w:val="27"/>
        </w:rPr>
      </w:pPr>
      <w:ins w:id="203" w:author="Unknown">
        <w:r w:rsidRPr="00D91E91">
          <w:rPr>
            <w:rFonts w:ascii="inherit" w:eastAsia="Times New Roman" w:hAnsi="inherit" w:cs="Arial"/>
            <w:color w:val="333333"/>
            <w:sz w:val="27"/>
          </w:rPr>
          <w:t>NetHogs</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is an open source nice small program (similar to Linux</w:t>
        </w:r>
        <w:r w:rsidRPr="00D91E91">
          <w:rPr>
            <w:rFonts w:ascii="inherit" w:eastAsia="Times New Roman" w:hAnsi="inherit" w:cs="Arial"/>
            <w:color w:val="272727"/>
            <w:sz w:val="27"/>
          </w:rPr>
          <w:t> </w:t>
        </w:r>
        <w:r w:rsidRPr="00D91E91">
          <w:rPr>
            <w:rFonts w:ascii="inherit" w:eastAsia="Times New Roman" w:hAnsi="inherit" w:cs="Arial"/>
            <w:color w:val="333333"/>
            <w:sz w:val="27"/>
          </w:rPr>
          <w:t>top command</w:t>
        </w:r>
        <w:r w:rsidRPr="00D91E91">
          <w:rPr>
            <w:rFonts w:ascii="inherit" w:eastAsia="Times New Roman" w:hAnsi="inherit" w:cs="Arial"/>
            <w:color w:val="272727"/>
            <w:sz w:val="27"/>
            <w:szCs w:val="27"/>
          </w:rPr>
          <w:t>) that keeps a tab on each process network activity on your system. It also keeps a track of real time network traffic bandwidth used by each program or application.</w:t>
        </w:r>
      </w:ins>
    </w:p>
    <w:p w:rsidR="00BE3005" w:rsidRPr="00D91E91" w:rsidRDefault="00BE3005" w:rsidP="00BE3005">
      <w:pPr>
        <w:shd w:val="clear" w:color="auto" w:fill="F1F1F1"/>
        <w:spacing w:after="0" w:line="384" w:lineRule="atLeast"/>
        <w:jc w:val="center"/>
        <w:textAlignment w:val="baseline"/>
        <w:rPr>
          <w:ins w:id="204" w:author="Unknown"/>
          <w:rFonts w:ascii="inherit" w:eastAsia="Times New Roman" w:hAnsi="inherit" w:cs="Arial"/>
          <w:color w:val="272727"/>
          <w:sz w:val="27"/>
          <w:szCs w:val="27"/>
        </w:rPr>
      </w:pPr>
      <w:r>
        <w:rPr>
          <w:rFonts w:ascii="inherit" w:eastAsia="Times New Roman" w:hAnsi="inherit" w:cs="Arial"/>
          <w:noProof/>
          <w:color w:val="3B8DBD"/>
          <w:sz w:val="27"/>
          <w:szCs w:val="27"/>
          <w:bdr w:val="none" w:sz="0" w:space="0" w:color="auto" w:frame="1"/>
        </w:rPr>
        <w:lastRenderedPageBreak/>
        <w:drawing>
          <wp:inline distT="0" distB="0" distL="0" distR="0">
            <wp:extent cx="5716905" cy="4287520"/>
            <wp:effectExtent l="19050" t="0" r="0" b="0"/>
            <wp:docPr id="7" name="Picture 7" descr="NetHogs Linux Bandwidth Monitori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Hogs Linux Bandwidth Monitoring">
                      <a:hlinkClick r:id="rId18"/>
                    </pic:cNvPr>
                    <pic:cNvPicPr>
                      <a:picLocks noChangeAspect="1" noChangeArrowheads="1"/>
                    </pic:cNvPicPr>
                  </pic:nvPicPr>
                  <pic:blipFill>
                    <a:blip r:embed="rId19"/>
                    <a:srcRect/>
                    <a:stretch>
                      <a:fillRect/>
                    </a:stretch>
                  </pic:blipFill>
                  <pic:spPr bwMode="auto">
                    <a:xfrm>
                      <a:off x="0" y="0"/>
                      <a:ext cx="5716905" cy="4287520"/>
                    </a:xfrm>
                    <a:prstGeom prst="rect">
                      <a:avLst/>
                    </a:prstGeom>
                    <a:noFill/>
                    <a:ln w="9525">
                      <a:noFill/>
                      <a:miter lim="800000"/>
                      <a:headEnd/>
                      <a:tailEnd/>
                    </a:ln>
                  </pic:spPr>
                </pic:pic>
              </a:graphicData>
            </a:graphic>
          </wp:inline>
        </w:drawing>
      </w:r>
    </w:p>
    <w:p w:rsidR="00BE3005" w:rsidRPr="00D91E91" w:rsidRDefault="00BE3005" w:rsidP="00BE3005">
      <w:pPr>
        <w:shd w:val="clear" w:color="auto" w:fill="F1F1F1"/>
        <w:spacing w:line="384" w:lineRule="atLeast"/>
        <w:jc w:val="center"/>
        <w:textAlignment w:val="baseline"/>
        <w:rPr>
          <w:ins w:id="205" w:author="Unknown"/>
          <w:rFonts w:ascii="inherit" w:eastAsia="Times New Roman" w:hAnsi="inherit" w:cs="Arial"/>
          <w:i/>
          <w:iCs/>
          <w:color w:val="999999"/>
          <w:sz w:val="20"/>
          <w:szCs w:val="20"/>
        </w:rPr>
      </w:pPr>
      <w:ins w:id="206" w:author="Unknown">
        <w:r w:rsidRPr="00D91E91">
          <w:rPr>
            <w:rFonts w:ascii="inherit" w:eastAsia="Times New Roman" w:hAnsi="inherit" w:cs="Arial"/>
            <w:i/>
            <w:iCs/>
            <w:color w:val="999999"/>
            <w:sz w:val="20"/>
            <w:szCs w:val="20"/>
          </w:rPr>
          <w:t>NetHogs Linux Bandwidth Monitoring</w:t>
        </w:r>
      </w:ins>
    </w:p>
    <w:p w:rsidR="00BE3005" w:rsidRPr="00D91E91" w:rsidRDefault="00BE3005" w:rsidP="00BE3005">
      <w:pPr>
        <w:shd w:val="clear" w:color="auto" w:fill="FFFFFF"/>
        <w:spacing w:after="0" w:line="384" w:lineRule="atLeast"/>
        <w:textAlignment w:val="baseline"/>
        <w:rPr>
          <w:ins w:id="207" w:author="Unknown"/>
          <w:rFonts w:ascii="inherit" w:eastAsia="Times New Roman" w:hAnsi="inherit" w:cs="Arial"/>
          <w:color w:val="272727"/>
          <w:sz w:val="27"/>
          <w:szCs w:val="27"/>
        </w:rPr>
      </w:pPr>
      <w:ins w:id="208" w:author="Unknown">
        <w:r w:rsidRPr="00D91E91">
          <w:rPr>
            <w:rFonts w:ascii="inherit" w:eastAsia="Times New Roman" w:hAnsi="inherit" w:cs="Arial"/>
            <w:color w:val="333333"/>
            <w:sz w:val="27"/>
          </w:rPr>
          <w:t>Read More</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00ED61C9" w:rsidRPr="00D91E91">
          <w:rPr>
            <w:rFonts w:ascii="inherit" w:eastAsia="Times New Roman" w:hAnsi="inherit" w:cs="Arial"/>
            <w:color w:val="272727"/>
            <w:sz w:val="27"/>
            <w:szCs w:val="27"/>
          </w:rPr>
          <w:fldChar w:fldCharType="begin"/>
        </w:r>
        <w:r w:rsidRPr="00D91E91">
          <w:rPr>
            <w:rFonts w:ascii="inherit" w:eastAsia="Times New Roman" w:hAnsi="inherit" w:cs="Arial"/>
            <w:color w:val="272727"/>
            <w:sz w:val="27"/>
            <w:szCs w:val="27"/>
          </w:rPr>
          <w:instrText xml:space="preserve"> HYPERLINK "http://www.tecmint.com/nethogs-monitor-per-process-network-bandwidth-usage-in-real-time/" \t "_blank" </w:instrText>
        </w:r>
        <w:r w:rsidR="00ED61C9" w:rsidRPr="00D91E91">
          <w:rPr>
            <w:rFonts w:ascii="inherit" w:eastAsia="Times New Roman" w:hAnsi="inherit" w:cs="Arial"/>
            <w:color w:val="272727"/>
            <w:sz w:val="27"/>
            <w:szCs w:val="27"/>
          </w:rPr>
          <w:fldChar w:fldCharType="separate"/>
        </w:r>
        <w:r w:rsidRPr="00D91E91">
          <w:rPr>
            <w:rFonts w:ascii="inherit" w:eastAsia="Times New Roman" w:hAnsi="inherit" w:cs="Arial"/>
            <w:color w:val="2776C6"/>
            <w:sz w:val="27"/>
            <w:u w:val="single"/>
          </w:rPr>
          <w:t>Monitor Linux Network Bandwidth Using NetHogs</w:t>
        </w:r>
        <w:r w:rsidR="00ED61C9" w:rsidRPr="00D91E91">
          <w:rPr>
            <w:rFonts w:ascii="inherit" w:eastAsia="Times New Roman" w:hAnsi="inherit" w:cs="Arial"/>
            <w:color w:val="272727"/>
            <w:sz w:val="27"/>
            <w:szCs w:val="27"/>
          </w:rPr>
          <w:fldChar w:fldCharType="end"/>
        </w:r>
      </w:ins>
    </w:p>
    <w:p w:rsidR="00BE3005" w:rsidRPr="00D91E91" w:rsidRDefault="00BE3005" w:rsidP="00BE3005">
      <w:pPr>
        <w:pBdr>
          <w:bottom w:val="dashed" w:sz="6" w:space="0" w:color="DDDDDD"/>
        </w:pBdr>
        <w:shd w:val="clear" w:color="auto" w:fill="FFFFFF"/>
        <w:spacing w:after="210" w:line="312" w:lineRule="atLeast"/>
        <w:textAlignment w:val="baseline"/>
        <w:outlineLvl w:val="3"/>
        <w:rPr>
          <w:ins w:id="209" w:author="Unknown"/>
          <w:rFonts w:ascii="inherit" w:eastAsia="Times New Roman" w:hAnsi="inherit" w:cs="Arial"/>
          <w:color w:val="AA4B80"/>
          <w:spacing w:val="-5"/>
          <w:sz w:val="39"/>
          <w:szCs w:val="39"/>
        </w:rPr>
      </w:pPr>
      <w:ins w:id="210" w:author="Unknown">
        <w:r w:rsidRPr="00D91E91">
          <w:rPr>
            <w:rFonts w:ascii="inherit" w:eastAsia="Times New Roman" w:hAnsi="inherit" w:cs="Arial"/>
            <w:color w:val="AA4B80"/>
            <w:spacing w:val="-5"/>
            <w:sz w:val="39"/>
            <w:szCs w:val="39"/>
          </w:rPr>
          <w:t>13. iftop – Network Bandwidth Monitoring</w:t>
        </w:r>
      </w:ins>
    </w:p>
    <w:p w:rsidR="00BE3005" w:rsidRPr="00D91E91" w:rsidRDefault="00BE3005" w:rsidP="00BE3005">
      <w:pPr>
        <w:shd w:val="clear" w:color="auto" w:fill="FFFFFF"/>
        <w:spacing w:after="0" w:line="384" w:lineRule="atLeast"/>
        <w:textAlignment w:val="baseline"/>
        <w:rPr>
          <w:ins w:id="211" w:author="Unknown"/>
          <w:rFonts w:ascii="inherit" w:eastAsia="Times New Roman" w:hAnsi="inherit" w:cs="Arial"/>
          <w:color w:val="272727"/>
          <w:sz w:val="27"/>
          <w:szCs w:val="27"/>
        </w:rPr>
      </w:pPr>
      <w:ins w:id="212" w:author="Unknown">
        <w:r w:rsidRPr="00D91E91">
          <w:rPr>
            <w:rFonts w:ascii="inherit" w:eastAsia="Times New Roman" w:hAnsi="inherit" w:cs="Arial"/>
            <w:color w:val="333333"/>
            <w:sz w:val="27"/>
          </w:rPr>
          <w:t>iftop</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is another terminal-based free open source system monitoring utility that displays a frequently updated list of network bandwidth utilization (source and destination hosts) that passing through the network interface on your system. iftop is considered for network usage, what ‘</w:t>
        </w:r>
        <w:proofErr w:type="gramStart"/>
        <w:r w:rsidRPr="00D91E91">
          <w:rPr>
            <w:rFonts w:ascii="inherit" w:eastAsia="Times New Roman" w:hAnsi="inherit" w:cs="Arial"/>
            <w:color w:val="333333"/>
            <w:sz w:val="27"/>
          </w:rPr>
          <w:t>top</w:t>
        </w:r>
        <w:r w:rsidRPr="00D91E91">
          <w:rPr>
            <w:rFonts w:ascii="inherit" w:eastAsia="Times New Roman" w:hAnsi="inherit" w:cs="Arial"/>
            <w:color w:val="272727"/>
            <w:sz w:val="27"/>
            <w:szCs w:val="27"/>
          </w:rPr>
          <w:t>‘ does</w:t>
        </w:r>
        <w:proofErr w:type="gramEnd"/>
        <w:r w:rsidRPr="00D91E91">
          <w:rPr>
            <w:rFonts w:ascii="inherit" w:eastAsia="Times New Roman" w:hAnsi="inherit" w:cs="Arial"/>
            <w:color w:val="272727"/>
            <w:sz w:val="27"/>
            <w:szCs w:val="27"/>
          </w:rPr>
          <w:t xml:space="preserve"> for CPU usage. iftop is a ‘</w:t>
        </w:r>
        <w:proofErr w:type="gramStart"/>
        <w:r w:rsidRPr="00D91E91">
          <w:rPr>
            <w:rFonts w:ascii="inherit" w:eastAsia="Times New Roman" w:hAnsi="inherit" w:cs="Arial"/>
            <w:color w:val="333333"/>
            <w:sz w:val="27"/>
          </w:rPr>
          <w:t>top</w:t>
        </w:r>
        <w:r w:rsidRPr="00D91E91">
          <w:rPr>
            <w:rFonts w:ascii="inherit" w:eastAsia="Times New Roman" w:hAnsi="inherit" w:cs="Arial"/>
            <w:color w:val="272727"/>
            <w:sz w:val="27"/>
            <w:szCs w:val="27"/>
          </w:rPr>
          <w:t>‘ family</w:t>
        </w:r>
        <w:proofErr w:type="gramEnd"/>
        <w:r w:rsidRPr="00D91E91">
          <w:rPr>
            <w:rFonts w:ascii="inherit" w:eastAsia="Times New Roman" w:hAnsi="inherit" w:cs="Arial"/>
            <w:color w:val="272727"/>
            <w:sz w:val="27"/>
            <w:szCs w:val="27"/>
          </w:rPr>
          <w:t xml:space="preserve"> tool that monitor a selected interface and displays a current bandwidth usage between two hosts.</w:t>
        </w:r>
      </w:ins>
    </w:p>
    <w:p w:rsidR="00BE3005" w:rsidRPr="00D91E91" w:rsidRDefault="00BE3005" w:rsidP="00BE3005">
      <w:pPr>
        <w:shd w:val="clear" w:color="auto" w:fill="F1F1F1"/>
        <w:spacing w:after="0" w:line="384" w:lineRule="atLeast"/>
        <w:jc w:val="center"/>
        <w:textAlignment w:val="baseline"/>
        <w:rPr>
          <w:ins w:id="213" w:author="Unknown"/>
          <w:rFonts w:ascii="inherit" w:eastAsia="Times New Roman" w:hAnsi="inherit" w:cs="Arial"/>
          <w:color w:val="272727"/>
          <w:sz w:val="27"/>
          <w:szCs w:val="27"/>
        </w:rPr>
      </w:pPr>
      <w:r>
        <w:rPr>
          <w:rFonts w:ascii="inherit" w:eastAsia="Times New Roman" w:hAnsi="inherit" w:cs="Arial"/>
          <w:noProof/>
          <w:color w:val="3B8DBD"/>
          <w:sz w:val="27"/>
          <w:szCs w:val="27"/>
          <w:bdr w:val="none" w:sz="0" w:space="0" w:color="auto" w:frame="1"/>
        </w:rPr>
        <w:lastRenderedPageBreak/>
        <w:drawing>
          <wp:inline distT="0" distB="0" distL="0" distR="0">
            <wp:extent cx="5724525" cy="3688080"/>
            <wp:effectExtent l="19050" t="0" r="9525" b="0"/>
            <wp:docPr id="8" name="Picture 8" descr="iftop - Network Bandwidth Monitori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ftop - Network Bandwidth Monitoring">
                      <a:hlinkClick r:id="rId20"/>
                    </pic:cNvPr>
                    <pic:cNvPicPr>
                      <a:picLocks noChangeAspect="1" noChangeArrowheads="1"/>
                    </pic:cNvPicPr>
                  </pic:nvPicPr>
                  <pic:blipFill>
                    <a:blip r:embed="rId21"/>
                    <a:srcRect/>
                    <a:stretch>
                      <a:fillRect/>
                    </a:stretch>
                  </pic:blipFill>
                  <pic:spPr bwMode="auto">
                    <a:xfrm>
                      <a:off x="0" y="0"/>
                      <a:ext cx="5724525" cy="3688080"/>
                    </a:xfrm>
                    <a:prstGeom prst="rect">
                      <a:avLst/>
                    </a:prstGeom>
                    <a:noFill/>
                    <a:ln w="9525">
                      <a:noFill/>
                      <a:miter lim="800000"/>
                      <a:headEnd/>
                      <a:tailEnd/>
                    </a:ln>
                  </pic:spPr>
                </pic:pic>
              </a:graphicData>
            </a:graphic>
          </wp:inline>
        </w:drawing>
      </w:r>
    </w:p>
    <w:p w:rsidR="00BE3005" w:rsidRPr="00D91E91" w:rsidRDefault="00BE3005" w:rsidP="00BE3005">
      <w:pPr>
        <w:shd w:val="clear" w:color="auto" w:fill="F1F1F1"/>
        <w:spacing w:line="384" w:lineRule="atLeast"/>
        <w:jc w:val="center"/>
        <w:textAlignment w:val="baseline"/>
        <w:rPr>
          <w:ins w:id="214" w:author="Unknown"/>
          <w:rFonts w:ascii="inherit" w:eastAsia="Times New Roman" w:hAnsi="inherit" w:cs="Arial"/>
          <w:i/>
          <w:iCs/>
          <w:color w:val="999999"/>
          <w:sz w:val="20"/>
          <w:szCs w:val="20"/>
        </w:rPr>
      </w:pPr>
      <w:ins w:id="215" w:author="Unknown">
        <w:r w:rsidRPr="00D91E91">
          <w:rPr>
            <w:rFonts w:ascii="inherit" w:eastAsia="Times New Roman" w:hAnsi="inherit" w:cs="Arial"/>
            <w:i/>
            <w:iCs/>
            <w:color w:val="999999"/>
            <w:sz w:val="20"/>
            <w:szCs w:val="20"/>
          </w:rPr>
          <w:t>iftop – Network Bandwidth Monitoring</w:t>
        </w:r>
      </w:ins>
    </w:p>
    <w:p w:rsidR="00BE3005" w:rsidRPr="00D91E91" w:rsidRDefault="00BE3005" w:rsidP="00BE3005">
      <w:pPr>
        <w:shd w:val="clear" w:color="auto" w:fill="FFFFFF"/>
        <w:spacing w:after="0" w:line="384" w:lineRule="atLeast"/>
        <w:textAlignment w:val="baseline"/>
        <w:rPr>
          <w:ins w:id="216" w:author="Unknown"/>
          <w:rFonts w:ascii="inherit" w:eastAsia="Times New Roman" w:hAnsi="inherit" w:cs="Arial"/>
          <w:color w:val="272727"/>
          <w:sz w:val="27"/>
          <w:szCs w:val="27"/>
        </w:rPr>
      </w:pPr>
      <w:ins w:id="217" w:author="Unknown">
        <w:r w:rsidRPr="00D91E91">
          <w:rPr>
            <w:rFonts w:ascii="inherit" w:eastAsia="Times New Roman" w:hAnsi="inherit" w:cs="Arial"/>
            <w:color w:val="333333"/>
            <w:sz w:val="27"/>
          </w:rPr>
          <w:t>Read More</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00ED61C9" w:rsidRPr="00D91E91">
          <w:rPr>
            <w:rFonts w:ascii="inherit" w:eastAsia="Times New Roman" w:hAnsi="inherit" w:cs="Arial"/>
            <w:color w:val="272727"/>
            <w:sz w:val="27"/>
            <w:szCs w:val="27"/>
          </w:rPr>
          <w:fldChar w:fldCharType="begin"/>
        </w:r>
        <w:r w:rsidRPr="00D91E91">
          <w:rPr>
            <w:rFonts w:ascii="inherit" w:eastAsia="Times New Roman" w:hAnsi="inherit" w:cs="Arial"/>
            <w:color w:val="272727"/>
            <w:sz w:val="27"/>
            <w:szCs w:val="27"/>
          </w:rPr>
          <w:instrText xml:space="preserve"> HYPERLINK "http://www.tecmint.com/install-iftop-bandwidth-monitoring-tool-in-rhel-centos-fedora/" \t "_blank" </w:instrText>
        </w:r>
        <w:r w:rsidR="00ED61C9" w:rsidRPr="00D91E91">
          <w:rPr>
            <w:rFonts w:ascii="inherit" w:eastAsia="Times New Roman" w:hAnsi="inherit" w:cs="Arial"/>
            <w:color w:val="272727"/>
            <w:sz w:val="27"/>
            <w:szCs w:val="27"/>
          </w:rPr>
          <w:fldChar w:fldCharType="separate"/>
        </w:r>
        <w:r w:rsidRPr="00D91E91">
          <w:rPr>
            <w:rFonts w:ascii="inherit" w:eastAsia="Times New Roman" w:hAnsi="inherit" w:cs="Arial"/>
            <w:color w:val="2776C6"/>
            <w:sz w:val="27"/>
            <w:u w:val="single"/>
          </w:rPr>
          <w:t>iftop – Monitor Network Bandwidth Utilization</w:t>
        </w:r>
        <w:r w:rsidR="00ED61C9" w:rsidRPr="00D91E91">
          <w:rPr>
            <w:rFonts w:ascii="inherit" w:eastAsia="Times New Roman" w:hAnsi="inherit" w:cs="Arial"/>
            <w:color w:val="272727"/>
            <w:sz w:val="27"/>
            <w:szCs w:val="27"/>
          </w:rPr>
          <w:fldChar w:fldCharType="end"/>
        </w:r>
      </w:ins>
    </w:p>
    <w:p w:rsidR="00BE3005" w:rsidRPr="00D91E91" w:rsidRDefault="00BE3005" w:rsidP="00BE3005">
      <w:pPr>
        <w:pBdr>
          <w:bottom w:val="dashed" w:sz="6" w:space="0" w:color="DDDDDD"/>
        </w:pBdr>
        <w:shd w:val="clear" w:color="auto" w:fill="FFFFFF"/>
        <w:spacing w:after="210" w:line="312" w:lineRule="atLeast"/>
        <w:textAlignment w:val="baseline"/>
        <w:outlineLvl w:val="3"/>
        <w:rPr>
          <w:ins w:id="218" w:author="Unknown"/>
          <w:rFonts w:ascii="inherit" w:eastAsia="Times New Roman" w:hAnsi="inherit" w:cs="Arial"/>
          <w:color w:val="AA4B80"/>
          <w:spacing w:val="-5"/>
          <w:sz w:val="39"/>
          <w:szCs w:val="39"/>
        </w:rPr>
      </w:pPr>
      <w:ins w:id="219" w:author="Unknown">
        <w:r w:rsidRPr="00D91E91">
          <w:rPr>
            <w:rFonts w:ascii="inherit" w:eastAsia="Times New Roman" w:hAnsi="inherit" w:cs="Arial"/>
            <w:color w:val="AA4B80"/>
            <w:spacing w:val="-5"/>
            <w:sz w:val="39"/>
            <w:szCs w:val="39"/>
          </w:rPr>
          <w:t>14. Monitorix – System and Network Monitoring</w:t>
        </w:r>
      </w:ins>
    </w:p>
    <w:p w:rsidR="00BE3005" w:rsidRPr="00D91E91" w:rsidRDefault="00BE3005" w:rsidP="00BE3005">
      <w:pPr>
        <w:shd w:val="clear" w:color="auto" w:fill="FFFFFF"/>
        <w:spacing w:after="0" w:line="384" w:lineRule="atLeast"/>
        <w:textAlignment w:val="baseline"/>
        <w:rPr>
          <w:ins w:id="220" w:author="Unknown"/>
          <w:rFonts w:ascii="inherit" w:eastAsia="Times New Roman" w:hAnsi="inherit" w:cs="Arial"/>
          <w:color w:val="272727"/>
          <w:sz w:val="27"/>
          <w:szCs w:val="27"/>
        </w:rPr>
      </w:pPr>
      <w:ins w:id="221" w:author="Unknown">
        <w:r w:rsidRPr="00D91E91">
          <w:rPr>
            <w:rFonts w:ascii="inherit" w:eastAsia="Times New Roman" w:hAnsi="inherit" w:cs="Arial"/>
            <w:color w:val="333333"/>
            <w:sz w:val="27"/>
          </w:rPr>
          <w:t>Monitorix</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is a free lightweight utility that is designed to run and monitor system and network resources as many as possible in</w:t>
        </w:r>
        <w:r w:rsidRPr="00D91E91">
          <w:rPr>
            <w:rFonts w:ascii="inherit" w:eastAsia="Times New Roman" w:hAnsi="inherit" w:cs="Arial"/>
            <w:color w:val="272727"/>
            <w:sz w:val="27"/>
          </w:rPr>
          <w:t> </w:t>
        </w:r>
        <w:r w:rsidRPr="00D91E91">
          <w:rPr>
            <w:rFonts w:ascii="inherit" w:eastAsia="Times New Roman" w:hAnsi="inherit" w:cs="Arial"/>
            <w:color w:val="333333"/>
            <w:sz w:val="27"/>
          </w:rPr>
          <w:t>Linux/Unix</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servers. It has a built in</w:t>
        </w:r>
        <w:r w:rsidRPr="00D91E91">
          <w:rPr>
            <w:rFonts w:ascii="inherit" w:eastAsia="Times New Roman" w:hAnsi="inherit" w:cs="Arial"/>
            <w:color w:val="272727"/>
            <w:sz w:val="27"/>
          </w:rPr>
          <w:t> </w:t>
        </w:r>
        <w:r w:rsidRPr="00D91E91">
          <w:rPr>
            <w:rFonts w:ascii="inherit" w:eastAsia="Times New Roman" w:hAnsi="inherit" w:cs="Arial"/>
            <w:color w:val="333333"/>
            <w:sz w:val="27"/>
          </w:rPr>
          <w:t>HTTP</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web server that regularly collects system and network information and display them in graphs. It Monitors</w:t>
        </w:r>
        <w:r w:rsidRPr="00D91E91">
          <w:rPr>
            <w:rFonts w:ascii="inherit" w:eastAsia="Times New Roman" w:hAnsi="inherit" w:cs="Arial"/>
            <w:color w:val="272727"/>
            <w:sz w:val="27"/>
          </w:rPr>
          <w:t> </w:t>
        </w:r>
        <w:r w:rsidRPr="00D91E91">
          <w:rPr>
            <w:rFonts w:ascii="inherit" w:eastAsia="Times New Roman" w:hAnsi="inherit" w:cs="Arial"/>
            <w:color w:val="333333"/>
            <w:sz w:val="27"/>
          </w:rPr>
          <w:t>system load average and usage</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memory allocation</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disk driver health</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system services</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network ports</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mail statistics</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w:t>
        </w:r>
        <w:r w:rsidRPr="00D91E91">
          <w:rPr>
            <w:rFonts w:ascii="inherit" w:eastAsia="Times New Roman" w:hAnsi="inherit" w:cs="Arial"/>
            <w:color w:val="333333"/>
            <w:sz w:val="27"/>
          </w:rPr>
          <w:t>Sendmail</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Postfix</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Dovecot</w:t>
        </w:r>
        <w:r w:rsidRPr="00D91E91">
          <w:rPr>
            <w:rFonts w:ascii="inherit" w:eastAsia="Times New Roman" w:hAnsi="inherit" w:cs="Arial"/>
            <w:color w:val="272727"/>
            <w:sz w:val="27"/>
            <w:szCs w:val="27"/>
          </w:rPr>
          <w:t>, etc),</w:t>
        </w:r>
        <w:r w:rsidRPr="00D91E91">
          <w:rPr>
            <w:rFonts w:ascii="inherit" w:eastAsia="Times New Roman" w:hAnsi="inherit" w:cs="Arial"/>
            <w:color w:val="272727"/>
            <w:sz w:val="27"/>
          </w:rPr>
          <w:t> </w:t>
        </w:r>
        <w:r w:rsidRPr="00D91E91">
          <w:rPr>
            <w:rFonts w:ascii="inherit" w:eastAsia="Times New Roman" w:hAnsi="inherit" w:cs="Arial"/>
            <w:color w:val="333333"/>
            <w:sz w:val="27"/>
          </w:rPr>
          <w:t>MySQL statistics</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and many more. It designed to monitor overall system performance and helps in detecting failures, bottlenecks, abnormal activities etc.</w:t>
        </w:r>
      </w:ins>
    </w:p>
    <w:p w:rsidR="00BE3005" w:rsidRPr="00D91E91" w:rsidRDefault="00BE3005" w:rsidP="00BE3005">
      <w:pPr>
        <w:shd w:val="clear" w:color="auto" w:fill="F1F1F1"/>
        <w:spacing w:after="0" w:line="384" w:lineRule="atLeast"/>
        <w:jc w:val="center"/>
        <w:textAlignment w:val="baseline"/>
        <w:rPr>
          <w:ins w:id="222" w:author="Unknown"/>
          <w:rFonts w:ascii="inherit" w:eastAsia="Times New Roman" w:hAnsi="inherit" w:cs="Arial"/>
          <w:color w:val="272727"/>
          <w:sz w:val="27"/>
          <w:szCs w:val="27"/>
        </w:rPr>
      </w:pPr>
      <w:r>
        <w:rPr>
          <w:rFonts w:ascii="inherit" w:eastAsia="Times New Roman" w:hAnsi="inherit" w:cs="Arial"/>
          <w:noProof/>
          <w:color w:val="3B8DBD"/>
          <w:sz w:val="27"/>
          <w:szCs w:val="27"/>
          <w:bdr w:val="none" w:sz="0" w:space="0" w:color="auto" w:frame="1"/>
        </w:rPr>
        <w:lastRenderedPageBreak/>
        <w:drawing>
          <wp:inline distT="0" distB="0" distL="0" distR="0">
            <wp:extent cx="5640070" cy="4287520"/>
            <wp:effectExtent l="19050" t="0" r="0" b="0"/>
            <wp:docPr id="9" name="Picture 9" descr="Monitorix Monitori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nitorix Monitoring">
                      <a:hlinkClick r:id="rId22"/>
                    </pic:cNvPr>
                    <pic:cNvPicPr>
                      <a:picLocks noChangeAspect="1" noChangeArrowheads="1"/>
                    </pic:cNvPicPr>
                  </pic:nvPicPr>
                  <pic:blipFill>
                    <a:blip r:embed="rId23"/>
                    <a:srcRect/>
                    <a:stretch>
                      <a:fillRect/>
                    </a:stretch>
                  </pic:blipFill>
                  <pic:spPr bwMode="auto">
                    <a:xfrm>
                      <a:off x="0" y="0"/>
                      <a:ext cx="5640070" cy="4287520"/>
                    </a:xfrm>
                    <a:prstGeom prst="rect">
                      <a:avLst/>
                    </a:prstGeom>
                    <a:noFill/>
                    <a:ln w="9525">
                      <a:noFill/>
                      <a:miter lim="800000"/>
                      <a:headEnd/>
                      <a:tailEnd/>
                    </a:ln>
                  </pic:spPr>
                </pic:pic>
              </a:graphicData>
            </a:graphic>
          </wp:inline>
        </w:drawing>
      </w:r>
    </w:p>
    <w:p w:rsidR="00BE3005" w:rsidRPr="00D91E91" w:rsidRDefault="00BE3005" w:rsidP="00BE3005">
      <w:pPr>
        <w:shd w:val="clear" w:color="auto" w:fill="F1F1F1"/>
        <w:spacing w:line="384" w:lineRule="atLeast"/>
        <w:jc w:val="center"/>
        <w:textAlignment w:val="baseline"/>
        <w:rPr>
          <w:ins w:id="223" w:author="Unknown"/>
          <w:rFonts w:ascii="inherit" w:eastAsia="Times New Roman" w:hAnsi="inherit" w:cs="Arial"/>
          <w:i/>
          <w:iCs/>
          <w:color w:val="999999"/>
          <w:sz w:val="20"/>
          <w:szCs w:val="20"/>
        </w:rPr>
      </w:pPr>
      <w:ins w:id="224" w:author="Unknown">
        <w:r w:rsidRPr="00D91E91">
          <w:rPr>
            <w:rFonts w:ascii="inherit" w:eastAsia="Times New Roman" w:hAnsi="inherit" w:cs="Arial"/>
            <w:i/>
            <w:iCs/>
            <w:color w:val="999999"/>
            <w:sz w:val="20"/>
            <w:szCs w:val="20"/>
          </w:rPr>
          <w:t>Monitorix Monitoring</w:t>
        </w:r>
      </w:ins>
    </w:p>
    <w:p w:rsidR="00BE3005" w:rsidRPr="00D91E91" w:rsidRDefault="00BE3005" w:rsidP="00BE3005">
      <w:pPr>
        <w:shd w:val="clear" w:color="auto" w:fill="FFFFFF"/>
        <w:spacing w:after="0" w:line="384" w:lineRule="atLeast"/>
        <w:textAlignment w:val="baseline"/>
        <w:rPr>
          <w:ins w:id="225" w:author="Unknown"/>
          <w:rFonts w:ascii="inherit" w:eastAsia="Times New Roman" w:hAnsi="inherit" w:cs="Arial"/>
          <w:color w:val="272727"/>
          <w:sz w:val="27"/>
          <w:szCs w:val="27"/>
        </w:rPr>
      </w:pPr>
      <w:ins w:id="226" w:author="Unknown">
        <w:r w:rsidRPr="00D91E91">
          <w:rPr>
            <w:rFonts w:ascii="inherit" w:eastAsia="Times New Roman" w:hAnsi="inherit" w:cs="Arial"/>
            <w:color w:val="333333"/>
            <w:sz w:val="27"/>
          </w:rPr>
          <w:t>Read More</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00ED61C9" w:rsidRPr="00D91E91">
          <w:rPr>
            <w:rFonts w:ascii="inherit" w:eastAsia="Times New Roman" w:hAnsi="inherit" w:cs="Arial"/>
            <w:color w:val="272727"/>
            <w:sz w:val="27"/>
            <w:szCs w:val="27"/>
          </w:rPr>
          <w:fldChar w:fldCharType="begin"/>
        </w:r>
        <w:r w:rsidRPr="00D91E91">
          <w:rPr>
            <w:rFonts w:ascii="inherit" w:eastAsia="Times New Roman" w:hAnsi="inherit" w:cs="Arial"/>
            <w:color w:val="272727"/>
            <w:sz w:val="27"/>
            <w:szCs w:val="27"/>
          </w:rPr>
          <w:instrText xml:space="preserve"> HYPERLINK "http://www.tecmint.com/monitorix-a-lightweight-system-and-network-monitoring-tool-for-linux/" \t "_blank" </w:instrText>
        </w:r>
        <w:r w:rsidR="00ED61C9" w:rsidRPr="00D91E91">
          <w:rPr>
            <w:rFonts w:ascii="inherit" w:eastAsia="Times New Roman" w:hAnsi="inherit" w:cs="Arial"/>
            <w:color w:val="272727"/>
            <w:sz w:val="27"/>
            <w:szCs w:val="27"/>
          </w:rPr>
          <w:fldChar w:fldCharType="separate"/>
        </w:r>
        <w:r w:rsidRPr="00D91E91">
          <w:rPr>
            <w:rFonts w:ascii="inherit" w:eastAsia="Times New Roman" w:hAnsi="inherit" w:cs="Arial"/>
            <w:color w:val="2776C6"/>
            <w:sz w:val="27"/>
            <w:u w:val="single"/>
          </w:rPr>
          <w:t>Monitorix a System and Network Monitoring Tool for Linux</w:t>
        </w:r>
        <w:r w:rsidR="00ED61C9" w:rsidRPr="00D91E91">
          <w:rPr>
            <w:rFonts w:ascii="inherit" w:eastAsia="Times New Roman" w:hAnsi="inherit" w:cs="Arial"/>
            <w:color w:val="272727"/>
            <w:sz w:val="27"/>
            <w:szCs w:val="27"/>
          </w:rPr>
          <w:fldChar w:fldCharType="end"/>
        </w:r>
      </w:ins>
    </w:p>
    <w:p w:rsidR="00BE3005" w:rsidRPr="00D91E91" w:rsidRDefault="00BE3005" w:rsidP="00BE3005">
      <w:pPr>
        <w:pBdr>
          <w:bottom w:val="dashed" w:sz="6" w:space="0" w:color="DDDDDD"/>
        </w:pBdr>
        <w:shd w:val="clear" w:color="auto" w:fill="FFFFFF"/>
        <w:spacing w:after="210" w:line="312" w:lineRule="atLeast"/>
        <w:textAlignment w:val="baseline"/>
        <w:outlineLvl w:val="3"/>
        <w:rPr>
          <w:ins w:id="227" w:author="Unknown"/>
          <w:rFonts w:ascii="inherit" w:eastAsia="Times New Roman" w:hAnsi="inherit" w:cs="Arial"/>
          <w:color w:val="AA4B80"/>
          <w:spacing w:val="-5"/>
          <w:sz w:val="39"/>
          <w:szCs w:val="39"/>
        </w:rPr>
      </w:pPr>
      <w:ins w:id="228" w:author="Unknown">
        <w:r w:rsidRPr="00D91E91">
          <w:rPr>
            <w:rFonts w:ascii="inherit" w:eastAsia="Times New Roman" w:hAnsi="inherit" w:cs="Arial"/>
            <w:color w:val="AA4B80"/>
            <w:spacing w:val="-5"/>
            <w:sz w:val="39"/>
            <w:szCs w:val="39"/>
          </w:rPr>
          <w:t>15. Arpwatch – Ethernet Activity Monitor</w:t>
        </w:r>
      </w:ins>
    </w:p>
    <w:p w:rsidR="00BE3005" w:rsidRPr="00D91E91" w:rsidRDefault="00BE3005" w:rsidP="00BE3005">
      <w:pPr>
        <w:shd w:val="clear" w:color="auto" w:fill="FFFFFF"/>
        <w:spacing w:after="0" w:line="384" w:lineRule="atLeast"/>
        <w:textAlignment w:val="baseline"/>
        <w:rPr>
          <w:ins w:id="229" w:author="Unknown"/>
          <w:rFonts w:ascii="inherit" w:eastAsia="Times New Roman" w:hAnsi="inherit" w:cs="Arial"/>
          <w:color w:val="272727"/>
          <w:sz w:val="27"/>
          <w:szCs w:val="27"/>
        </w:rPr>
      </w:pPr>
      <w:ins w:id="230" w:author="Unknown">
        <w:r w:rsidRPr="00D91E91">
          <w:rPr>
            <w:rFonts w:ascii="inherit" w:eastAsia="Times New Roman" w:hAnsi="inherit" w:cs="Arial"/>
            <w:color w:val="333333"/>
            <w:sz w:val="27"/>
          </w:rPr>
          <w:t>Arpwatch</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is a kind of program that is designed to monitor Address Resolution (</w:t>
        </w:r>
        <w:r w:rsidRPr="00D91E91">
          <w:rPr>
            <w:rFonts w:ascii="inherit" w:eastAsia="Times New Roman" w:hAnsi="inherit" w:cs="Arial"/>
            <w:color w:val="333333"/>
            <w:sz w:val="27"/>
          </w:rPr>
          <w:t>MAC</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and</w:t>
        </w:r>
        <w:r w:rsidRPr="00D91E91">
          <w:rPr>
            <w:rFonts w:ascii="inherit" w:eastAsia="Times New Roman" w:hAnsi="inherit" w:cs="Arial"/>
            <w:color w:val="272727"/>
            <w:sz w:val="27"/>
          </w:rPr>
          <w:t> </w:t>
        </w:r>
        <w:r w:rsidRPr="00D91E91">
          <w:rPr>
            <w:rFonts w:ascii="inherit" w:eastAsia="Times New Roman" w:hAnsi="inherit" w:cs="Arial"/>
            <w:color w:val="333333"/>
            <w:sz w:val="27"/>
          </w:rPr>
          <w:t>IP</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address changes) of</w:t>
        </w:r>
        <w:r w:rsidRPr="00D91E91">
          <w:rPr>
            <w:rFonts w:ascii="inherit" w:eastAsia="Times New Roman" w:hAnsi="inherit" w:cs="Arial"/>
            <w:color w:val="333333"/>
            <w:sz w:val="27"/>
          </w:rPr>
          <w:t>Ethernet</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network traffic on a Linux network. It continuously keeps watch on Ethernet traffic and produces a log of</w:t>
        </w:r>
        <w:r w:rsidRPr="00D91E91">
          <w:rPr>
            <w:rFonts w:ascii="inherit" w:eastAsia="Times New Roman" w:hAnsi="inherit" w:cs="Arial"/>
            <w:color w:val="272727"/>
            <w:sz w:val="27"/>
          </w:rPr>
          <w:t> </w:t>
        </w:r>
        <w:r w:rsidRPr="00D91E91">
          <w:rPr>
            <w:rFonts w:ascii="inherit" w:eastAsia="Times New Roman" w:hAnsi="inherit" w:cs="Arial"/>
            <w:color w:val="333333"/>
            <w:sz w:val="27"/>
          </w:rPr>
          <w:t>IP</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and</w:t>
        </w:r>
        <w:r w:rsidRPr="00D91E91">
          <w:rPr>
            <w:rFonts w:ascii="inherit" w:eastAsia="Times New Roman" w:hAnsi="inherit" w:cs="Arial"/>
            <w:color w:val="272727"/>
            <w:sz w:val="27"/>
          </w:rPr>
          <w:t> </w:t>
        </w:r>
        <w:r w:rsidRPr="00D91E91">
          <w:rPr>
            <w:rFonts w:ascii="inherit" w:eastAsia="Times New Roman" w:hAnsi="inherit" w:cs="Arial"/>
            <w:color w:val="333333"/>
            <w:sz w:val="27"/>
          </w:rPr>
          <w:t>MAC</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address pair changes along with a timestamps on a network. It also has a feature to send an email alerts to administrator, when a pairing added or changes. It is very useful in detecting</w:t>
        </w:r>
        <w:r w:rsidRPr="00D91E91">
          <w:rPr>
            <w:rFonts w:ascii="inherit" w:eastAsia="Times New Roman" w:hAnsi="inherit" w:cs="Arial"/>
            <w:color w:val="272727"/>
            <w:sz w:val="27"/>
          </w:rPr>
          <w:t> </w:t>
        </w:r>
        <w:r w:rsidRPr="00D91E91">
          <w:rPr>
            <w:rFonts w:ascii="inherit" w:eastAsia="Times New Roman" w:hAnsi="inherit" w:cs="Arial"/>
            <w:color w:val="333333"/>
            <w:sz w:val="27"/>
          </w:rPr>
          <w:t>ARP</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spoofing on a network.</w:t>
        </w:r>
      </w:ins>
    </w:p>
    <w:p w:rsidR="00BE3005" w:rsidRPr="00D91E91" w:rsidRDefault="00BE3005" w:rsidP="00BE3005">
      <w:pPr>
        <w:shd w:val="clear" w:color="auto" w:fill="FFFFFF"/>
        <w:spacing w:after="0" w:line="384" w:lineRule="atLeast"/>
        <w:textAlignment w:val="baseline"/>
        <w:rPr>
          <w:ins w:id="231" w:author="Unknown"/>
          <w:rFonts w:ascii="inherit" w:eastAsia="Times New Roman" w:hAnsi="inherit" w:cs="Arial"/>
          <w:color w:val="272727"/>
          <w:sz w:val="27"/>
          <w:szCs w:val="27"/>
        </w:rPr>
      </w:pPr>
      <w:ins w:id="232" w:author="Unknown">
        <w:r w:rsidRPr="00D91E91">
          <w:rPr>
            <w:rFonts w:ascii="inherit" w:eastAsia="Times New Roman" w:hAnsi="inherit" w:cs="Arial"/>
            <w:color w:val="333333"/>
            <w:sz w:val="27"/>
          </w:rPr>
          <w:t>Read More</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00ED61C9" w:rsidRPr="00D91E91">
          <w:rPr>
            <w:rFonts w:ascii="inherit" w:eastAsia="Times New Roman" w:hAnsi="inherit" w:cs="Arial"/>
            <w:color w:val="272727"/>
            <w:sz w:val="27"/>
            <w:szCs w:val="27"/>
          </w:rPr>
          <w:fldChar w:fldCharType="begin"/>
        </w:r>
        <w:r w:rsidRPr="00D91E91">
          <w:rPr>
            <w:rFonts w:ascii="inherit" w:eastAsia="Times New Roman" w:hAnsi="inherit" w:cs="Arial"/>
            <w:color w:val="272727"/>
            <w:sz w:val="27"/>
            <w:szCs w:val="27"/>
          </w:rPr>
          <w:instrText xml:space="preserve"> HYPERLINK "http://www.tecmint.com/monitor-ethernet-activity-in-linux/" \t "_blank" </w:instrText>
        </w:r>
        <w:r w:rsidR="00ED61C9" w:rsidRPr="00D91E91">
          <w:rPr>
            <w:rFonts w:ascii="inherit" w:eastAsia="Times New Roman" w:hAnsi="inherit" w:cs="Arial"/>
            <w:color w:val="272727"/>
            <w:sz w:val="27"/>
            <w:szCs w:val="27"/>
          </w:rPr>
          <w:fldChar w:fldCharType="separate"/>
        </w:r>
        <w:r w:rsidRPr="00D91E91">
          <w:rPr>
            <w:rFonts w:ascii="inherit" w:eastAsia="Times New Roman" w:hAnsi="inherit" w:cs="Arial"/>
            <w:color w:val="2776C6"/>
            <w:sz w:val="27"/>
            <w:u w:val="single"/>
          </w:rPr>
          <w:t>Arpwatch to Monitor Ethernet Activity</w:t>
        </w:r>
        <w:r w:rsidR="00ED61C9" w:rsidRPr="00D91E91">
          <w:rPr>
            <w:rFonts w:ascii="inherit" w:eastAsia="Times New Roman" w:hAnsi="inherit" w:cs="Arial"/>
            <w:color w:val="272727"/>
            <w:sz w:val="27"/>
            <w:szCs w:val="27"/>
          </w:rPr>
          <w:fldChar w:fldCharType="end"/>
        </w:r>
      </w:ins>
    </w:p>
    <w:p w:rsidR="00BE3005" w:rsidRPr="00D91E91" w:rsidRDefault="00BE3005" w:rsidP="00BE3005">
      <w:pPr>
        <w:pBdr>
          <w:bottom w:val="dashed" w:sz="6" w:space="0" w:color="DDDDDD"/>
        </w:pBdr>
        <w:shd w:val="clear" w:color="auto" w:fill="FFFFFF"/>
        <w:spacing w:after="210" w:line="312" w:lineRule="atLeast"/>
        <w:textAlignment w:val="baseline"/>
        <w:outlineLvl w:val="3"/>
        <w:rPr>
          <w:ins w:id="233" w:author="Unknown"/>
          <w:rFonts w:ascii="inherit" w:eastAsia="Times New Roman" w:hAnsi="inherit" w:cs="Arial"/>
          <w:color w:val="AA4B80"/>
          <w:spacing w:val="-5"/>
          <w:sz w:val="39"/>
          <w:szCs w:val="39"/>
        </w:rPr>
      </w:pPr>
      <w:ins w:id="234" w:author="Unknown">
        <w:r w:rsidRPr="00D91E91">
          <w:rPr>
            <w:rFonts w:ascii="inherit" w:eastAsia="Times New Roman" w:hAnsi="inherit" w:cs="Arial"/>
            <w:color w:val="AA4B80"/>
            <w:spacing w:val="-5"/>
            <w:sz w:val="39"/>
            <w:szCs w:val="39"/>
          </w:rPr>
          <w:t>16. Suricata – Network Security Monitoring</w:t>
        </w:r>
      </w:ins>
    </w:p>
    <w:p w:rsidR="00BE3005" w:rsidRPr="00D91E91" w:rsidRDefault="00BE3005" w:rsidP="00BE3005">
      <w:pPr>
        <w:shd w:val="clear" w:color="auto" w:fill="FFFFFF"/>
        <w:spacing w:after="0" w:line="384" w:lineRule="atLeast"/>
        <w:textAlignment w:val="baseline"/>
        <w:rPr>
          <w:ins w:id="235" w:author="Unknown"/>
          <w:rFonts w:ascii="inherit" w:eastAsia="Times New Roman" w:hAnsi="inherit" w:cs="Arial"/>
          <w:color w:val="272727"/>
          <w:sz w:val="27"/>
          <w:szCs w:val="27"/>
        </w:rPr>
      </w:pPr>
      <w:ins w:id="236" w:author="Unknown">
        <w:r w:rsidRPr="00D91E91">
          <w:rPr>
            <w:rFonts w:ascii="inherit" w:eastAsia="Times New Roman" w:hAnsi="inherit" w:cs="Arial"/>
            <w:color w:val="333333"/>
            <w:sz w:val="27"/>
          </w:rPr>
          <w:t>Suricata</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 xml:space="preserve">is </w:t>
        </w:r>
        <w:proofErr w:type="gramStart"/>
        <w:r w:rsidRPr="00D91E91">
          <w:rPr>
            <w:rFonts w:ascii="inherit" w:eastAsia="Times New Roman" w:hAnsi="inherit" w:cs="Arial"/>
            <w:color w:val="272727"/>
            <w:sz w:val="27"/>
            <w:szCs w:val="27"/>
          </w:rPr>
          <w:t>an</w:t>
        </w:r>
        <w:proofErr w:type="gramEnd"/>
        <w:r w:rsidRPr="00D91E91">
          <w:rPr>
            <w:rFonts w:ascii="inherit" w:eastAsia="Times New Roman" w:hAnsi="inherit" w:cs="Arial"/>
            <w:color w:val="272727"/>
            <w:sz w:val="27"/>
            <w:szCs w:val="27"/>
          </w:rPr>
          <w:t xml:space="preserve"> high performance open source</w:t>
        </w:r>
        <w:r w:rsidRPr="00D91E91">
          <w:rPr>
            <w:rFonts w:ascii="inherit" w:eastAsia="Times New Roman" w:hAnsi="inherit" w:cs="Arial"/>
            <w:color w:val="272727"/>
            <w:sz w:val="27"/>
          </w:rPr>
          <w:t> </w:t>
        </w:r>
        <w:r w:rsidRPr="00D91E91">
          <w:rPr>
            <w:rFonts w:ascii="inherit" w:eastAsia="Times New Roman" w:hAnsi="inherit" w:cs="Arial"/>
            <w:color w:val="333333"/>
            <w:sz w:val="27"/>
          </w:rPr>
          <w:t>Network Security</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and</w:t>
        </w:r>
        <w:r w:rsidRPr="00D91E91">
          <w:rPr>
            <w:rFonts w:ascii="inherit" w:eastAsia="Times New Roman" w:hAnsi="inherit" w:cs="Arial"/>
            <w:color w:val="272727"/>
            <w:sz w:val="27"/>
          </w:rPr>
          <w:t> </w:t>
        </w:r>
        <w:r w:rsidRPr="00D91E91">
          <w:rPr>
            <w:rFonts w:ascii="inherit" w:eastAsia="Times New Roman" w:hAnsi="inherit" w:cs="Arial"/>
            <w:color w:val="333333"/>
            <w:sz w:val="27"/>
          </w:rPr>
          <w:t>Intrusion Detection</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and</w:t>
        </w:r>
        <w:r w:rsidRPr="00D91E91">
          <w:rPr>
            <w:rFonts w:ascii="inherit" w:eastAsia="Times New Roman" w:hAnsi="inherit" w:cs="Arial"/>
            <w:color w:val="272727"/>
            <w:sz w:val="27"/>
          </w:rPr>
          <w:t> </w:t>
        </w:r>
        <w:r w:rsidRPr="00D91E91">
          <w:rPr>
            <w:rFonts w:ascii="inherit" w:eastAsia="Times New Roman" w:hAnsi="inherit" w:cs="Arial"/>
            <w:color w:val="333333"/>
            <w:sz w:val="27"/>
          </w:rPr>
          <w:t>Prevention Monitoring System</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for</w:t>
        </w:r>
        <w:r w:rsidRPr="00D91E91">
          <w:rPr>
            <w:rFonts w:ascii="inherit" w:eastAsia="Times New Roman" w:hAnsi="inherit" w:cs="Arial"/>
            <w:color w:val="272727"/>
            <w:sz w:val="27"/>
          </w:rPr>
          <w:t> </w:t>
        </w:r>
        <w:r w:rsidRPr="00D91E91">
          <w:rPr>
            <w:rFonts w:ascii="inherit" w:eastAsia="Times New Roman" w:hAnsi="inherit" w:cs="Arial"/>
            <w:color w:val="333333"/>
            <w:sz w:val="27"/>
          </w:rPr>
          <w:t>Linux</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FreeBSD</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and</w:t>
        </w:r>
        <w:r w:rsidRPr="00D91E91">
          <w:rPr>
            <w:rFonts w:ascii="inherit" w:eastAsia="Times New Roman" w:hAnsi="inherit" w:cs="Arial"/>
            <w:color w:val="272727"/>
            <w:sz w:val="27"/>
          </w:rPr>
          <w:t> </w:t>
        </w:r>
        <w:r w:rsidRPr="00D91E91">
          <w:rPr>
            <w:rFonts w:ascii="inherit" w:eastAsia="Times New Roman" w:hAnsi="inherit" w:cs="Arial"/>
            <w:color w:val="333333"/>
            <w:sz w:val="27"/>
          </w:rPr>
          <w:t>Windows</w:t>
        </w:r>
        <w:r w:rsidRPr="00D91E91">
          <w:rPr>
            <w:rFonts w:ascii="inherit" w:eastAsia="Times New Roman" w:hAnsi="inherit" w:cs="Arial"/>
            <w:color w:val="272727"/>
            <w:sz w:val="27"/>
            <w:szCs w:val="27"/>
          </w:rPr>
          <w:t xml:space="preserve">.It </w:t>
        </w:r>
        <w:r w:rsidRPr="00D91E91">
          <w:rPr>
            <w:rFonts w:ascii="inherit" w:eastAsia="Times New Roman" w:hAnsi="inherit" w:cs="Arial"/>
            <w:color w:val="272727"/>
            <w:sz w:val="27"/>
            <w:szCs w:val="27"/>
          </w:rPr>
          <w:lastRenderedPageBreak/>
          <w:t>was designed and owned by a non-profit foundation</w:t>
        </w:r>
        <w:r w:rsidRPr="00D91E91">
          <w:rPr>
            <w:rFonts w:ascii="inherit" w:eastAsia="Times New Roman" w:hAnsi="inherit" w:cs="Arial"/>
            <w:color w:val="333333"/>
            <w:sz w:val="27"/>
          </w:rPr>
          <w:t>OISF</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w:t>
        </w:r>
        <w:r w:rsidRPr="00D91E91">
          <w:rPr>
            <w:rFonts w:ascii="inherit" w:eastAsia="Times New Roman" w:hAnsi="inherit" w:cs="Arial"/>
            <w:color w:val="333333"/>
            <w:sz w:val="27"/>
          </w:rPr>
          <w:t>Open Information Security Foundation</w:t>
        </w:r>
        <w:r w:rsidRPr="00D91E91">
          <w:rPr>
            <w:rFonts w:ascii="inherit" w:eastAsia="Times New Roman" w:hAnsi="inherit" w:cs="Arial"/>
            <w:color w:val="272727"/>
            <w:sz w:val="27"/>
            <w:szCs w:val="27"/>
          </w:rPr>
          <w:t>).</w:t>
        </w:r>
      </w:ins>
    </w:p>
    <w:p w:rsidR="00BE3005" w:rsidRPr="00D91E91" w:rsidRDefault="00BE3005" w:rsidP="00BE3005">
      <w:pPr>
        <w:shd w:val="clear" w:color="auto" w:fill="FFFFFF"/>
        <w:spacing w:after="0" w:line="384" w:lineRule="atLeast"/>
        <w:textAlignment w:val="baseline"/>
        <w:rPr>
          <w:ins w:id="237" w:author="Unknown"/>
          <w:rFonts w:ascii="inherit" w:eastAsia="Times New Roman" w:hAnsi="inherit" w:cs="Arial"/>
          <w:color w:val="272727"/>
          <w:sz w:val="27"/>
          <w:szCs w:val="27"/>
        </w:rPr>
      </w:pPr>
      <w:ins w:id="238" w:author="Unknown">
        <w:r w:rsidRPr="00D91E91">
          <w:rPr>
            <w:rFonts w:ascii="inherit" w:eastAsia="Times New Roman" w:hAnsi="inherit" w:cs="Arial"/>
            <w:color w:val="333333"/>
            <w:sz w:val="27"/>
          </w:rPr>
          <w:t>Read More</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00ED61C9" w:rsidRPr="00D91E91">
          <w:rPr>
            <w:rFonts w:ascii="inherit" w:eastAsia="Times New Roman" w:hAnsi="inherit" w:cs="Arial"/>
            <w:color w:val="272727"/>
            <w:sz w:val="27"/>
            <w:szCs w:val="27"/>
          </w:rPr>
          <w:fldChar w:fldCharType="begin"/>
        </w:r>
        <w:r w:rsidRPr="00D91E91">
          <w:rPr>
            <w:rFonts w:ascii="inherit" w:eastAsia="Times New Roman" w:hAnsi="inherit" w:cs="Arial"/>
            <w:color w:val="272727"/>
            <w:sz w:val="27"/>
            <w:szCs w:val="27"/>
          </w:rPr>
          <w:instrText xml:space="preserve"> HYPERLINK "http://www.tecmint.com/suricata-a-network-intrusion-detection-prevention-system/" \t "_blank" </w:instrText>
        </w:r>
        <w:r w:rsidR="00ED61C9" w:rsidRPr="00D91E91">
          <w:rPr>
            <w:rFonts w:ascii="inherit" w:eastAsia="Times New Roman" w:hAnsi="inherit" w:cs="Arial"/>
            <w:color w:val="272727"/>
            <w:sz w:val="27"/>
            <w:szCs w:val="27"/>
          </w:rPr>
          <w:fldChar w:fldCharType="separate"/>
        </w:r>
        <w:r w:rsidRPr="00D91E91">
          <w:rPr>
            <w:rFonts w:ascii="inherit" w:eastAsia="Times New Roman" w:hAnsi="inherit" w:cs="Arial"/>
            <w:color w:val="2776C6"/>
            <w:sz w:val="27"/>
            <w:u w:val="single"/>
          </w:rPr>
          <w:t>Suricata – A Network Intrusion Detection and Prevention System</w:t>
        </w:r>
        <w:r w:rsidR="00ED61C9" w:rsidRPr="00D91E91">
          <w:rPr>
            <w:rFonts w:ascii="inherit" w:eastAsia="Times New Roman" w:hAnsi="inherit" w:cs="Arial"/>
            <w:color w:val="272727"/>
            <w:sz w:val="27"/>
            <w:szCs w:val="27"/>
          </w:rPr>
          <w:fldChar w:fldCharType="end"/>
        </w:r>
      </w:ins>
    </w:p>
    <w:p w:rsidR="00BE3005" w:rsidRPr="00D91E91" w:rsidRDefault="00BE3005" w:rsidP="00BE3005">
      <w:pPr>
        <w:pBdr>
          <w:bottom w:val="dashed" w:sz="6" w:space="0" w:color="DDDDDD"/>
        </w:pBdr>
        <w:shd w:val="clear" w:color="auto" w:fill="FFFFFF"/>
        <w:spacing w:after="210" w:line="312" w:lineRule="atLeast"/>
        <w:textAlignment w:val="baseline"/>
        <w:outlineLvl w:val="3"/>
        <w:rPr>
          <w:ins w:id="239" w:author="Unknown"/>
          <w:rFonts w:ascii="inherit" w:eastAsia="Times New Roman" w:hAnsi="inherit" w:cs="Arial"/>
          <w:color w:val="AA4B80"/>
          <w:spacing w:val="-5"/>
          <w:sz w:val="39"/>
          <w:szCs w:val="39"/>
        </w:rPr>
      </w:pPr>
      <w:ins w:id="240" w:author="Unknown">
        <w:r w:rsidRPr="00D91E91">
          <w:rPr>
            <w:rFonts w:ascii="inherit" w:eastAsia="Times New Roman" w:hAnsi="inherit" w:cs="Arial"/>
            <w:color w:val="AA4B80"/>
            <w:spacing w:val="-5"/>
            <w:sz w:val="39"/>
            <w:szCs w:val="39"/>
          </w:rPr>
          <w:t>17. VnStat PHP – Monitoring Network Bandwidth</w:t>
        </w:r>
      </w:ins>
    </w:p>
    <w:p w:rsidR="00BE3005" w:rsidRPr="00D91E91" w:rsidRDefault="00BE3005" w:rsidP="00BE3005">
      <w:pPr>
        <w:shd w:val="clear" w:color="auto" w:fill="FFFFFF"/>
        <w:spacing w:after="0" w:line="384" w:lineRule="atLeast"/>
        <w:textAlignment w:val="baseline"/>
        <w:rPr>
          <w:ins w:id="241" w:author="Unknown"/>
          <w:rFonts w:ascii="inherit" w:eastAsia="Times New Roman" w:hAnsi="inherit" w:cs="Arial"/>
          <w:color w:val="272727"/>
          <w:sz w:val="27"/>
          <w:szCs w:val="27"/>
        </w:rPr>
      </w:pPr>
      <w:ins w:id="242" w:author="Unknown">
        <w:r w:rsidRPr="00D91E91">
          <w:rPr>
            <w:rFonts w:ascii="inherit" w:eastAsia="Times New Roman" w:hAnsi="inherit" w:cs="Arial"/>
            <w:color w:val="333333"/>
            <w:sz w:val="27"/>
          </w:rPr>
          <w:t>VnStat PHP</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a web based frontend application for most popular networking tool called “</w:t>
        </w:r>
        <w:proofErr w:type="gramStart"/>
        <w:r w:rsidRPr="00D91E91">
          <w:rPr>
            <w:rFonts w:ascii="inherit" w:eastAsia="Times New Roman" w:hAnsi="inherit" w:cs="Arial"/>
            <w:color w:val="333333"/>
            <w:sz w:val="27"/>
          </w:rPr>
          <w:t>vnstat</w:t>
        </w:r>
        <w:r w:rsidRPr="00D91E91">
          <w:rPr>
            <w:rFonts w:ascii="inherit" w:eastAsia="Times New Roman" w:hAnsi="inherit" w:cs="Arial"/>
            <w:color w:val="272727"/>
            <w:sz w:val="27"/>
            <w:szCs w:val="27"/>
          </w:rPr>
          <w:t>“</w:t>
        </w:r>
        <w:proofErr w:type="gramEnd"/>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VnStat PHP</w:t>
        </w:r>
        <w:r w:rsidRPr="00D91E91">
          <w:rPr>
            <w:rFonts w:ascii="inherit" w:eastAsia="Times New Roman" w:hAnsi="inherit" w:cs="Arial"/>
            <w:color w:val="272727"/>
            <w:sz w:val="27"/>
            <w:szCs w:val="27"/>
          </w:rPr>
          <w:t>monitors a network traffic usage in nicely graphical mode. It displays a total</w:t>
        </w:r>
        <w:r w:rsidRPr="00D91E91">
          <w:rPr>
            <w:rFonts w:ascii="inherit" w:eastAsia="Times New Roman" w:hAnsi="inherit" w:cs="Arial"/>
            <w:color w:val="272727"/>
            <w:sz w:val="27"/>
          </w:rPr>
          <w:t> </w:t>
        </w:r>
        <w:r w:rsidRPr="00D91E91">
          <w:rPr>
            <w:rFonts w:ascii="inherit" w:eastAsia="Times New Roman" w:hAnsi="inherit" w:cs="Arial"/>
            <w:color w:val="333333"/>
            <w:sz w:val="27"/>
          </w:rPr>
          <w:t>IN</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and</w:t>
        </w:r>
        <w:r w:rsidRPr="00D91E91">
          <w:rPr>
            <w:rFonts w:ascii="inherit" w:eastAsia="Times New Roman" w:hAnsi="inherit" w:cs="Arial"/>
            <w:color w:val="272727"/>
            <w:sz w:val="27"/>
          </w:rPr>
          <w:t> </w:t>
        </w:r>
        <w:r w:rsidRPr="00D91E91">
          <w:rPr>
            <w:rFonts w:ascii="inherit" w:eastAsia="Times New Roman" w:hAnsi="inherit" w:cs="Arial"/>
            <w:color w:val="333333"/>
            <w:sz w:val="27"/>
          </w:rPr>
          <w:t>OUT</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network traffic usage in</w:t>
        </w:r>
        <w:r w:rsidRPr="00D91E91">
          <w:rPr>
            <w:rFonts w:ascii="inherit" w:eastAsia="Times New Roman" w:hAnsi="inherit" w:cs="Arial"/>
            <w:color w:val="333333"/>
            <w:sz w:val="27"/>
          </w:rPr>
          <w:t>hourly</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daily</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Pr="00D91E91">
          <w:rPr>
            <w:rFonts w:ascii="inherit" w:eastAsia="Times New Roman" w:hAnsi="inherit" w:cs="Arial"/>
            <w:color w:val="333333"/>
            <w:sz w:val="27"/>
          </w:rPr>
          <w:t>monthly</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and</w:t>
        </w:r>
        <w:r w:rsidRPr="00D91E91">
          <w:rPr>
            <w:rFonts w:ascii="inherit" w:eastAsia="Times New Roman" w:hAnsi="inherit" w:cs="Arial"/>
            <w:color w:val="272727"/>
            <w:sz w:val="27"/>
          </w:rPr>
          <w:t> </w:t>
        </w:r>
        <w:r w:rsidRPr="00D91E91">
          <w:rPr>
            <w:rFonts w:ascii="inherit" w:eastAsia="Times New Roman" w:hAnsi="inherit" w:cs="Arial"/>
            <w:color w:val="333333"/>
            <w:sz w:val="27"/>
          </w:rPr>
          <w:t>full summary</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report.</w:t>
        </w:r>
      </w:ins>
    </w:p>
    <w:p w:rsidR="00BE3005" w:rsidRPr="00D91E91" w:rsidRDefault="00BE3005" w:rsidP="00BE3005">
      <w:pPr>
        <w:shd w:val="clear" w:color="auto" w:fill="FFFFFF"/>
        <w:spacing w:after="0" w:line="384" w:lineRule="atLeast"/>
        <w:textAlignment w:val="baseline"/>
        <w:rPr>
          <w:ins w:id="243" w:author="Unknown"/>
          <w:rFonts w:ascii="inherit" w:eastAsia="Times New Roman" w:hAnsi="inherit" w:cs="Arial"/>
          <w:color w:val="272727"/>
          <w:sz w:val="27"/>
          <w:szCs w:val="27"/>
        </w:rPr>
      </w:pPr>
      <w:ins w:id="244" w:author="Unknown">
        <w:r w:rsidRPr="00D91E91">
          <w:rPr>
            <w:rFonts w:ascii="inherit" w:eastAsia="Times New Roman" w:hAnsi="inherit" w:cs="Arial"/>
            <w:color w:val="333333"/>
            <w:sz w:val="27"/>
          </w:rPr>
          <w:t>Read More</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00ED61C9" w:rsidRPr="00D91E91">
          <w:rPr>
            <w:rFonts w:ascii="inherit" w:eastAsia="Times New Roman" w:hAnsi="inherit" w:cs="Arial"/>
            <w:color w:val="272727"/>
            <w:sz w:val="27"/>
            <w:szCs w:val="27"/>
          </w:rPr>
          <w:fldChar w:fldCharType="begin"/>
        </w:r>
        <w:r w:rsidRPr="00D91E91">
          <w:rPr>
            <w:rFonts w:ascii="inherit" w:eastAsia="Times New Roman" w:hAnsi="inherit" w:cs="Arial"/>
            <w:color w:val="272727"/>
            <w:sz w:val="27"/>
            <w:szCs w:val="27"/>
          </w:rPr>
          <w:instrText xml:space="preserve"> HYPERLINK "http://www.tecmint.com/vnstat-php-frontend-for-monitoring-network-bandwidth/" \t "_blank" </w:instrText>
        </w:r>
        <w:r w:rsidR="00ED61C9" w:rsidRPr="00D91E91">
          <w:rPr>
            <w:rFonts w:ascii="inherit" w:eastAsia="Times New Roman" w:hAnsi="inherit" w:cs="Arial"/>
            <w:color w:val="272727"/>
            <w:sz w:val="27"/>
            <w:szCs w:val="27"/>
          </w:rPr>
          <w:fldChar w:fldCharType="separate"/>
        </w:r>
        <w:r w:rsidRPr="00D91E91">
          <w:rPr>
            <w:rFonts w:ascii="inherit" w:eastAsia="Times New Roman" w:hAnsi="inherit" w:cs="Arial"/>
            <w:color w:val="2776C6"/>
            <w:sz w:val="27"/>
            <w:u w:val="single"/>
          </w:rPr>
          <w:t>VnStat PHP – Monitoring Network Bandwidth</w:t>
        </w:r>
        <w:r w:rsidR="00ED61C9" w:rsidRPr="00D91E91">
          <w:rPr>
            <w:rFonts w:ascii="inherit" w:eastAsia="Times New Roman" w:hAnsi="inherit" w:cs="Arial"/>
            <w:color w:val="272727"/>
            <w:sz w:val="27"/>
            <w:szCs w:val="27"/>
          </w:rPr>
          <w:fldChar w:fldCharType="end"/>
        </w:r>
      </w:ins>
    </w:p>
    <w:p w:rsidR="00BE3005" w:rsidRPr="00D91E91" w:rsidRDefault="00BE3005" w:rsidP="00BE3005">
      <w:pPr>
        <w:pBdr>
          <w:bottom w:val="dashed" w:sz="6" w:space="0" w:color="DDDDDD"/>
        </w:pBdr>
        <w:shd w:val="clear" w:color="auto" w:fill="FFFFFF"/>
        <w:spacing w:after="210" w:line="312" w:lineRule="atLeast"/>
        <w:textAlignment w:val="baseline"/>
        <w:outlineLvl w:val="3"/>
        <w:rPr>
          <w:ins w:id="245" w:author="Unknown"/>
          <w:rFonts w:ascii="inherit" w:eastAsia="Times New Roman" w:hAnsi="inherit" w:cs="Arial"/>
          <w:color w:val="AA4B80"/>
          <w:spacing w:val="-5"/>
          <w:sz w:val="39"/>
          <w:szCs w:val="39"/>
        </w:rPr>
      </w:pPr>
      <w:ins w:id="246" w:author="Unknown">
        <w:r w:rsidRPr="00D91E91">
          <w:rPr>
            <w:rFonts w:ascii="inherit" w:eastAsia="Times New Roman" w:hAnsi="inherit" w:cs="Arial"/>
            <w:color w:val="AA4B80"/>
            <w:spacing w:val="-5"/>
            <w:sz w:val="39"/>
            <w:szCs w:val="39"/>
          </w:rPr>
          <w:t>18. Nagios – Network/Server Monitoring</w:t>
        </w:r>
      </w:ins>
    </w:p>
    <w:p w:rsidR="00BE3005" w:rsidRPr="00D91E91" w:rsidRDefault="00BE3005" w:rsidP="00BE3005">
      <w:pPr>
        <w:shd w:val="clear" w:color="auto" w:fill="FFFFFF"/>
        <w:spacing w:after="240" w:line="384" w:lineRule="atLeast"/>
        <w:textAlignment w:val="baseline"/>
        <w:rPr>
          <w:ins w:id="247" w:author="Unknown"/>
          <w:rFonts w:ascii="inherit" w:eastAsia="Times New Roman" w:hAnsi="inherit" w:cs="Arial"/>
          <w:color w:val="272727"/>
          <w:sz w:val="27"/>
          <w:szCs w:val="27"/>
        </w:rPr>
      </w:pPr>
      <w:ins w:id="248" w:author="Unknown">
        <w:r w:rsidRPr="00D91E91">
          <w:rPr>
            <w:rFonts w:ascii="inherit" w:eastAsia="Times New Roman" w:hAnsi="inherit" w:cs="Arial"/>
            <w:color w:val="272727"/>
            <w:sz w:val="27"/>
            <w:szCs w:val="27"/>
          </w:rPr>
          <w:t xml:space="preserve">Nagios is </w:t>
        </w:r>
        <w:proofErr w:type="gramStart"/>
        <w:r w:rsidRPr="00D91E91">
          <w:rPr>
            <w:rFonts w:ascii="inherit" w:eastAsia="Times New Roman" w:hAnsi="inherit" w:cs="Arial"/>
            <w:color w:val="272727"/>
            <w:sz w:val="27"/>
            <w:szCs w:val="27"/>
          </w:rPr>
          <w:t>an</w:t>
        </w:r>
        <w:proofErr w:type="gramEnd"/>
        <w:r w:rsidRPr="00D91E91">
          <w:rPr>
            <w:rFonts w:ascii="inherit" w:eastAsia="Times New Roman" w:hAnsi="inherit" w:cs="Arial"/>
            <w:color w:val="272727"/>
            <w:sz w:val="27"/>
            <w:szCs w:val="27"/>
          </w:rPr>
          <w:t xml:space="preserve"> leading open source powerful monitoring system that enables network/system administrators to identify and resolve server related problems before they affect major business processes. With the Nagios system, administrators can able to monitor remote Linux, Windows, Switches, Routers and Printers on a single window. It shows critical warnings and indicates if something went wrong in your network/server which indirectly helps you to begin remediation processes before they occur.</w:t>
        </w:r>
      </w:ins>
    </w:p>
    <w:p w:rsidR="00BE3005" w:rsidRPr="00D91E91" w:rsidRDefault="00BE3005" w:rsidP="00BE3005">
      <w:pPr>
        <w:shd w:val="clear" w:color="auto" w:fill="FFFFFF"/>
        <w:spacing w:after="0" w:line="384" w:lineRule="atLeast"/>
        <w:textAlignment w:val="baseline"/>
        <w:rPr>
          <w:ins w:id="249" w:author="Unknown"/>
          <w:rFonts w:ascii="inherit" w:eastAsia="Times New Roman" w:hAnsi="inherit" w:cs="Arial"/>
          <w:color w:val="272727"/>
          <w:sz w:val="27"/>
          <w:szCs w:val="27"/>
        </w:rPr>
      </w:pPr>
      <w:ins w:id="250" w:author="Unknown">
        <w:r w:rsidRPr="00D91E91">
          <w:rPr>
            <w:rFonts w:ascii="inherit" w:eastAsia="Times New Roman" w:hAnsi="inherit" w:cs="Arial"/>
            <w:color w:val="333333"/>
            <w:sz w:val="27"/>
          </w:rPr>
          <w:t>Read More</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w:t>
        </w:r>
        <w:r w:rsidRPr="00D91E91">
          <w:rPr>
            <w:rFonts w:ascii="inherit" w:eastAsia="Times New Roman" w:hAnsi="inherit" w:cs="Arial"/>
            <w:color w:val="272727"/>
            <w:sz w:val="27"/>
          </w:rPr>
          <w:t> </w:t>
        </w:r>
        <w:r w:rsidR="00ED61C9" w:rsidRPr="00D91E91">
          <w:rPr>
            <w:rFonts w:ascii="inherit" w:eastAsia="Times New Roman" w:hAnsi="inherit" w:cs="Arial"/>
            <w:color w:val="272727"/>
            <w:sz w:val="27"/>
            <w:szCs w:val="27"/>
          </w:rPr>
          <w:fldChar w:fldCharType="begin"/>
        </w:r>
        <w:r w:rsidRPr="00D91E91">
          <w:rPr>
            <w:rFonts w:ascii="inherit" w:eastAsia="Times New Roman" w:hAnsi="inherit" w:cs="Arial"/>
            <w:color w:val="272727"/>
            <w:sz w:val="27"/>
            <w:szCs w:val="27"/>
          </w:rPr>
          <w:instrText xml:space="preserve"> HYPERLINK "http://www.tecmint.com/install-nagios-in-linux/" \t "_blank" </w:instrText>
        </w:r>
        <w:r w:rsidR="00ED61C9" w:rsidRPr="00D91E91">
          <w:rPr>
            <w:rFonts w:ascii="inherit" w:eastAsia="Times New Roman" w:hAnsi="inherit" w:cs="Arial"/>
            <w:color w:val="272727"/>
            <w:sz w:val="27"/>
            <w:szCs w:val="27"/>
          </w:rPr>
          <w:fldChar w:fldCharType="separate"/>
        </w:r>
        <w:r w:rsidRPr="00D91E91">
          <w:rPr>
            <w:rFonts w:ascii="inherit" w:eastAsia="Times New Roman" w:hAnsi="inherit" w:cs="Arial"/>
            <w:color w:val="2776C6"/>
            <w:sz w:val="27"/>
            <w:u w:val="single"/>
          </w:rPr>
          <w:t>Install Nagios Monitoring System to Monitor Remote Linux/Windows Hosts</w:t>
        </w:r>
        <w:r w:rsidR="00ED61C9" w:rsidRPr="00D91E91">
          <w:rPr>
            <w:rFonts w:ascii="inherit" w:eastAsia="Times New Roman" w:hAnsi="inherit" w:cs="Arial"/>
            <w:color w:val="272727"/>
            <w:sz w:val="27"/>
            <w:szCs w:val="27"/>
          </w:rPr>
          <w:fldChar w:fldCharType="end"/>
        </w:r>
      </w:ins>
    </w:p>
    <w:p w:rsidR="00BE3005" w:rsidRPr="00D91E91" w:rsidRDefault="00BE3005" w:rsidP="00BE3005">
      <w:pPr>
        <w:pBdr>
          <w:bottom w:val="dashed" w:sz="6" w:space="0" w:color="DDDDDD"/>
        </w:pBdr>
        <w:shd w:val="clear" w:color="auto" w:fill="FFFFFF"/>
        <w:spacing w:after="210" w:line="312" w:lineRule="atLeast"/>
        <w:textAlignment w:val="baseline"/>
        <w:outlineLvl w:val="2"/>
        <w:rPr>
          <w:ins w:id="251" w:author="Unknown"/>
          <w:rFonts w:ascii="inherit" w:eastAsia="Times New Roman" w:hAnsi="inherit" w:cs="Arial"/>
          <w:color w:val="336699"/>
          <w:spacing w:val="-8"/>
          <w:sz w:val="45"/>
          <w:szCs w:val="45"/>
        </w:rPr>
      </w:pPr>
      <w:ins w:id="252" w:author="Unknown">
        <w:r w:rsidRPr="00D91E91">
          <w:rPr>
            <w:rFonts w:ascii="inherit" w:eastAsia="Times New Roman" w:hAnsi="inherit" w:cs="Arial"/>
            <w:color w:val="336699"/>
            <w:spacing w:val="-8"/>
            <w:sz w:val="45"/>
            <w:szCs w:val="45"/>
          </w:rPr>
          <w:t>19. Nmon: Monitor Linux Performance</w:t>
        </w:r>
      </w:ins>
    </w:p>
    <w:p w:rsidR="00BE3005" w:rsidRPr="00D91E91" w:rsidRDefault="00BE3005" w:rsidP="00BE3005">
      <w:pPr>
        <w:shd w:val="clear" w:color="auto" w:fill="FFFFFF"/>
        <w:spacing w:after="240" w:line="384" w:lineRule="atLeast"/>
        <w:textAlignment w:val="baseline"/>
        <w:rPr>
          <w:ins w:id="253" w:author="Unknown"/>
          <w:rFonts w:ascii="inherit" w:eastAsia="Times New Roman" w:hAnsi="inherit" w:cs="Arial"/>
          <w:color w:val="272727"/>
          <w:sz w:val="27"/>
          <w:szCs w:val="27"/>
        </w:rPr>
      </w:pPr>
      <w:ins w:id="254" w:author="Unknown">
        <w:r w:rsidRPr="00D91E91">
          <w:rPr>
            <w:rFonts w:ascii="inherit" w:eastAsia="Times New Roman" w:hAnsi="inherit" w:cs="Arial"/>
            <w:color w:val="272727"/>
            <w:sz w:val="27"/>
            <w:szCs w:val="27"/>
          </w:rPr>
          <w:t>Nmon (stands for Nigel’s performance Monitor) tool, which is used to monitor all Linux resources such as CPU, Memory, Disk Usage, Network, Top processes, NFS, Kernel and much more. This tool comes in two modes: Online Mode and Capture Mode.</w:t>
        </w:r>
      </w:ins>
    </w:p>
    <w:p w:rsidR="00BE3005" w:rsidRPr="00D91E91" w:rsidRDefault="00BE3005" w:rsidP="00BE3005">
      <w:pPr>
        <w:shd w:val="clear" w:color="auto" w:fill="FFFFFF"/>
        <w:spacing w:after="240" w:line="384" w:lineRule="atLeast"/>
        <w:textAlignment w:val="baseline"/>
        <w:rPr>
          <w:ins w:id="255" w:author="Unknown"/>
          <w:rFonts w:ascii="inherit" w:eastAsia="Times New Roman" w:hAnsi="inherit" w:cs="Arial"/>
          <w:color w:val="272727"/>
          <w:sz w:val="27"/>
          <w:szCs w:val="27"/>
        </w:rPr>
      </w:pPr>
      <w:ins w:id="256" w:author="Unknown">
        <w:r w:rsidRPr="00D91E91">
          <w:rPr>
            <w:rFonts w:ascii="inherit" w:eastAsia="Times New Roman" w:hAnsi="inherit" w:cs="Arial"/>
            <w:color w:val="272727"/>
            <w:sz w:val="27"/>
            <w:szCs w:val="27"/>
          </w:rPr>
          <w:t>The Online Mode, is used for real-time monitoring and Capture Mode, is used to store the output in CSV format for later processing.</w:t>
        </w:r>
      </w:ins>
    </w:p>
    <w:p w:rsidR="00BE3005" w:rsidRPr="00D91E91" w:rsidRDefault="00BE3005" w:rsidP="00BE3005">
      <w:pPr>
        <w:shd w:val="clear" w:color="auto" w:fill="F1F1F1"/>
        <w:spacing w:after="0" w:line="384" w:lineRule="atLeast"/>
        <w:jc w:val="center"/>
        <w:textAlignment w:val="baseline"/>
        <w:rPr>
          <w:ins w:id="257" w:author="Unknown"/>
          <w:rFonts w:ascii="inherit" w:eastAsia="Times New Roman" w:hAnsi="inherit" w:cs="Arial"/>
          <w:color w:val="272727"/>
          <w:sz w:val="27"/>
          <w:szCs w:val="27"/>
        </w:rPr>
      </w:pPr>
      <w:r>
        <w:rPr>
          <w:rFonts w:ascii="inherit" w:eastAsia="Times New Roman" w:hAnsi="inherit" w:cs="Arial"/>
          <w:noProof/>
          <w:color w:val="3B8DBD"/>
          <w:sz w:val="27"/>
          <w:szCs w:val="27"/>
          <w:bdr w:val="none" w:sz="0" w:space="0" w:color="auto" w:frame="1"/>
        </w:rPr>
        <w:lastRenderedPageBreak/>
        <w:drawing>
          <wp:inline distT="0" distB="0" distL="0" distR="0">
            <wp:extent cx="5909310" cy="3649980"/>
            <wp:effectExtent l="19050" t="0" r="0" b="0"/>
            <wp:docPr id="10" name="Picture 10" descr="Nmon Monitori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mon Monitoring">
                      <a:hlinkClick r:id="rId24"/>
                    </pic:cNvPr>
                    <pic:cNvPicPr>
                      <a:picLocks noChangeAspect="1" noChangeArrowheads="1"/>
                    </pic:cNvPicPr>
                  </pic:nvPicPr>
                  <pic:blipFill>
                    <a:blip r:embed="rId25"/>
                    <a:srcRect/>
                    <a:stretch>
                      <a:fillRect/>
                    </a:stretch>
                  </pic:blipFill>
                  <pic:spPr bwMode="auto">
                    <a:xfrm>
                      <a:off x="0" y="0"/>
                      <a:ext cx="5909310" cy="3649980"/>
                    </a:xfrm>
                    <a:prstGeom prst="rect">
                      <a:avLst/>
                    </a:prstGeom>
                    <a:noFill/>
                    <a:ln w="9525">
                      <a:noFill/>
                      <a:miter lim="800000"/>
                      <a:headEnd/>
                      <a:tailEnd/>
                    </a:ln>
                  </pic:spPr>
                </pic:pic>
              </a:graphicData>
            </a:graphic>
          </wp:inline>
        </w:drawing>
      </w:r>
    </w:p>
    <w:p w:rsidR="00BE3005" w:rsidRPr="00D91E91" w:rsidRDefault="00BE3005" w:rsidP="00BE3005">
      <w:pPr>
        <w:shd w:val="clear" w:color="auto" w:fill="F1F1F1"/>
        <w:spacing w:line="384" w:lineRule="atLeast"/>
        <w:jc w:val="center"/>
        <w:textAlignment w:val="baseline"/>
        <w:rPr>
          <w:ins w:id="258" w:author="Unknown"/>
          <w:rFonts w:ascii="inherit" w:eastAsia="Times New Roman" w:hAnsi="inherit" w:cs="Arial"/>
          <w:i/>
          <w:iCs/>
          <w:color w:val="999999"/>
          <w:sz w:val="20"/>
          <w:szCs w:val="20"/>
        </w:rPr>
      </w:pPr>
      <w:ins w:id="259" w:author="Unknown">
        <w:r w:rsidRPr="00D91E91">
          <w:rPr>
            <w:rFonts w:ascii="inherit" w:eastAsia="Times New Roman" w:hAnsi="inherit" w:cs="Arial"/>
            <w:i/>
            <w:iCs/>
            <w:color w:val="999999"/>
            <w:sz w:val="20"/>
            <w:szCs w:val="20"/>
          </w:rPr>
          <w:t>Nmon Monitoring</w:t>
        </w:r>
      </w:ins>
    </w:p>
    <w:p w:rsidR="00BE3005" w:rsidRPr="00D91E91" w:rsidRDefault="00BE3005" w:rsidP="00BE3005">
      <w:pPr>
        <w:shd w:val="clear" w:color="auto" w:fill="FFFFFF"/>
        <w:spacing w:after="0" w:line="384" w:lineRule="atLeast"/>
        <w:textAlignment w:val="baseline"/>
        <w:rPr>
          <w:ins w:id="260" w:author="Unknown"/>
          <w:rFonts w:ascii="inherit" w:eastAsia="Times New Roman" w:hAnsi="inherit" w:cs="Arial"/>
          <w:color w:val="272727"/>
          <w:sz w:val="27"/>
          <w:szCs w:val="27"/>
        </w:rPr>
      </w:pPr>
      <w:ins w:id="261" w:author="Unknown">
        <w:r w:rsidRPr="00D91E91">
          <w:rPr>
            <w:rFonts w:ascii="inherit" w:eastAsia="Times New Roman" w:hAnsi="inherit" w:cs="Arial"/>
            <w:color w:val="333333"/>
            <w:sz w:val="27"/>
          </w:rPr>
          <w:t>Read More:</w:t>
        </w:r>
        <w:r w:rsidRPr="00D91E91">
          <w:rPr>
            <w:rFonts w:ascii="inherit" w:eastAsia="Times New Roman" w:hAnsi="inherit" w:cs="Arial"/>
            <w:color w:val="272727"/>
            <w:sz w:val="27"/>
          </w:rPr>
          <w:t> </w:t>
        </w:r>
        <w:r w:rsidR="00ED61C9" w:rsidRPr="00D91E91">
          <w:rPr>
            <w:rFonts w:ascii="inherit" w:eastAsia="Times New Roman" w:hAnsi="inherit" w:cs="Arial"/>
            <w:color w:val="272727"/>
            <w:sz w:val="27"/>
            <w:szCs w:val="27"/>
          </w:rPr>
          <w:fldChar w:fldCharType="begin"/>
        </w:r>
        <w:r w:rsidRPr="00D91E91">
          <w:rPr>
            <w:rFonts w:ascii="inherit" w:eastAsia="Times New Roman" w:hAnsi="inherit" w:cs="Arial"/>
            <w:color w:val="272727"/>
            <w:sz w:val="27"/>
            <w:szCs w:val="27"/>
          </w:rPr>
          <w:instrText xml:space="preserve"> HYPERLINK "http://www.tecmint.com/nmon-analyze-and-monitor-linux-system-performance/" \t "_blank" </w:instrText>
        </w:r>
        <w:r w:rsidR="00ED61C9" w:rsidRPr="00D91E91">
          <w:rPr>
            <w:rFonts w:ascii="inherit" w:eastAsia="Times New Roman" w:hAnsi="inherit" w:cs="Arial"/>
            <w:color w:val="272727"/>
            <w:sz w:val="27"/>
            <w:szCs w:val="27"/>
          </w:rPr>
          <w:fldChar w:fldCharType="separate"/>
        </w:r>
        <w:r w:rsidRPr="00D91E91">
          <w:rPr>
            <w:rFonts w:ascii="inherit" w:eastAsia="Times New Roman" w:hAnsi="inherit" w:cs="Arial"/>
            <w:color w:val="2776C6"/>
            <w:sz w:val="27"/>
            <w:u w:val="single"/>
          </w:rPr>
          <w:t>Install Nmon (Performance Monitoring) Tool in Linux</w:t>
        </w:r>
        <w:r w:rsidR="00ED61C9" w:rsidRPr="00D91E91">
          <w:rPr>
            <w:rFonts w:ascii="inherit" w:eastAsia="Times New Roman" w:hAnsi="inherit" w:cs="Arial"/>
            <w:color w:val="272727"/>
            <w:sz w:val="27"/>
            <w:szCs w:val="27"/>
          </w:rPr>
          <w:fldChar w:fldCharType="end"/>
        </w:r>
      </w:ins>
    </w:p>
    <w:p w:rsidR="00BE3005" w:rsidRPr="00D91E91" w:rsidRDefault="00BE3005" w:rsidP="00BE3005">
      <w:pPr>
        <w:pBdr>
          <w:bottom w:val="dashed" w:sz="6" w:space="0" w:color="DDDDDD"/>
        </w:pBdr>
        <w:shd w:val="clear" w:color="auto" w:fill="FFFFFF"/>
        <w:spacing w:after="210" w:line="312" w:lineRule="atLeast"/>
        <w:textAlignment w:val="baseline"/>
        <w:outlineLvl w:val="2"/>
        <w:rPr>
          <w:ins w:id="262" w:author="Unknown"/>
          <w:rFonts w:ascii="inherit" w:eastAsia="Times New Roman" w:hAnsi="inherit" w:cs="Arial"/>
          <w:color w:val="336699"/>
          <w:spacing w:val="-8"/>
          <w:sz w:val="45"/>
          <w:szCs w:val="45"/>
        </w:rPr>
      </w:pPr>
      <w:ins w:id="263" w:author="Unknown">
        <w:r w:rsidRPr="00D91E91">
          <w:rPr>
            <w:rFonts w:ascii="inherit" w:eastAsia="Times New Roman" w:hAnsi="inherit" w:cs="Arial"/>
            <w:color w:val="336699"/>
            <w:spacing w:val="-8"/>
            <w:sz w:val="45"/>
            <w:szCs w:val="45"/>
          </w:rPr>
          <w:t>20. Collectl: All-in-One Performance Monitoring Tool</w:t>
        </w:r>
      </w:ins>
    </w:p>
    <w:p w:rsidR="00BE3005" w:rsidRDefault="00BE3005" w:rsidP="00BE3005">
      <w:pPr>
        <w:shd w:val="clear" w:color="auto" w:fill="FFFFFF"/>
        <w:spacing w:after="0" w:line="384" w:lineRule="atLeast"/>
        <w:textAlignment w:val="baseline"/>
        <w:rPr>
          <w:rFonts w:ascii="inherit" w:eastAsia="Times New Roman" w:hAnsi="inherit" w:cs="Arial"/>
          <w:color w:val="272727"/>
          <w:sz w:val="27"/>
          <w:szCs w:val="27"/>
        </w:rPr>
      </w:pPr>
      <w:ins w:id="264" w:author="Unknown">
        <w:r w:rsidRPr="00D91E91">
          <w:rPr>
            <w:rFonts w:ascii="inherit" w:eastAsia="Times New Roman" w:hAnsi="inherit" w:cs="Arial"/>
            <w:color w:val="333333"/>
            <w:sz w:val="27"/>
          </w:rPr>
          <w:t>Collectl</w:t>
        </w:r>
        <w:r w:rsidRPr="00D91E91">
          <w:rPr>
            <w:rFonts w:ascii="inherit" w:eastAsia="Times New Roman" w:hAnsi="inherit" w:cs="Arial"/>
            <w:color w:val="272727"/>
            <w:sz w:val="27"/>
          </w:rPr>
          <w:t> </w:t>
        </w:r>
        <w:r w:rsidRPr="00D91E91">
          <w:rPr>
            <w:rFonts w:ascii="inherit" w:eastAsia="Times New Roman" w:hAnsi="inherit" w:cs="Arial"/>
            <w:color w:val="272727"/>
            <w:sz w:val="27"/>
            <w:szCs w:val="27"/>
          </w:rPr>
          <w:t>is a yet another powerful and feature rich command line based utility, that can be used to gather information about Linux system resources such as CPU usage, memory, network, inodes, processes, nfs, tcp, sockets and much more.</w:t>
        </w:r>
      </w:ins>
    </w:p>
    <w:p w:rsidR="00BE3005" w:rsidRDefault="00BE3005" w:rsidP="00BE3005">
      <w:pPr>
        <w:shd w:val="clear" w:color="auto" w:fill="FFFFFF"/>
        <w:spacing w:after="0" w:line="384" w:lineRule="atLeast"/>
        <w:textAlignment w:val="baseline"/>
        <w:rPr>
          <w:rFonts w:ascii="inherit" w:eastAsia="Times New Roman" w:hAnsi="inherit" w:cs="Arial"/>
          <w:color w:val="272727"/>
          <w:sz w:val="27"/>
          <w:szCs w:val="27"/>
        </w:rPr>
      </w:pPr>
    </w:p>
    <w:p w:rsidR="00BE3005" w:rsidRDefault="00BE3005" w:rsidP="00BE3005">
      <w:pPr>
        <w:shd w:val="clear" w:color="auto" w:fill="FFFFFF"/>
        <w:spacing w:after="0" w:line="384" w:lineRule="atLeast"/>
        <w:textAlignment w:val="baseline"/>
        <w:rPr>
          <w:rFonts w:ascii="inherit" w:eastAsia="Times New Roman" w:hAnsi="inherit" w:cs="Arial"/>
          <w:color w:val="272727"/>
          <w:sz w:val="27"/>
          <w:szCs w:val="27"/>
        </w:rPr>
      </w:pPr>
      <w:r>
        <w:rPr>
          <w:rFonts w:ascii="inherit" w:eastAsia="Times New Roman" w:hAnsi="inherit" w:cs="Arial"/>
          <w:color w:val="272727"/>
          <w:sz w:val="27"/>
          <w:szCs w:val="27"/>
        </w:rPr>
        <w:t>Patch management</w:t>
      </w:r>
    </w:p>
    <w:p w:rsidR="00BE3005" w:rsidRDefault="00BE3005" w:rsidP="00BE3005">
      <w:pPr>
        <w:shd w:val="clear" w:color="auto" w:fill="FFFFFF"/>
        <w:spacing w:after="0" w:line="384" w:lineRule="atLeast"/>
        <w:textAlignment w:val="baseline"/>
        <w:rPr>
          <w:rFonts w:ascii="inherit" w:eastAsia="Times New Roman" w:hAnsi="inherit" w:cs="Arial"/>
          <w:color w:val="272727"/>
          <w:sz w:val="27"/>
          <w:szCs w:val="27"/>
        </w:rPr>
      </w:pPr>
      <w:proofErr w:type="gramStart"/>
      <w:r>
        <w:rPr>
          <w:rFonts w:ascii="inherit" w:eastAsia="Times New Roman" w:hAnsi="inherit" w:cs="Arial"/>
          <w:color w:val="272727"/>
          <w:sz w:val="27"/>
          <w:szCs w:val="27"/>
        </w:rPr>
        <w:t>Yum,rpm</w:t>
      </w:r>
      <w:proofErr w:type="gramEnd"/>
    </w:p>
    <w:p w:rsidR="00BE3005" w:rsidRDefault="00BE3005" w:rsidP="00BE3005">
      <w:pPr>
        <w:shd w:val="clear" w:color="auto" w:fill="FFFFFF"/>
        <w:spacing w:after="0" w:line="384" w:lineRule="atLeast"/>
        <w:textAlignment w:val="baseline"/>
        <w:rPr>
          <w:rFonts w:ascii="Trebuchet MS" w:hAnsi="Trebuchet MS"/>
          <w:color w:val="191919"/>
          <w:sz w:val="16"/>
          <w:szCs w:val="16"/>
          <w:shd w:val="clear" w:color="auto" w:fill="FFFFFF"/>
        </w:rPr>
      </w:pPr>
      <w:r>
        <w:rPr>
          <w:rFonts w:ascii="Trebuchet MS" w:hAnsi="Trebuchet MS"/>
          <w:color w:val="191919"/>
          <w:sz w:val="16"/>
          <w:szCs w:val="16"/>
          <w:shd w:val="clear" w:color="auto" w:fill="FFFFFF"/>
        </w:rPr>
        <w:t xml:space="preserve">Monitoring Disk </w:t>
      </w:r>
      <w:proofErr w:type="gramStart"/>
      <w:r>
        <w:rPr>
          <w:rFonts w:ascii="Trebuchet MS" w:hAnsi="Trebuchet MS"/>
          <w:color w:val="191919"/>
          <w:sz w:val="16"/>
          <w:szCs w:val="16"/>
          <w:shd w:val="clear" w:color="auto" w:fill="FFFFFF"/>
        </w:rPr>
        <w:t>space</w:t>
      </w:r>
      <w:proofErr w:type="gramEnd"/>
      <w:r>
        <w:rPr>
          <w:rFonts w:ascii="Trebuchet MS" w:hAnsi="Trebuchet MS"/>
          <w:color w:val="191919"/>
          <w:sz w:val="16"/>
          <w:szCs w:val="16"/>
          <w:shd w:val="clear" w:color="auto" w:fill="FFFFFF"/>
        </w:rPr>
        <w:t xml:space="preserve"> Utilization- df –h</w:t>
      </w:r>
    </w:p>
    <w:p w:rsidR="00BE3005" w:rsidRDefault="00BE3005" w:rsidP="00BE3005">
      <w:pPr>
        <w:shd w:val="clear" w:color="auto" w:fill="FFFFFF"/>
        <w:spacing w:after="0" w:line="384" w:lineRule="atLeast"/>
        <w:textAlignment w:val="baseline"/>
        <w:rPr>
          <w:rFonts w:ascii="Trebuchet MS" w:hAnsi="Trebuchet MS"/>
          <w:color w:val="191919"/>
          <w:sz w:val="16"/>
          <w:szCs w:val="16"/>
          <w:shd w:val="clear" w:color="auto" w:fill="FFFFFF"/>
        </w:rPr>
      </w:pPr>
    </w:p>
    <w:p w:rsidR="00BE3005" w:rsidRDefault="00BE3005" w:rsidP="00BE3005">
      <w:pPr>
        <w:shd w:val="clear" w:color="auto" w:fill="FFFFFF"/>
        <w:spacing w:after="0" w:line="384" w:lineRule="atLeast"/>
        <w:textAlignment w:val="baseline"/>
        <w:rPr>
          <w:rFonts w:ascii="Trebuchet MS" w:hAnsi="Trebuchet MS"/>
          <w:color w:val="191919"/>
          <w:sz w:val="20"/>
          <w:szCs w:val="20"/>
          <w:shd w:val="clear" w:color="auto" w:fill="FFFFFF"/>
        </w:rPr>
      </w:pPr>
      <w:r>
        <w:rPr>
          <w:rFonts w:ascii="Trebuchet MS" w:hAnsi="Trebuchet MS"/>
          <w:color w:val="191919"/>
          <w:sz w:val="20"/>
          <w:szCs w:val="20"/>
          <w:shd w:val="clear" w:color="auto" w:fill="FFFFFF"/>
        </w:rPr>
        <w:t>File system creation / mounting / formatting</w:t>
      </w:r>
    </w:p>
    <w:p w:rsidR="00BE3005" w:rsidRDefault="00BE3005" w:rsidP="00BE3005">
      <w:pPr>
        <w:shd w:val="clear" w:color="auto" w:fill="FFFFFF"/>
        <w:spacing w:after="0" w:line="384" w:lineRule="atLeast"/>
        <w:textAlignment w:val="baseline"/>
        <w:rPr>
          <w:rFonts w:ascii="Trebuchet MS" w:hAnsi="Trebuchet MS"/>
          <w:color w:val="191919"/>
          <w:sz w:val="20"/>
          <w:szCs w:val="20"/>
          <w:shd w:val="clear" w:color="auto" w:fill="FFFFFF"/>
        </w:rPr>
      </w:pPr>
    </w:p>
    <w:p w:rsidR="00BE3005" w:rsidRPr="00D91E91" w:rsidRDefault="00BE3005" w:rsidP="00BE3005">
      <w:pPr>
        <w:shd w:val="clear" w:color="auto" w:fill="FFFFFF"/>
        <w:spacing w:after="0" w:line="384" w:lineRule="atLeast"/>
        <w:textAlignment w:val="baseline"/>
        <w:rPr>
          <w:ins w:id="265" w:author="Unknown"/>
          <w:rFonts w:ascii="Trebuchet MS" w:hAnsi="Trebuchet MS"/>
          <w:color w:val="191919"/>
          <w:sz w:val="16"/>
          <w:szCs w:val="16"/>
          <w:shd w:val="clear" w:color="auto" w:fill="FFFFFF"/>
        </w:rPr>
      </w:pPr>
      <w:r>
        <w:rPr>
          <w:rFonts w:ascii="Trebuchet MS" w:hAnsi="Trebuchet MS"/>
          <w:color w:val="191919"/>
          <w:sz w:val="16"/>
          <w:szCs w:val="16"/>
          <w:shd w:val="clear" w:color="auto" w:fill="FFFFFF"/>
        </w:rPr>
        <w:t>Taking regular and carrying out restoration when required cronjob tar</w:t>
      </w:r>
    </w:p>
    <w:p w:rsidR="00BE3005" w:rsidRPr="00D91E91" w:rsidRDefault="00BE3005" w:rsidP="00BE3005">
      <w:pPr>
        <w:shd w:val="clear" w:color="auto" w:fill="F1F1F1"/>
        <w:spacing w:after="0" w:line="384" w:lineRule="atLeast"/>
        <w:jc w:val="center"/>
        <w:textAlignment w:val="baseline"/>
        <w:rPr>
          <w:ins w:id="266" w:author="Unknown"/>
          <w:rFonts w:ascii="inherit" w:eastAsia="Times New Roman" w:hAnsi="inherit" w:cs="Arial"/>
          <w:color w:val="272727"/>
          <w:sz w:val="27"/>
          <w:szCs w:val="27"/>
        </w:rPr>
      </w:pPr>
      <w:r>
        <w:rPr>
          <w:rFonts w:ascii="inherit" w:eastAsia="Times New Roman" w:hAnsi="inherit" w:cs="Arial"/>
          <w:noProof/>
          <w:color w:val="3B8DBD"/>
          <w:sz w:val="27"/>
          <w:szCs w:val="27"/>
          <w:bdr w:val="none" w:sz="0" w:space="0" w:color="auto" w:frame="1"/>
        </w:rPr>
        <w:lastRenderedPageBreak/>
        <w:drawing>
          <wp:inline distT="0" distB="0" distL="0" distR="0">
            <wp:extent cx="5909310" cy="3903345"/>
            <wp:effectExtent l="19050" t="0" r="0" b="0"/>
            <wp:docPr id="11" name="Picture 11" descr="Collectl Monitori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lectl Monitoring">
                      <a:hlinkClick r:id="rId26"/>
                    </pic:cNvPr>
                    <pic:cNvPicPr>
                      <a:picLocks noChangeAspect="1" noChangeArrowheads="1"/>
                    </pic:cNvPicPr>
                  </pic:nvPicPr>
                  <pic:blipFill>
                    <a:blip r:embed="rId27"/>
                    <a:srcRect/>
                    <a:stretch>
                      <a:fillRect/>
                    </a:stretch>
                  </pic:blipFill>
                  <pic:spPr bwMode="auto">
                    <a:xfrm>
                      <a:off x="0" y="0"/>
                      <a:ext cx="5909310" cy="3903345"/>
                    </a:xfrm>
                    <a:prstGeom prst="rect">
                      <a:avLst/>
                    </a:prstGeom>
                    <a:noFill/>
                    <a:ln w="9525">
                      <a:noFill/>
                      <a:miter lim="800000"/>
                      <a:headEnd/>
                      <a:tailEnd/>
                    </a:ln>
                  </pic:spPr>
                </pic:pic>
              </a:graphicData>
            </a:graphic>
          </wp:inline>
        </w:drawing>
      </w:r>
    </w:p>
    <w:p w:rsidR="00BE3005" w:rsidRPr="00D91E91" w:rsidRDefault="00BE3005" w:rsidP="00BE3005">
      <w:pPr>
        <w:shd w:val="clear" w:color="auto" w:fill="F1F1F1"/>
        <w:spacing w:line="384" w:lineRule="atLeast"/>
        <w:jc w:val="center"/>
        <w:textAlignment w:val="baseline"/>
        <w:rPr>
          <w:ins w:id="267" w:author="Unknown"/>
          <w:rFonts w:ascii="inherit" w:eastAsia="Times New Roman" w:hAnsi="inherit" w:cs="Arial"/>
          <w:i/>
          <w:iCs/>
          <w:color w:val="999999"/>
          <w:sz w:val="20"/>
          <w:szCs w:val="20"/>
        </w:rPr>
      </w:pPr>
      <w:ins w:id="268" w:author="Unknown">
        <w:r w:rsidRPr="00D91E91">
          <w:rPr>
            <w:rFonts w:ascii="inherit" w:eastAsia="Times New Roman" w:hAnsi="inherit" w:cs="Arial"/>
            <w:i/>
            <w:iCs/>
            <w:color w:val="999999"/>
            <w:sz w:val="20"/>
            <w:szCs w:val="20"/>
          </w:rPr>
          <w:t>Collectl Monitoring</w:t>
        </w:r>
      </w:ins>
    </w:p>
    <w:p w:rsidR="00BE3005" w:rsidRPr="00D91E91" w:rsidRDefault="00BE3005" w:rsidP="00BE3005">
      <w:pPr>
        <w:shd w:val="clear" w:color="auto" w:fill="FFFFFF"/>
        <w:spacing w:after="0" w:line="384" w:lineRule="atLeast"/>
        <w:textAlignment w:val="baseline"/>
        <w:rPr>
          <w:ins w:id="269" w:author="Unknown"/>
          <w:rFonts w:ascii="inherit" w:eastAsia="Times New Roman" w:hAnsi="inherit" w:cs="Arial"/>
          <w:color w:val="272727"/>
          <w:sz w:val="27"/>
          <w:szCs w:val="27"/>
        </w:rPr>
      </w:pPr>
      <w:ins w:id="270" w:author="Unknown">
        <w:r w:rsidRPr="00D91E91">
          <w:rPr>
            <w:rFonts w:ascii="inherit" w:eastAsia="Times New Roman" w:hAnsi="inherit" w:cs="Arial"/>
            <w:color w:val="333333"/>
            <w:sz w:val="27"/>
          </w:rPr>
          <w:t>Read More:</w:t>
        </w:r>
        <w:r w:rsidRPr="00D91E91">
          <w:rPr>
            <w:rFonts w:ascii="inherit" w:eastAsia="Times New Roman" w:hAnsi="inherit" w:cs="Arial"/>
            <w:color w:val="272727"/>
            <w:sz w:val="27"/>
          </w:rPr>
          <w:t> </w:t>
        </w:r>
        <w:r w:rsidR="00ED61C9" w:rsidRPr="00D91E91">
          <w:rPr>
            <w:rFonts w:ascii="inherit" w:eastAsia="Times New Roman" w:hAnsi="inherit" w:cs="Arial"/>
            <w:color w:val="272727"/>
            <w:sz w:val="27"/>
            <w:szCs w:val="27"/>
          </w:rPr>
          <w:fldChar w:fldCharType="begin"/>
        </w:r>
        <w:r w:rsidRPr="00D91E91">
          <w:rPr>
            <w:rFonts w:ascii="inherit" w:eastAsia="Times New Roman" w:hAnsi="inherit" w:cs="Arial"/>
            <w:color w:val="272727"/>
            <w:sz w:val="27"/>
            <w:szCs w:val="27"/>
          </w:rPr>
          <w:instrText xml:space="preserve"> HYPERLINK "http://www.tecmint.com/linux-performance-monitoring-with-collectl-tool/" \t "_blank" </w:instrText>
        </w:r>
        <w:r w:rsidR="00ED61C9" w:rsidRPr="00D91E91">
          <w:rPr>
            <w:rFonts w:ascii="inherit" w:eastAsia="Times New Roman" w:hAnsi="inherit" w:cs="Arial"/>
            <w:color w:val="272727"/>
            <w:sz w:val="27"/>
            <w:szCs w:val="27"/>
          </w:rPr>
          <w:fldChar w:fldCharType="separate"/>
        </w:r>
        <w:r w:rsidRPr="00D91E91">
          <w:rPr>
            <w:rFonts w:ascii="inherit" w:eastAsia="Times New Roman" w:hAnsi="inherit" w:cs="Arial"/>
            <w:color w:val="2776C6"/>
            <w:sz w:val="27"/>
            <w:u w:val="single"/>
          </w:rPr>
          <w:t>Install Collectl (All-in-One Performance Monitoring) Tool in Linux</w:t>
        </w:r>
        <w:r w:rsidR="00ED61C9" w:rsidRPr="00D91E91">
          <w:rPr>
            <w:rFonts w:ascii="inherit" w:eastAsia="Times New Roman" w:hAnsi="inherit" w:cs="Arial"/>
            <w:color w:val="272727"/>
            <w:sz w:val="27"/>
            <w:szCs w:val="27"/>
          </w:rPr>
          <w:fldChar w:fldCharType="end"/>
        </w:r>
      </w:ins>
    </w:p>
    <w:p w:rsidR="00BE3005" w:rsidRDefault="00BE3005" w:rsidP="00BE3005"/>
    <w:p w:rsidR="00BE3005" w:rsidRDefault="00BE3005" w:rsidP="00BE3005">
      <w:pPr>
        <w:rPr>
          <w:rFonts w:ascii="Trebuchet MS" w:hAnsi="Trebuchet MS"/>
          <w:color w:val="191919"/>
          <w:sz w:val="16"/>
          <w:szCs w:val="16"/>
          <w:shd w:val="clear" w:color="auto" w:fill="FFFFFF"/>
        </w:rPr>
      </w:pPr>
      <w:r>
        <w:rPr>
          <w:rFonts w:ascii="Trebuchet MS" w:hAnsi="Trebuchet MS"/>
          <w:color w:val="191919"/>
          <w:sz w:val="16"/>
          <w:szCs w:val="16"/>
          <w:shd w:val="clear" w:color="auto" w:fill="FFFFFF"/>
        </w:rPr>
        <w:t>Start/Stop the in-hoapplications-init start service</w:t>
      </w:r>
    </w:p>
    <w:p w:rsidR="00BE3005" w:rsidRDefault="00BE3005" w:rsidP="00BE3005">
      <w:pPr>
        <w:rPr>
          <w:rFonts w:ascii="Trebuchet MS" w:hAnsi="Trebuchet MS"/>
          <w:color w:val="191919"/>
          <w:sz w:val="16"/>
          <w:szCs w:val="16"/>
          <w:shd w:val="clear" w:color="auto" w:fill="FFFFFF"/>
        </w:rPr>
      </w:pPr>
    </w:p>
    <w:p w:rsidR="00BE3005" w:rsidRDefault="00BE3005" w:rsidP="00BE3005">
      <w:pPr>
        <w:rPr>
          <w:rFonts w:ascii="Trebuchet MS" w:hAnsi="Trebuchet MS"/>
          <w:color w:val="191919"/>
          <w:sz w:val="20"/>
          <w:szCs w:val="20"/>
          <w:shd w:val="clear" w:color="auto" w:fill="FFFFFF"/>
        </w:rPr>
      </w:pPr>
      <w:r>
        <w:rPr>
          <w:rFonts w:ascii="Trebuchet MS" w:hAnsi="Trebuchet MS"/>
          <w:color w:val="191919"/>
          <w:sz w:val="20"/>
          <w:szCs w:val="20"/>
          <w:shd w:val="clear" w:color="auto" w:fill="FFFFFF"/>
        </w:rPr>
        <w:t>Should have Netbackup knowledge- Symantec nt backup</w:t>
      </w:r>
    </w:p>
    <w:p w:rsidR="00BE3005" w:rsidRDefault="00BE3005" w:rsidP="00BE3005">
      <w:pPr>
        <w:rPr>
          <w:rFonts w:ascii="Trebuchet MS" w:hAnsi="Trebuchet MS"/>
          <w:color w:val="191919"/>
          <w:sz w:val="20"/>
          <w:szCs w:val="20"/>
          <w:shd w:val="clear" w:color="auto" w:fill="FFFFFF"/>
        </w:rPr>
      </w:pPr>
      <w:r>
        <w:rPr>
          <w:rFonts w:ascii="Trebuchet MS" w:hAnsi="Trebuchet MS"/>
          <w:color w:val="191919"/>
          <w:sz w:val="20"/>
          <w:szCs w:val="20"/>
          <w:shd w:val="clear" w:color="auto" w:fill="FFFFFF"/>
        </w:rPr>
        <w:t>Samba / NFS / Apache configuration</w:t>
      </w:r>
    </w:p>
    <w:p w:rsidR="00BE3005" w:rsidRDefault="00BE3005" w:rsidP="00BE3005">
      <w:pPr>
        <w:rPr>
          <w:rFonts w:ascii="Trebuchet MS" w:hAnsi="Trebuchet MS"/>
          <w:color w:val="191919"/>
          <w:sz w:val="20"/>
          <w:szCs w:val="20"/>
          <w:shd w:val="clear" w:color="auto" w:fill="FFFFFF"/>
        </w:rPr>
      </w:pPr>
    </w:p>
    <w:p w:rsidR="00BE3005" w:rsidRDefault="00BE3005" w:rsidP="00BE3005">
      <w:pPr>
        <w:rPr>
          <w:rFonts w:ascii="Trebuchet MS" w:hAnsi="Trebuchet MS"/>
          <w:color w:val="191919"/>
          <w:sz w:val="20"/>
          <w:szCs w:val="20"/>
          <w:shd w:val="clear" w:color="auto" w:fill="FFFFFF"/>
        </w:rPr>
      </w:pPr>
    </w:p>
    <w:p w:rsidR="00BE3005" w:rsidRDefault="00BE3005" w:rsidP="00BE3005">
      <w:pPr>
        <w:rPr>
          <w:rFonts w:ascii="Trebuchet MS" w:hAnsi="Trebuchet MS"/>
          <w:color w:val="191919"/>
          <w:sz w:val="20"/>
          <w:szCs w:val="20"/>
          <w:shd w:val="clear" w:color="auto" w:fill="FFFFFF"/>
        </w:rPr>
      </w:pPr>
      <w:r>
        <w:rPr>
          <w:rFonts w:ascii="Trebuchet MS" w:hAnsi="Trebuchet MS"/>
          <w:color w:val="191919"/>
          <w:sz w:val="20"/>
          <w:szCs w:val="20"/>
          <w:shd w:val="clear" w:color="auto" w:fill="FFFFFF"/>
        </w:rPr>
        <w:t>Other interview question</w:t>
      </w:r>
    </w:p>
    <w:p w:rsidR="00BE3005" w:rsidRDefault="00BE3005" w:rsidP="00BE3005">
      <w:pPr>
        <w:rPr>
          <w:rFonts w:ascii="Trebuchet MS" w:hAnsi="Trebuchet MS"/>
          <w:color w:val="191919"/>
          <w:sz w:val="20"/>
          <w:szCs w:val="20"/>
          <w:shd w:val="clear" w:color="auto" w:fill="FFFFFF"/>
        </w:rPr>
      </w:pPr>
    </w:p>
    <w:p w:rsidR="00BE3005" w:rsidRDefault="00BE3005" w:rsidP="00BE3005">
      <w:pPr>
        <w:pStyle w:val="ListParagraph"/>
      </w:pPr>
    </w:p>
    <w:p w:rsidR="00BE3005" w:rsidRPr="00A01293" w:rsidRDefault="00BE3005" w:rsidP="00BE3005">
      <w:pPr>
        <w:spacing w:after="0" w:line="240" w:lineRule="auto"/>
        <w:rPr>
          <w:rFonts w:ascii="Times New Roman" w:eastAsia="Times New Roman" w:hAnsi="Times New Roman" w:cs="Times New Roman"/>
          <w:sz w:val="24"/>
          <w:szCs w:val="24"/>
        </w:rPr>
      </w:pPr>
      <w:r w:rsidRPr="00A01293">
        <w:rPr>
          <w:rFonts w:ascii="Arial" w:eastAsia="Times New Roman" w:hAnsi="Arial" w:cs="Arial"/>
          <w:b/>
          <w:bCs/>
          <w:color w:val="000000"/>
          <w:sz w:val="17"/>
          <w:szCs w:val="17"/>
          <w:shd w:val="clear" w:color="auto" w:fill="FFFFFF"/>
        </w:rPr>
        <w:t>10. Summarizing, what are all the differences between soft and hard links?</w:t>
      </w:r>
      <w:r w:rsidRPr="00A01293">
        <w:rPr>
          <w:rFonts w:ascii="Arial" w:eastAsia="Times New Roman" w:hAnsi="Arial" w:cs="Arial"/>
          <w:color w:val="000000"/>
          <w:sz w:val="17"/>
          <w:szCs w:val="17"/>
        </w:rPr>
        <w:br/>
      </w:r>
      <w:r w:rsidRPr="00A01293">
        <w:rPr>
          <w:rFonts w:ascii="Arial" w:eastAsia="Times New Roman" w:hAnsi="Arial" w:cs="Arial"/>
          <w:color w:val="000000"/>
          <w:sz w:val="17"/>
          <w:szCs w:val="17"/>
          <w:u w:val="single"/>
          <w:shd w:val="clear" w:color="auto" w:fill="FFFFFF"/>
        </w:rPr>
        <w:t>Soft Links:</w:t>
      </w:r>
      <w:r w:rsidRPr="00A01293">
        <w:rPr>
          <w:rFonts w:ascii="Arial" w:eastAsia="Times New Roman" w:hAnsi="Arial" w:cs="Arial"/>
          <w:color w:val="000000"/>
          <w:sz w:val="17"/>
          <w:szCs w:val="17"/>
        </w:rPr>
        <w:br/>
      </w:r>
    </w:p>
    <w:p w:rsidR="00BE3005" w:rsidRPr="00A01293" w:rsidRDefault="00BE3005" w:rsidP="00BE3005">
      <w:pPr>
        <w:numPr>
          <w:ilvl w:val="0"/>
          <w:numId w:val="3"/>
        </w:numPr>
        <w:shd w:val="clear" w:color="auto" w:fill="FFFFFF"/>
        <w:spacing w:before="100" w:beforeAutospacing="1" w:after="100" w:afterAutospacing="1" w:line="240" w:lineRule="auto"/>
        <w:rPr>
          <w:rFonts w:ascii="Arial" w:eastAsia="Times New Roman" w:hAnsi="Arial" w:cs="Arial"/>
          <w:color w:val="000000"/>
          <w:sz w:val="17"/>
          <w:szCs w:val="17"/>
        </w:rPr>
      </w:pPr>
      <w:r w:rsidRPr="00A01293">
        <w:rPr>
          <w:rFonts w:ascii="Arial" w:eastAsia="Times New Roman" w:hAnsi="Arial" w:cs="Arial"/>
          <w:color w:val="000000"/>
          <w:sz w:val="17"/>
          <w:szCs w:val="17"/>
        </w:rPr>
        <w:t>     Soft Links can be created across file systems.</w:t>
      </w:r>
    </w:p>
    <w:p w:rsidR="00BE3005" w:rsidRPr="00A01293" w:rsidRDefault="00BE3005" w:rsidP="00BE3005">
      <w:pPr>
        <w:numPr>
          <w:ilvl w:val="0"/>
          <w:numId w:val="3"/>
        </w:numPr>
        <w:shd w:val="clear" w:color="auto" w:fill="FFFFFF"/>
        <w:spacing w:before="100" w:beforeAutospacing="1" w:after="100" w:afterAutospacing="1" w:line="240" w:lineRule="auto"/>
        <w:rPr>
          <w:rFonts w:ascii="Arial" w:eastAsia="Times New Roman" w:hAnsi="Arial" w:cs="Arial"/>
          <w:color w:val="000000"/>
          <w:sz w:val="17"/>
          <w:szCs w:val="17"/>
        </w:rPr>
      </w:pPr>
      <w:r w:rsidRPr="00A01293">
        <w:rPr>
          <w:rFonts w:ascii="Arial" w:eastAsia="Times New Roman" w:hAnsi="Arial" w:cs="Arial"/>
          <w:color w:val="000000"/>
          <w:sz w:val="17"/>
          <w:szCs w:val="17"/>
        </w:rPr>
        <w:lastRenderedPageBreak/>
        <w:t>     Soft link has a different inode number than the original file.</w:t>
      </w:r>
    </w:p>
    <w:p w:rsidR="00BE3005" w:rsidRPr="00A01293" w:rsidRDefault="00BE3005" w:rsidP="00BE3005">
      <w:pPr>
        <w:numPr>
          <w:ilvl w:val="0"/>
          <w:numId w:val="3"/>
        </w:numPr>
        <w:shd w:val="clear" w:color="auto" w:fill="FFFFFF"/>
        <w:spacing w:before="100" w:beforeAutospacing="1" w:after="100" w:afterAutospacing="1" w:line="240" w:lineRule="auto"/>
        <w:rPr>
          <w:rFonts w:ascii="Arial" w:eastAsia="Times New Roman" w:hAnsi="Arial" w:cs="Arial"/>
          <w:color w:val="000000"/>
          <w:sz w:val="17"/>
          <w:szCs w:val="17"/>
        </w:rPr>
      </w:pPr>
      <w:r w:rsidRPr="00A01293">
        <w:rPr>
          <w:rFonts w:ascii="Arial" w:eastAsia="Times New Roman" w:hAnsi="Arial" w:cs="Arial"/>
          <w:color w:val="000000"/>
          <w:sz w:val="17"/>
          <w:szCs w:val="17"/>
        </w:rPr>
        <w:t>     On deleting the original file, soft link cannot be accessed. </w:t>
      </w:r>
    </w:p>
    <w:p w:rsidR="00BE3005" w:rsidRPr="00A01293" w:rsidRDefault="00BE3005" w:rsidP="00BE3005">
      <w:pPr>
        <w:numPr>
          <w:ilvl w:val="0"/>
          <w:numId w:val="3"/>
        </w:numPr>
        <w:shd w:val="clear" w:color="auto" w:fill="FFFFFF"/>
        <w:spacing w:before="100" w:beforeAutospacing="1" w:after="100" w:afterAutospacing="1" w:line="240" w:lineRule="auto"/>
        <w:rPr>
          <w:rFonts w:ascii="Arial" w:eastAsia="Times New Roman" w:hAnsi="Arial" w:cs="Arial"/>
          <w:color w:val="000000"/>
          <w:sz w:val="17"/>
          <w:szCs w:val="17"/>
        </w:rPr>
      </w:pPr>
      <w:r w:rsidRPr="00A01293">
        <w:rPr>
          <w:rFonts w:ascii="Arial" w:eastAsia="Times New Roman" w:hAnsi="Arial" w:cs="Arial"/>
          <w:color w:val="000000"/>
          <w:sz w:val="17"/>
          <w:szCs w:val="17"/>
        </w:rPr>
        <w:t>     Soft link needs extra memory to store the original file name as its data.</w:t>
      </w:r>
    </w:p>
    <w:p w:rsidR="00BE3005" w:rsidRPr="00A01293" w:rsidRDefault="00BE3005" w:rsidP="00BE3005">
      <w:pPr>
        <w:numPr>
          <w:ilvl w:val="0"/>
          <w:numId w:val="3"/>
        </w:numPr>
        <w:shd w:val="clear" w:color="auto" w:fill="FFFFFF"/>
        <w:spacing w:before="100" w:beforeAutospacing="1" w:after="100" w:afterAutospacing="1" w:line="240" w:lineRule="auto"/>
        <w:rPr>
          <w:rFonts w:ascii="Arial" w:eastAsia="Times New Roman" w:hAnsi="Arial" w:cs="Arial"/>
          <w:color w:val="000000"/>
          <w:sz w:val="17"/>
          <w:szCs w:val="17"/>
        </w:rPr>
      </w:pPr>
      <w:r w:rsidRPr="00A01293">
        <w:rPr>
          <w:rFonts w:ascii="Arial" w:eastAsia="Times New Roman" w:hAnsi="Arial" w:cs="Arial"/>
          <w:color w:val="000000"/>
          <w:sz w:val="17"/>
          <w:szCs w:val="17"/>
        </w:rPr>
        <w:t>     Source file need not exist for soft link creation.</w:t>
      </w:r>
    </w:p>
    <w:p w:rsidR="00BE3005" w:rsidRPr="00A01293" w:rsidRDefault="00BE3005" w:rsidP="00BE3005">
      <w:pPr>
        <w:numPr>
          <w:ilvl w:val="0"/>
          <w:numId w:val="3"/>
        </w:numPr>
        <w:shd w:val="clear" w:color="auto" w:fill="FFFFFF"/>
        <w:spacing w:before="100" w:beforeAutospacing="1" w:after="100" w:afterAutospacing="1" w:line="240" w:lineRule="auto"/>
        <w:rPr>
          <w:rFonts w:ascii="Arial" w:eastAsia="Times New Roman" w:hAnsi="Arial" w:cs="Arial"/>
          <w:color w:val="000000"/>
          <w:sz w:val="17"/>
          <w:szCs w:val="17"/>
        </w:rPr>
      </w:pPr>
      <w:r w:rsidRPr="00A01293">
        <w:rPr>
          <w:rFonts w:ascii="Arial" w:eastAsia="Times New Roman" w:hAnsi="Arial" w:cs="Arial"/>
          <w:color w:val="000000"/>
          <w:sz w:val="17"/>
          <w:szCs w:val="17"/>
        </w:rPr>
        <w:t>     Can be created on a file or on a directory.</w:t>
      </w:r>
    </w:p>
    <w:p w:rsidR="00BE3005" w:rsidRPr="00A01293" w:rsidRDefault="00BE3005" w:rsidP="00BE3005">
      <w:pPr>
        <w:numPr>
          <w:ilvl w:val="0"/>
          <w:numId w:val="3"/>
        </w:numPr>
        <w:shd w:val="clear" w:color="auto" w:fill="FFFFFF"/>
        <w:spacing w:before="100" w:beforeAutospacing="1" w:after="100" w:afterAutospacing="1" w:line="240" w:lineRule="auto"/>
        <w:rPr>
          <w:rFonts w:ascii="Arial" w:eastAsia="Times New Roman" w:hAnsi="Arial" w:cs="Arial"/>
          <w:color w:val="000000"/>
          <w:sz w:val="17"/>
          <w:szCs w:val="17"/>
        </w:rPr>
      </w:pPr>
      <w:r w:rsidRPr="00A01293">
        <w:rPr>
          <w:rFonts w:ascii="Arial" w:eastAsia="Times New Roman" w:hAnsi="Arial" w:cs="Arial"/>
          <w:color w:val="000000"/>
          <w:sz w:val="17"/>
          <w:szCs w:val="17"/>
        </w:rPr>
        <w:t>     Access to the file is slower due to the overhead to access file. </w:t>
      </w:r>
    </w:p>
    <w:p w:rsidR="00BE3005" w:rsidRPr="00A01293" w:rsidRDefault="00BE3005" w:rsidP="00BE3005">
      <w:pPr>
        <w:spacing w:after="0" w:line="240" w:lineRule="auto"/>
        <w:rPr>
          <w:rFonts w:ascii="Times New Roman" w:eastAsia="Times New Roman" w:hAnsi="Times New Roman" w:cs="Times New Roman"/>
          <w:sz w:val="24"/>
          <w:szCs w:val="24"/>
        </w:rPr>
      </w:pPr>
      <w:r w:rsidRPr="00A01293">
        <w:rPr>
          <w:rFonts w:ascii="Arial" w:eastAsia="Times New Roman" w:hAnsi="Arial" w:cs="Arial"/>
          <w:color w:val="000000"/>
          <w:sz w:val="17"/>
          <w:szCs w:val="17"/>
          <w:u w:val="single"/>
          <w:shd w:val="clear" w:color="auto" w:fill="FFFFFF"/>
        </w:rPr>
        <w:t>Hard Links:</w:t>
      </w:r>
      <w:r w:rsidRPr="00A01293">
        <w:rPr>
          <w:rFonts w:ascii="Arial" w:eastAsia="Times New Roman" w:hAnsi="Arial" w:cs="Arial"/>
          <w:color w:val="000000"/>
          <w:sz w:val="17"/>
          <w:szCs w:val="17"/>
        </w:rPr>
        <w:br/>
      </w:r>
    </w:p>
    <w:p w:rsidR="00BE3005" w:rsidRPr="00A01293" w:rsidRDefault="00BE3005" w:rsidP="00BE3005">
      <w:pPr>
        <w:numPr>
          <w:ilvl w:val="0"/>
          <w:numId w:val="4"/>
        </w:numPr>
        <w:shd w:val="clear" w:color="auto" w:fill="FFFFFF"/>
        <w:spacing w:before="100" w:beforeAutospacing="1" w:after="100" w:afterAutospacing="1" w:line="240" w:lineRule="auto"/>
        <w:rPr>
          <w:rFonts w:ascii="Arial" w:eastAsia="Times New Roman" w:hAnsi="Arial" w:cs="Arial"/>
          <w:color w:val="000000"/>
          <w:sz w:val="17"/>
          <w:szCs w:val="17"/>
        </w:rPr>
      </w:pPr>
      <w:r w:rsidRPr="00A01293">
        <w:rPr>
          <w:rFonts w:ascii="Arial" w:eastAsia="Times New Roman" w:hAnsi="Arial" w:cs="Arial"/>
          <w:color w:val="000000"/>
          <w:sz w:val="17"/>
          <w:szCs w:val="17"/>
        </w:rPr>
        <w:t>     Hard links can be created only within the file system.</w:t>
      </w:r>
    </w:p>
    <w:p w:rsidR="00BE3005" w:rsidRPr="00A01293" w:rsidRDefault="00BE3005" w:rsidP="00BE3005">
      <w:pPr>
        <w:numPr>
          <w:ilvl w:val="0"/>
          <w:numId w:val="4"/>
        </w:numPr>
        <w:shd w:val="clear" w:color="auto" w:fill="FFFFFF"/>
        <w:spacing w:before="100" w:beforeAutospacing="1" w:after="100" w:afterAutospacing="1" w:line="240" w:lineRule="auto"/>
        <w:rPr>
          <w:rFonts w:ascii="Arial" w:eastAsia="Times New Roman" w:hAnsi="Arial" w:cs="Arial"/>
          <w:color w:val="000000"/>
          <w:sz w:val="17"/>
          <w:szCs w:val="17"/>
        </w:rPr>
      </w:pPr>
      <w:r w:rsidRPr="00A01293">
        <w:rPr>
          <w:rFonts w:ascii="Arial" w:eastAsia="Times New Roman" w:hAnsi="Arial" w:cs="Arial"/>
          <w:color w:val="000000"/>
          <w:sz w:val="17"/>
          <w:szCs w:val="17"/>
        </w:rPr>
        <w:t>     Hard links have the same inode number as the original file.</w:t>
      </w:r>
    </w:p>
    <w:p w:rsidR="00BE3005" w:rsidRPr="00A01293" w:rsidRDefault="00BE3005" w:rsidP="00BE3005">
      <w:pPr>
        <w:numPr>
          <w:ilvl w:val="0"/>
          <w:numId w:val="4"/>
        </w:numPr>
        <w:shd w:val="clear" w:color="auto" w:fill="FFFFFF"/>
        <w:spacing w:before="100" w:beforeAutospacing="1" w:after="100" w:afterAutospacing="1" w:line="240" w:lineRule="auto"/>
        <w:rPr>
          <w:rFonts w:ascii="Arial" w:eastAsia="Times New Roman" w:hAnsi="Arial" w:cs="Arial"/>
          <w:color w:val="000000"/>
          <w:sz w:val="17"/>
          <w:szCs w:val="17"/>
        </w:rPr>
      </w:pPr>
      <w:r w:rsidRPr="00A01293">
        <w:rPr>
          <w:rFonts w:ascii="Arial" w:eastAsia="Times New Roman" w:hAnsi="Arial" w:cs="Arial"/>
          <w:color w:val="000000"/>
          <w:sz w:val="17"/>
          <w:szCs w:val="17"/>
        </w:rPr>
        <w:t>     On deleting the original file, hard linked file can still be accessed.</w:t>
      </w:r>
    </w:p>
    <w:p w:rsidR="00BE3005" w:rsidRPr="00A01293" w:rsidRDefault="00BE3005" w:rsidP="00BE3005">
      <w:pPr>
        <w:numPr>
          <w:ilvl w:val="0"/>
          <w:numId w:val="4"/>
        </w:numPr>
        <w:shd w:val="clear" w:color="auto" w:fill="FFFFFF"/>
        <w:spacing w:before="100" w:beforeAutospacing="1" w:after="100" w:afterAutospacing="1" w:line="240" w:lineRule="auto"/>
        <w:rPr>
          <w:rFonts w:ascii="Arial" w:eastAsia="Times New Roman" w:hAnsi="Arial" w:cs="Arial"/>
          <w:color w:val="000000"/>
          <w:sz w:val="17"/>
          <w:szCs w:val="17"/>
        </w:rPr>
      </w:pPr>
      <w:r w:rsidRPr="00A01293">
        <w:rPr>
          <w:rFonts w:ascii="Arial" w:eastAsia="Times New Roman" w:hAnsi="Arial" w:cs="Arial"/>
          <w:color w:val="000000"/>
          <w:sz w:val="17"/>
          <w:szCs w:val="17"/>
        </w:rPr>
        <w:t>     Hard links do not need any extra data memory to save since it uses links</w:t>
      </w:r>
    </w:p>
    <w:p w:rsidR="00BE3005" w:rsidRPr="00A01293" w:rsidRDefault="00BE3005" w:rsidP="00BE3005">
      <w:pPr>
        <w:numPr>
          <w:ilvl w:val="0"/>
          <w:numId w:val="4"/>
        </w:numPr>
        <w:shd w:val="clear" w:color="auto" w:fill="FFFFFF"/>
        <w:spacing w:before="100" w:beforeAutospacing="1" w:after="100" w:afterAutospacing="1" w:line="240" w:lineRule="auto"/>
        <w:rPr>
          <w:rFonts w:ascii="Arial" w:eastAsia="Times New Roman" w:hAnsi="Arial" w:cs="Arial"/>
          <w:color w:val="000000"/>
          <w:sz w:val="17"/>
          <w:szCs w:val="17"/>
        </w:rPr>
      </w:pPr>
      <w:r w:rsidRPr="00A01293">
        <w:rPr>
          <w:rFonts w:ascii="Arial" w:eastAsia="Times New Roman" w:hAnsi="Arial" w:cs="Arial"/>
          <w:color w:val="000000"/>
          <w:sz w:val="17"/>
          <w:szCs w:val="17"/>
        </w:rPr>
        <w:t>     Source file should exist.</w:t>
      </w:r>
    </w:p>
    <w:p w:rsidR="00BE3005" w:rsidRPr="00A01293" w:rsidRDefault="00BE3005" w:rsidP="00BE3005">
      <w:pPr>
        <w:numPr>
          <w:ilvl w:val="0"/>
          <w:numId w:val="4"/>
        </w:numPr>
        <w:shd w:val="clear" w:color="auto" w:fill="FFFFFF"/>
        <w:spacing w:before="100" w:beforeAutospacing="1" w:after="100" w:afterAutospacing="1" w:line="240" w:lineRule="auto"/>
        <w:rPr>
          <w:rFonts w:ascii="Arial" w:eastAsia="Times New Roman" w:hAnsi="Arial" w:cs="Arial"/>
          <w:color w:val="000000"/>
          <w:sz w:val="17"/>
          <w:szCs w:val="17"/>
        </w:rPr>
      </w:pPr>
      <w:r w:rsidRPr="00A01293">
        <w:rPr>
          <w:rFonts w:ascii="Arial" w:eastAsia="Times New Roman" w:hAnsi="Arial" w:cs="Arial"/>
          <w:color w:val="000000"/>
          <w:sz w:val="17"/>
          <w:szCs w:val="17"/>
        </w:rPr>
        <w:t>     Can be created only on files, not on directories.</w:t>
      </w:r>
    </w:p>
    <w:p w:rsidR="00BE3005" w:rsidRPr="00A01293" w:rsidRDefault="00BE3005" w:rsidP="00BE3005">
      <w:pPr>
        <w:numPr>
          <w:ilvl w:val="0"/>
          <w:numId w:val="4"/>
        </w:numPr>
        <w:shd w:val="clear" w:color="auto" w:fill="FFFFFF"/>
        <w:spacing w:before="100" w:beforeAutospacing="1" w:after="100" w:afterAutospacing="1" w:line="240" w:lineRule="auto"/>
        <w:rPr>
          <w:rFonts w:ascii="Arial" w:eastAsia="Times New Roman" w:hAnsi="Arial" w:cs="Arial"/>
          <w:color w:val="000000"/>
          <w:sz w:val="17"/>
          <w:szCs w:val="17"/>
        </w:rPr>
      </w:pPr>
      <w:r w:rsidRPr="00A01293">
        <w:rPr>
          <w:rFonts w:ascii="Arial" w:eastAsia="Times New Roman" w:hAnsi="Arial" w:cs="Arial"/>
          <w:color w:val="000000"/>
          <w:sz w:val="17"/>
          <w:szCs w:val="17"/>
        </w:rPr>
        <w:t>     </w:t>
      </w:r>
      <w:proofErr w:type="gramStart"/>
      <w:r w:rsidRPr="00A01293">
        <w:rPr>
          <w:rFonts w:ascii="Arial" w:eastAsia="Times New Roman" w:hAnsi="Arial" w:cs="Arial"/>
          <w:color w:val="000000"/>
          <w:sz w:val="17"/>
          <w:szCs w:val="17"/>
        </w:rPr>
        <w:t>Access  to</w:t>
      </w:r>
      <w:proofErr w:type="gramEnd"/>
      <w:r w:rsidRPr="00A01293">
        <w:rPr>
          <w:rFonts w:ascii="Arial" w:eastAsia="Times New Roman" w:hAnsi="Arial" w:cs="Arial"/>
          <w:color w:val="000000"/>
          <w:sz w:val="17"/>
          <w:szCs w:val="17"/>
        </w:rPr>
        <w:t xml:space="preserve"> the file is faster compared to soft link.</w:t>
      </w:r>
    </w:p>
    <w:p w:rsidR="00BE3005" w:rsidRDefault="00BE3005" w:rsidP="00BE3005">
      <w:pPr>
        <w:pStyle w:val="ListParagraph"/>
        <w:rPr>
          <w:rFonts w:ascii="Arial" w:eastAsia="Times New Roman" w:hAnsi="Arial" w:cs="Arial"/>
          <w:color w:val="000000"/>
          <w:sz w:val="17"/>
          <w:szCs w:val="17"/>
          <w:shd w:val="clear" w:color="auto" w:fill="FFFFFF"/>
        </w:rPr>
      </w:pPr>
      <w:r w:rsidRPr="00A01293">
        <w:rPr>
          <w:rFonts w:ascii="Arial" w:eastAsia="Times New Roman" w:hAnsi="Arial" w:cs="Arial"/>
          <w:color w:val="000000"/>
          <w:sz w:val="17"/>
          <w:szCs w:val="17"/>
          <w:shd w:val="clear" w:color="auto" w:fill="FFFFFF"/>
        </w:rPr>
        <w:t xml:space="preserve">- See more at: </w:t>
      </w:r>
      <w:hyperlink r:id="rId28" w:anchor="sthash.7ML3d1RZ.dpuf" w:history="1">
        <w:r w:rsidRPr="00A81AC4">
          <w:rPr>
            <w:rStyle w:val="Hyperlink"/>
            <w:rFonts w:ascii="Arial" w:eastAsia="Times New Roman" w:hAnsi="Arial" w:cs="Arial"/>
            <w:sz w:val="17"/>
            <w:szCs w:val="17"/>
            <w:shd w:val="clear" w:color="auto" w:fill="FFFFFF"/>
          </w:rPr>
          <w:t>http://www.theunixschool.com/2012/03/soft-links-hard-links-all-about-inodes.html#sthash.7ML3d1RZ.dpuf</w:t>
        </w:r>
      </w:hyperlink>
    </w:p>
    <w:p w:rsidR="00BE3005" w:rsidRDefault="00BE3005" w:rsidP="00BE3005">
      <w:pPr>
        <w:pStyle w:val="ListParagraph"/>
        <w:rPr>
          <w:rFonts w:ascii="Arial" w:eastAsia="Times New Roman" w:hAnsi="Arial" w:cs="Arial"/>
          <w:color w:val="000000"/>
          <w:sz w:val="17"/>
          <w:szCs w:val="17"/>
          <w:shd w:val="clear" w:color="auto" w:fill="FFFFFF"/>
        </w:rPr>
      </w:pPr>
    </w:p>
    <w:p w:rsidR="00BE3005" w:rsidRDefault="00BE3005" w:rsidP="00BE3005">
      <w:pPr>
        <w:pStyle w:val="Heading3"/>
        <w:shd w:val="clear" w:color="auto" w:fill="FFFFFF"/>
        <w:spacing w:before="0" w:line="285" w:lineRule="atLeast"/>
        <w:rPr>
          <w:rFonts w:ascii="Arial" w:hAnsi="Arial" w:cs="Arial"/>
          <w:b w:val="0"/>
          <w:bCs w:val="0"/>
          <w:color w:val="111111"/>
          <w:spacing w:val="-8"/>
          <w:sz w:val="29"/>
          <w:szCs w:val="29"/>
        </w:rPr>
      </w:pPr>
      <w:r>
        <w:rPr>
          <w:rFonts w:ascii="Verdana" w:hAnsi="Verdana" w:cs="Arial"/>
          <w:color w:val="0000FF"/>
          <w:spacing w:val="-8"/>
          <w:sz w:val="29"/>
          <w:szCs w:val="29"/>
          <w:u w:val="single"/>
        </w:rPr>
        <w:t xml:space="preserve">Question </w:t>
      </w:r>
      <w:proofErr w:type="gramStart"/>
      <w:r>
        <w:rPr>
          <w:rFonts w:ascii="Verdana" w:hAnsi="Verdana" w:cs="Arial"/>
          <w:color w:val="0000FF"/>
          <w:spacing w:val="-8"/>
          <w:sz w:val="29"/>
          <w:szCs w:val="29"/>
          <w:u w:val="single"/>
        </w:rPr>
        <w:t>9 :</w:t>
      </w:r>
      <w:proofErr w:type="gramEnd"/>
      <w:r>
        <w:rPr>
          <w:rFonts w:ascii="Verdana" w:hAnsi="Verdana" w:cs="Arial"/>
          <w:color w:val="0000FF"/>
          <w:spacing w:val="-8"/>
          <w:sz w:val="29"/>
          <w:szCs w:val="29"/>
          <w:u w:val="single"/>
        </w:rPr>
        <w:t xml:space="preserve"> What is HARD and SOFT mount in NFS ?</w:t>
      </w:r>
    </w:p>
    <w:p w:rsidR="00BE3005" w:rsidRDefault="00BE3005" w:rsidP="00BE3005">
      <w:pPr>
        <w:rPr>
          <w:rFonts w:ascii="Times New Roman" w:hAnsi="Times New Roman" w:cs="Times New Roman"/>
          <w:sz w:val="24"/>
          <w:szCs w:val="24"/>
        </w:rPr>
      </w:pPr>
      <w:r>
        <w:rPr>
          <w:rFonts w:ascii="Verdana" w:hAnsi="Verdana"/>
          <w:color w:val="444444"/>
          <w:sz w:val="21"/>
          <w:szCs w:val="21"/>
          <w:shd w:val="clear" w:color="auto" w:fill="FFFFFF"/>
        </w:rPr>
        <w:br/>
      </w:r>
      <w:r>
        <w:rPr>
          <w:rFonts w:ascii="Verdana" w:hAnsi="Verdana"/>
          <w:color w:val="444444"/>
          <w:sz w:val="21"/>
          <w:szCs w:val="21"/>
          <w:shd w:val="clear" w:color="auto" w:fill="FFFFFF"/>
        </w:rPr>
        <w:br/>
      </w:r>
      <w:r>
        <w:rPr>
          <w:rFonts w:ascii="Verdana" w:hAnsi="Verdana"/>
          <w:b/>
          <w:bCs/>
          <w:color w:val="444444"/>
          <w:sz w:val="21"/>
          <w:szCs w:val="21"/>
          <w:shd w:val="clear" w:color="auto" w:fill="FFFFFF"/>
        </w:rPr>
        <w:t>In HARD mount ...</w:t>
      </w:r>
      <w:r>
        <w:rPr>
          <w:rFonts w:ascii="Verdana" w:hAnsi="Verdana"/>
          <w:color w:val="444444"/>
          <w:sz w:val="21"/>
          <w:szCs w:val="21"/>
          <w:shd w:val="clear" w:color="auto" w:fill="FFFFFF"/>
        </w:rPr>
        <w:br/>
      </w:r>
      <w:r>
        <w:rPr>
          <w:rFonts w:ascii="Verdana" w:hAnsi="Verdana"/>
          <w:color w:val="444444"/>
          <w:sz w:val="21"/>
          <w:szCs w:val="21"/>
          <w:shd w:val="clear" w:color="auto" w:fill="FFFFFF"/>
        </w:rPr>
        <w:br/>
        <w:t>If the NFS file system is hard mounted, the NFS daemons will try repeatedly to contact the server. The NFS daemon retries will not time out, will affect system performance, and you cannot interrupt them</w:t>
      </w:r>
      <w:r>
        <w:rPr>
          <w:rFonts w:ascii="Verdana" w:hAnsi="Verdana"/>
          <w:color w:val="444444"/>
          <w:sz w:val="21"/>
          <w:szCs w:val="21"/>
          <w:shd w:val="clear" w:color="auto" w:fill="FFFFFF"/>
        </w:rPr>
        <w:br/>
      </w:r>
      <w:r>
        <w:rPr>
          <w:rFonts w:ascii="Verdana" w:hAnsi="Verdana"/>
          <w:color w:val="444444"/>
          <w:sz w:val="21"/>
          <w:szCs w:val="21"/>
          <w:shd w:val="clear" w:color="auto" w:fill="FFFFFF"/>
        </w:rPr>
        <w:br/>
        <w:t>If you just mount a file system without specifying hard or soft, the default is a hard mount. Hard mounts are preferable because of the stateless nature of NFS.</w:t>
      </w:r>
      <w:r>
        <w:rPr>
          <w:rFonts w:ascii="Verdana" w:hAnsi="Verdana"/>
          <w:color w:val="444444"/>
          <w:sz w:val="21"/>
          <w:szCs w:val="21"/>
          <w:shd w:val="clear" w:color="auto" w:fill="FFFFFF"/>
        </w:rPr>
        <w:br/>
      </w:r>
      <w:r>
        <w:rPr>
          <w:rFonts w:ascii="Verdana" w:hAnsi="Verdana"/>
          <w:color w:val="444444"/>
          <w:sz w:val="21"/>
          <w:szCs w:val="21"/>
          <w:shd w:val="clear" w:color="auto" w:fill="FFFFFF"/>
        </w:rPr>
        <w:br/>
        <w:t>If a client sends an I/O request to the server (such as an ls -la), and the server gets rebooted, in client machine the process will keep on running.</w:t>
      </w:r>
      <w:r>
        <w:rPr>
          <w:rFonts w:ascii="Verdana" w:hAnsi="Verdana"/>
          <w:color w:val="444444"/>
          <w:sz w:val="21"/>
          <w:szCs w:val="21"/>
          <w:shd w:val="clear" w:color="auto" w:fill="FFFFFF"/>
        </w:rPr>
        <w:br/>
        <w:t>This preserves data transfers in the event of a server failure</w:t>
      </w:r>
      <w:r>
        <w:rPr>
          <w:rFonts w:ascii="Verdana" w:hAnsi="Verdana"/>
          <w:color w:val="444444"/>
          <w:sz w:val="21"/>
          <w:szCs w:val="21"/>
          <w:shd w:val="clear" w:color="auto" w:fill="FFFFFF"/>
        </w:rPr>
        <w:br/>
      </w:r>
      <w:r>
        <w:rPr>
          <w:rFonts w:ascii="Verdana" w:hAnsi="Verdana"/>
          <w:color w:val="444444"/>
          <w:sz w:val="21"/>
          <w:szCs w:val="21"/>
          <w:shd w:val="clear" w:color="auto" w:fill="FFFFFF"/>
        </w:rPr>
        <w:br/>
      </w:r>
      <w:r>
        <w:rPr>
          <w:rFonts w:ascii="Verdana" w:hAnsi="Verdana"/>
          <w:b/>
          <w:bCs/>
          <w:color w:val="444444"/>
          <w:sz w:val="21"/>
          <w:szCs w:val="21"/>
          <w:shd w:val="clear" w:color="auto" w:fill="FFFFFF"/>
        </w:rPr>
        <w:t>IN SOFT Mount :</w:t>
      </w:r>
      <w:r>
        <w:rPr>
          <w:rFonts w:ascii="Verdana" w:hAnsi="Verdana"/>
          <w:color w:val="444444"/>
          <w:sz w:val="21"/>
          <w:szCs w:val="21"/>
          <w:shd w:val="clear" w:color="auto" w:fill="FFFFFF"/>
        </w:rPr>
        <w:br/>
      </w:r>
      <w:r>
        <w:rPr>
          <w:rFonts w:ascii="Verdana" w:hAnsi="Verdana"/>
          <w:color w:val="444444"/>
          <w:sz w:val="21"/>
          <w:szCs w:val="21"/>
          <w:shd w:val="clear" w:color="auto" w:fill="FFFFFF"/>
        </w:rPr>
        <w:br/>
        <w:t>A soft mount allows the client to stop trying an operation after a period of time. If the NFS server goes down at the time of data transfer , it will alert and the process will do down.Thsi may cause the data corruption.</w:t>
      </w:r>
      <w:r>
        <w:rPr>
          <w:rFonts w:ascii="Verdana" w:hAnsi="Verdana"/>
          <w:color w:val="444444"/>
          <w:sz w:val="21"/>
          <w:szCs w:val="21"/>
          <w:shd w:val="clear" w:color="auto" w:fill="FFFFFF"/>
        </w:rPr>
        <w:br/>
        <w:t>A soft link will return with an error and fail.</w:t>
      </w:r>
      <w:r>
        <w:rPr>
          <w:rFonts w:ascii="Verdana" w:hAnsi="Verdana"/>
          <w:color w:val="444444"/>
          <w:sz w:val="21"/>
          <w:szCs w:val="21"/>
          <w:shd w:val="clear" w:color="auto" w:fill="FFFFFF"/>
        </w:rPr>
        <w:br/>
      </w:r>
      <w:r>
        <w:rPr>
          <w:rFonts w:ascii="Verdana" w:hAnsi="Verdana"/>
          <w:color w:val="444444"/>
          <w:sz w:val="21"/>
          <w:szCs w:val="21"/>
          <w:shd w:val="clear" w:color="auto" w:fill="FFFFFF"/>
        </w:rPr>
        <w:br/>
        <w:t>you should only use soft mounts in the cases where client responsiveness is more important than data integrity.</w:t>
      </w:r>
      <w:r>
        <w:rPr>
          <w:rFonts w:ascii="Verdana" w:hAnsi="Verdana"/>
          <w:color w:val="444444"/>
          <w:sz w:val="21"/>
          <w:szCs w:val="21"/>
          <w:shd w:val="clear" w:color="auto" w:fill="FFFFFF"/>
        </w:rPr>
        <w:br/>
      </w:r>
      <w:r>
        <w:rPr>
          <w:rFonts w:ascii="Verdana" w:hAnsi="Verdana"/>
          <w:color w:val="444444"/>
          <w:sz w:val="21"/>
          <w:szCs w:val="21"/>
          <w:shd w:val="clear" w:color="auto" w:fill="FFFFFF"/>
        </w:rPr>
        <w:br/>
      </w:r>
      <w:r>
        <w:rPr>
          <w:rFonts w:ascii="Verdana" w:hAnsi="Verdana"/>
          <w:color w:val="444444"/>
          <w:sz w:val="21"/>
          <w:szCs w:val="21"/>
          <w:shd w:val="clear" w:color="auto" w:fill="FFFFFF"/>
        </w:rPr>
        <w:lastRenderedPageBreak/>
        <w:t>In another word ..soft mount will allow automatic unmount if the filesystem is idle for a specified time period</w:t>
      </w:r>
      <w:r>
        <w:rPr>
          <w:rStyle w:val="apple-converted-space"/>
          <w:rFonts w:ascii="Verdana" w:hAnsi="Verdana"/>
          <w:color w:val="444444"/>
          <w:sz w:val="21"/>
          <w:szCs w:val="21"/>
          <w:shd w:val="clear" w:color="auto" w:fill="FFFFFF"/>
        </w:rPr>
        <w:t> </w:t>
      </w:r>
      <w:r>
        <w:rPr>
          <w:rFonts w:ascii="Arial" w:hAnsi="Arial" w:cs="Arial"/>
          <w:color w:val="444444"/>
          <w:sz w:val="21"/>
          <w:szCs w:val="21"/>
        </w:rPr>
        <w:br/>
      </w:r>
    </w:p>
    <w:p w:rsidR="00BE3005" w:rsidRDefault="00BE3005" w:rsidP="00BE3005">
      <w:pPr>
        <w:pStyle w:val="Heading3"/>
        <w:shd w:val="clear" w:color="auto" w:fill="FFFFFF"/>
        <w:spacing w:before="0" w:line="285" w:lineRule="atLeast"/>
        <w:rPr>
          <w:rFonts w:ascii="Arial" w:hAnsi="Arial" w:cs="Arial"/>
          <w:b w:val="0"/>
          <w:bCs w:val="0"/>
          <w:color w:val="111111"/>
          <w:spacing w:val="-8"/>
          <w:sz w:val="29"/>
          <w:szCs w:val="29"/>
        </w:rPr>
      </w:pPr>
      <w:r>
        <w:rPr>
          <w:rFonts w:ascii="Verdana" w:hAnsi="Verdana" w:cs="Arial"/>
          <w:color w:val="0000FF"/>
          <w:spacing w:val="-8"/>
          <w:sz w:val="29"/>
          <w:szCs w:val="29"/>
          <w:u w:val="single"/>
        </w:rPr>
        <w:t xml:space="preserve">Question </w:t>
      </w:r>
      <w:proofErr w:type="gramStart"/>
      <w:r>
        <w:rPr>
          <w:rFonts w:ascii="Verdana" w:hAnsi="Verdana" w:cs="Arial"/>
          <w:color w:val="0000FF"/>
          <w:spacing w:val="-8"/>
          <w:sz w:val="29"/>
          <w:szCs w:val="29"/>
          <w:u w:val="single"/>
        </w:rPr>
        <w:t>10 :</w:t>
      </w:r>
      <w:proofErr w:type="gramEnd"/>
      <w:r>
        <w:rPr>
          <w:rFonts w:ascii="Verdana" w:hAnsi="Verdana" w:cs="Arial"/>
          <w:color w:val="0000FF"/>
          <w:spacing w:val="-8"/>
          <w:sz w:val="29"/>
          <w:szCs w:val="29"/>
          <w:u w:val="single"/>
        </w:rPr>
        <w:t xml:space="preserve"> Explain NFS mount options ?</w:t>
      </w:r>
    </w:p>
    <w:p w:rsidR="00BE3005" w:rsidRDefault="00BE3005" w:rsidP="00BE3005">
      <w:pPr>
        <w:pStyle w:val="ListParagraph"/>
      </w:pPr>
      <w:r>
        <w:rPr>
          <w:rFonts w:ascii="Verdana" w:hAnsi="Verdana"/>
          <w:color w:val="444444"/>
          <w:sz w:val="21"/>
          <w:szCs w:val="21"/>
          <w:shd w:val="clear" w:color="auto" w:fill="FFFFFF"/>
        </w:rPr>
        <w:br/>
        <w:t>Syntax to mount NFS FS:</w:t>
      </w:r>
      <w:r>
        <w:rPr>
          <w:rFonts w:ascii="Verdana" w:hAnsi="Verdana"/>
          <w:color w:val="444444"/>
          <w:sz w:val="21"/>
          <w:szCs w:val="21"/>
          <w:shd w:val="clear" w:color="auto" w:fill="FFFFFF"/>
        </w:rPr>
        <w:br/>
      </w:r>
      <w:r>
        <w:rPr>
          <w:rFonts w:ascii="Verdana" w:hAnsi="Verdana"/>
          <w:color w:val="444444"/>
          <w:sz w:val="21"/>
          <w:szCs w:val="21"/>
          <w:shd w:val="clear" w:color="auto" w:fill="FFFFFF"/>
        </w:rPr>
        <w:br/>
        <w:t>#mount -t vfstype [-o options] NFS Servername:/exporteddirectory /mount point</w:t>
      </w:r>
      <w:r>
        <w:rPr>
          <w:rFonts w:ascii="Verdana" w:hAnsi="Verdana"/>
          <w:color w:val="444444"/>
          <w:sz w:val="21"/>
          <w:szCs w:val="21"/>
          <w:shd w:val="clear" w:color="auto" w:fill="FFFFFF"/>
        </w:rPr>
        <w:br/>
      </w:r>
      <w:r>
        <w:rPr>
          <w:rFonts w:ascii="Verdana" w:hAnsi="Verdana"/>
          <w:color w:val="444444"/>
          <w:sz w:val="21"/>
          <w:szCs w:val="21"/>
          <w:shd w:val="clear" w:color="auto" w:fill="FFFFFF"/>
        </w:rPr>
        <w:br/>
        <w:t>or</w:t>
      </w:r>
      <w:r>
        <w:rPr>
          <w:rFonts w:ascii="Verdana" w:hAnsi="Verdana"/>
          <w:color w:val="444444"/>
          <w:sz w:val="21"/>
          <w:szCs w:val="21"/>
          <w:shd w:val="clear" w:color="auto" w:fill="FFFFFF"/>
        </w:rPr>
        <w:br/>
      </w:r>
      <w:r>
        <w:rPr>
          <w:rFonts w:ascii="Verdana" w:hAnsi="Verdana"/>
          <w:color w:val="444444"/>
          <w:sz w:val="21"/>
          <w:szCs w:val="21"/>
          <w:shd w:val="clear" w:color="auto" w:fill="FFFFFF"/>
        </w:rPr>
        <w:br/>
        <w:t>#mount -t nfs -o options host:/remote/export /local/directory</w:t>
      </w:r>
      <w:r>
        <w:rPr>
          <w:rFonts w:ascii="Verdana" w:hAnsi="Verdana"/>
          <w:color w:val="444444"/>
          <w:sz w:val="21"/>
          <w:szCs w:val="21"/>
          <w:shd w:val="clear" w:color="auto" w:fill="FFFFFF"/>
        </w:rPr>
        <w:br/>
      </w:r>
      <w:r>
        <w:rPr>
          <w:rFonts w:ascii="Verdana" w:hAnsi="Verdana"/>
          <w:color w:val="444444"/>
          <w:sz w:val="21"/>
          <w:szCs w:val="21"/>
          <w:shd w:val="clear" w:color="auto" w:fill="FFFFFF"/>
        </w:rPr>
        <w:br/>
      </w:r>
      <w:r>
        <w:rPr>
          <w:rFonts w:ascii="Verdana" w:hAnsi="Verdana"/>
          <w:color w:val="444444"/>
          <w:sz w:val="21"/>
          <w:szCs w:val="21"/>
          <w:shd w:val="clear" w:color="auto" w:fill="FFFFFF"/>
        </w:rPr>
        <w:br/>
      </w:r>
      <w:r>
        <w:rPr>
          <w:rFonts w:ascii="Verdana" w:hAnsi="Verdana"/>
          <w:color w:val="444444"/>
          <w:sz w:val="21"/>
          <w:szCs w:val="21"/>
          <w:shd w:val="clear" w:color="auto" w:fill="FFFFFF"/>
        </w:rPr>
        <w:br/>
      </w:r>
      <w:r>
        <w:rPr>
          <w:rFonts w:ascii="Verdana" w:hAnsi="Verdana"/>
          <w:b/>
          <w:bCs/>
          <w:color w:val="444444"/>
          <w:sz w:val="21"/>
          <w:szCs w:val="21"/>
          <w:shd w:val="clear" w:color="auto" w:fill="FFFFFF"/>
        </w:rPr>
        <w:t>Mount options explained below :</w:t>
      </w:r>
      <w:r>
        <w:rPr>
          <w:rFonts w:ascii="Verdana" w:hAnsi="Verdana"/>
          <w:color w:val="444444"/>
          <w:sz w:val="21"/>
          <w:szCs w:val="21"/>
          <w:shd w:val="clear" w:color="auto" w:fill="FFFFFF"/>
        </w:rPr>
        <w:br/>
      </w:r>
      <w:r>
        <w:rPr>
          <w:rFonts w:ascii="Verdana" w:hAnsi="Verdana"/>
          <w:color w:val="444444"/>
          <w:sz w:val="21"/>
          <w:szCs w:val="21"/>
          <w:shd w:val="clear" w:color="auto" w:fill="FFFFFF"/>
        </w:rPr>
        <w:br/>
        <w:t>1. -0 initr</w:t>
      </w:r>
      <w:r>
        <w:rPr>
          <w:rFonts w:ascii="Verdana" w:hAnsi="Verdana"/>
          <w:color w:val="444444"/>
          <w:sz w:val="21"/>
          <w:szCs w:val="21"/>
          <w:shd w:val="clear" w:color="auto" w:fill="FFFFFF"/>
        </w:rPr>
        <w:br/>
      </w:r>
      <w:r>
        <w:rPr>
          <w:rFonts w:ascii="Verdana" w:hAnsi="Verdana"/>
          <w:color w:val="444444"/>
          <w:sz w:val="21"/>
          <w:szCs w:val="21"/>
          <w:shd w:val="clear" w:color="auto" w:fill="FFFFFF"/>
        </w:rPr>
        <w:br/>
        <w:t>This option is used in non reliable network, or network having more network congestion. NFS request will be interrupted when server is not reachable.</w:t>
      </w:r>
      <w:r>
        <w:rPr>
          <w:rFonts w:ascii="Verdana" w:hAnsi="Verdana"/>
          <w:color w:val="444444"/>
          <w:sz w:val="21"/>
          <w:szCs w:val="21"/>
          <w:shd w:val="clear" w:color="auto" w:fill="FFFFFF"/>
        </w:rPr>
        <w:br/>
      </w:r>
      <w:r>
        <w:rPr>
          <w:rFonts w:ascii="Verdana" w:hAnsi="Verdana"/>
          <w:color w:val="444444"/>
          <w:sz w:val="21"/>
          <w:szCs w:val="21"/>
          <w:shd w:val="clear" w:color="auto" w:fill="FFFFFF"/>
        </w:rPr>
        <w:br/>
        <w:t>2. -o hard</w:t>
      </w:r>
      <w:r>
        <w:rPr>
          <w:rStyle w:val="apple-converted-space"/>
          <w:rFonts w:ascii="Verdana" w:hAnsi="Verdana"/>
          <w:color w:val="444444"/>
          <w:sz w:val="21"/>
          <w:szCs w:val="21"/>
          <w:shd w:val="clear" w:color="auto" w:fill="FFFFFF"/>
        </w:rPr>
        <w:t> </w:t>
      </w:r>
      <w:r>
        <w:rPr>
          <w:rFonts w:ascii="Verdana" w:hAnsi="Verdana"/>
          <w:color w:val="444444"/>
          <w:sz w:val="21"/>
          <w:szCs w:val="21"/>
          <w:shd w:val="clear" w:color="auto" w:fill="FFFFFF"/>
        </w:rPr>
        <w:br/>
      </w:r>
      <w:r>
        <w:rPr>
          <w:rFonts w:ascii="Verdana" w:hAnsi="Verdana"/>
          <w:color w:val="444444"/>
          <w:sz w:val="21"/>
          <w:szCs w:val="21"/>
          <w:shd w:val="clear" w:color="auto" w:fill="FFFFFF"/>
        </w:rPr>
        <w:br/>
        <w:t>If hard option is specified during nfs mount, user cannot terminate the process waiting for NFS communication to resume. For ex ..if u ran ls -a command on ur NFS mounted directory but that time ur NFS server went down means .</w:t>
      </w:r>
      <w:r>
        <w:rPr>
          <w:rFonts w:ascii="Verdana" w:hAnsi="Verdana"/>
          <w:color w:val="444444"/>
          <w:sz w:val="21"/>
          <w:szCs w:val="21"/>
          <w:shd w:val="clear" w:color="auto" w:fill="FFFFFF"/>
        </w:rPr>
        <w:br/>
        <w:t>The process wont get killed or stopped ..it will wait until the NFS server and mount poit become available.</w:t>
      </w:r>
      <w:r>
        <w:rPr>
          <w:rFonts w:ascii="Verdana" w:hAnsi="Verdana"/>
          <w:color w:val="444444"/>
          <w:sz w:val="21"/>
          <w:szCs w:val="21"/>
          <w:shd w:val="clear" w:color="auto" w:fill="FFFFFF"/>
        </w:rPr>
        <w:br/>
      </w:r>
      <w:r>
        <w:rPr>
          <w:rFonts w:ascii="Verdana" w:hAnsi="Verdana"/>
          <w:color w:val="444444"/>
          <w:sz w:val="21"/>
          <w:szCs w:val="21"/>
          <w:shd w:val="clear" w:color="auto" w:fill="FFFFFF"/>
        </w:rPr>
        <w:br/>
        <w:t>3. -o soft</w:t>
      </w:r>
      <w:r>
        <w:rPr>
          <w:rStyle w:val="apple-converted-space"/>
          <w:rFonts w:ascii="Verdana" w:hAnsi="Verdana"/>
          <w:color w:val="444444"/>
          <w:sz w:val="21"/>
          <w:szCs w:val="21"/>
          <w:shd w:val="clear" w:color="auto" w:fill="FFFFFF"/>
        </w:rPr>
        <w:t> </w:t>
      </w:r>
      <w:r>
        <w:rPr>
          <w:rFonts w:ascii="Verdana" w:hAnsi="Verdana"/>
          <w:color w:val="444444"/>
          <w:sz w:val="21"/>
          <w:szCs w:val="21"/>
          <w:shd w:val="clear" w:color="auto" w:fill="FFFFFF"/>
        </w:rPr>
        <w:br/>
      </w:r>
      <w:r>
        <w:rPr>
          <w:rFonts w:ascii="Verdana" w:hAnsi="Verdana"/>
          <w:color w:val="444444"/>
          <w:sz w:val="21"/>
          <w:szCs w:val="21"/>
          <w:shd w:val="clear" w:color="auto" w:fill="FFFFFF"/>
        </w:rPr>
        <w:br/>
        <w:t>If soft option is specified during nfs mount, user will get error alert when NFS server is not reachable. This is just inverse of hard mount option. It wont wait for reply if the NFS server went down , it will alert us and the process will go down.</w:t>
      </w:r>
      <w:r>
        <w:rPr>
          <w:rFonts w:ascii="Verdana" w:hAnsi="Verdana"/>
          <w:color w:val="444444"/>
          <w:sz w:val="21"/>
          <w:szCs w:val="21"/>
          <w:shd w:val="clear" w:color="auto" w:fill="FFFFFF"/>
        </w:rPr>
        <w:br/>
      </w:r>
      <w:r>
        <w:rPr>
          <w:rFonts w:ascii="Verdana" w:hAnsi="Verdana"/>
          <w:color w:val="444444"/>
          <w:sz w:val="21"/>
          <w:szCs w:val="21"/>
          <w:shd w:val="clear" w:color="auto" w:fill="FFFFFF"/>
        </w:rPr>
        <w:br/>
        <w:t>4. -o Nfsvers=value</w:t>
      </w:r>
      <w:r>
        <w:rPr>
          <w:rFonts w:ascii="Verdana" w:hAnsi="Verdana"/>
          <w:color w:val="444444"/>
          <w:sz w:val="21"/>
          <w:szCs w:val="21"/>
          <w:shd w:val="clear" w:color="auto" w:fill="FFFFFF"/>
        </w:rPr>
        <w:br/>
      </w:r>
      <w:r>
        <w:rPr>
          <w:rFonts w:ascii="Verdana" w:hAnsi="Verdana"/>
          <w:color w:val="444444"/>
          <w:sz w:val="21"/>
          <w:szCs w:val="21"/>
          <w:shd w:val="clear" w:color="auto" w:fill="FFFFFF"/>
        </w:rPr>
        <w:br/>
        <w:t>If this option is specified during nfs mount NFS client uses particular NFS protocol version to communicate.</w:t>
      </w:r>
      <w:r>
        <w:rPr>
          <w:rStyle w:val="apple-converted-space"/>
          <w:rFonts w:ascii="Verdana" w:hAnsi="Verdana"/>
          <w:color w:val="444444"/>
          <w:sz w:val="21"/>
          <w:szCs w:val="21"/>
          <w:shd w:val="clear" w:color="auto" w:fill="FFFFFF"/>
        </w:rPr>
        <w:t> </w:t>
      </w:r>
      <w:r>
        <w:rPr>
          <w:rFonts w:ascii="Verdana" w:hAnsi="Verdana"/>
          <w:color w:val="444444"/>
          <w:sz w:val="21"/>
          <w:szCs w:val="21"/>
          <w:shd w:val="clear" w:color="auto" w:fill="FFFFFF"/>
        </w:rPr>
        <w:br/>
      </w:r>
      <w:r>
        <w:rPr>
          <w:rFonts w:ascii="Verdana" w:hAnsi="Verdana"/>
          <w:color w:val="444444"/>
          <w:sz w:val="21"/>
          <w:szCs w:val="21"/>
          <w:shd w:val="clear" w:color="auto" w:fill="FFFFFF"/>
        </w:rPr>
        <w:br/>
      </w:r>
      <w:r>
        <w:rPr>
          <w:rFonts w:ascii="Verdana" w:hAnsi="Verdana"/>
          <w:color w:val="444444"/>
          <w:sz w:val="21"/>
          <w:szCs w:val="21"/>
          <w:shd w:val="clear" w:color="auto" w:fill="FFFFFF"/>
        </w:rPr>
        <w:lastRenderedPageBreak/>
        <w:t>For example - TCP</w:t>
      </w:r>
      <w:r>
        <w:rPr>
          <w:rStyle w:val="apple-converted-space"/>
          <w:rFonts w:ascii="Verdana" w:hAnsi="Verdana"/>
          <w:color w:val="444444"/>
          <w:sz w:val="21"/>
          <w:szCs w:val="21"/>
          <w:shd w:val="clear" w:color="auto" w:fill="FFFFFF"/>
        </w:rPr>
        <w:t> </w:t>
      </w:r>
      <w:r>
        <w:rPr>
          <w:rFonts w:ascii="Verdana" w:hAnsi="Verdana"/>
          <w:color w:val="444444"/>
          <w:sz w:val="21"/>
          <w:szCs w:val="21"/>
          <w:shd w:val="clear" w:color="auto" w:fill="FFFFFF"/>
        </w:rPr>
        <w:br/>
      </w:r>
      <w:r>
        <w:rPr>
          <w:rFonts w:ascii="Verdana" w:hAnsi="Verdana"/>
          <w:color w:val="444444"/>
          <w:sz w:val="21"/>
          <w:szCs w:val="21"/>
          <w:shd w:val="clear" w:color="auto" w:fill="FFFFFF"/>
        </w:rPr>
        <w:br/>
        <w:t># mount -t nfs -o tcp 192.168.1.4:/mnt/array1/RHEL5 /data/</w:t>
      </w:r>
      <w:r>
        <w:rPr>
          <w:rFonts w:ascii="Verdana" w:hAnsi="Verdana"/>
          <w:color w:val="444444"/>
          <w:sz w:val="21"/>
          <w:szCs w:val="21"/>
          <w:shd w:val="clear" w:color="auto" w:fill="FFFFFF"/>
        </w:rPr>
        <w:br/>
        <w:t># mount | grep -i tcp</w:t>
      </w:r>
      <w:r>
        <w:rPr>
          <w:rFonts w:ascii="Verdana" w:hAnsi="Verdana"/>
          <w:color w:val="444444"/>
          <w:sz w:val="21"/>
          <w:szCs w:val="21"/>
          <w:shd w:val="clear" w:color="auto" w:fill="FFFFFF"/>
        </w:rPr>
        <w:br/>
        <w:t> 192.168.1.4:/mnt/array1/RHEL5 on /data type nfs (rw,tcp,addr=192.168.1.4)</w:t>
      </w:r>
      <w:r>
        <w:rPr>
          <w:rFonts w:ascii="Verdana" w:hAnsi="Verdana"/>
          <w:color w:val="444444"/>
          <w:sz w:val="21"/>
          <w:szCs w:val="21"/>
          <w:shd w:val="clear" w:color="auto" w:fill="FFFFFF"/>
        </w:rPr>
        <w:br/>
      </w:r>
      <w:r>
        <w:rPr>
          <w:rFonts w:ascii="Verdana" w:hAnsi="Verdana"/>
          <w:color w:val="444444"/>
          <w:sz w:val="21"/>
          <w:szCs w:val="21"/>
          <w:shd w:val="clear" w:color="auto" w:fill="FFFFFF"/>
        </w:rPr>
        <w:br/>
        <w:t>The Difference between HARD and SOFT mount option explained in another POST. </w:t>
      </w:r>
      <w:r>
        <w:rPr>
          <w:rFonts w:ascii="Arial" w:hAnsi="Arial" w:cs="Arial"/>
          <w:color w:val="444444"/>
          <w:sz w:val="21"/>
          <w:szCs w:val="21"/>
        </w:rPr>
        <w:br/>
      </w:r>
    </w:p>
    <w:p w:rsidR="00BE3005" w:rsidRDefault="00BE3005" w:rsidP="00BE3005"/>
    <w:p w:rsidR="00BE3005" w:rsidRDefault="00BE3005" w:rsidP="00B82DCB">
      <w:pPr>
        <w:pStyle w:val="ListParagraph"/>
      </w:pPr>
      <w:r>
        <w:t>In accelay kale interview</w:t>
      </w:r>
    </w:p>
    <w:p w:rsidR="00BE3005" w:rsidRDefault="00D458EB" w:rsidP="00B82DCB">
      <w:pPr>
        <w:pStyle w:val="ListParagraph"/>
      </w:pPr>
      <w:r>
        <w:t xml:space="preserve">How to know the current </w:t>
      </w:r>
      <w:proofErr w:type="gramStart"/>
      <w:r>
        <w:t>runlevel</w:t>
      </w:r>
      <w:proofErr w:type="gramEnd"/>
    </w:p>
    <w:p w:rsidR="00D458EB" w:rsidRDefault="00D458EB" w:rsidP="00B82DCB">
      <w:pPr>
        <w:pStyle w:val="ListParagraph"/>
      </w:pPr>
      <w:r>
        <w:t>Ans-runlevel</w:t>
      </w:r>
      <w:r w:rsidR="00BD6659">
        <w:t>, who -r</w:t>
      </w:r>
    </w:p>
    <w:p w:rsidR="00E96276" w:rsidRDefault="00E96276" w:rsidP="00B82DCB">
      <w:pPr>
        <w:pStyle w:val="ListParagraph"/>
      </w:pPr>
      <w:r>
        <w:t>How to change runlevel</w:t>
      </w:r>
    </w:p>
    <w:p w:rsidR="00CD4A3B" w:rsidRDefault="00E96276" w:rsidP="00E96276">
      <w:pPr>
        <w:pStyle w:val="ListParagraph"/>
      </w:pPr>
      <w:r>
        <w:t>Ans-vi /etc/initab and</w:t>
      </w:r>
    </w:p>
    <w:p w:rsidR="00E96276" w:rsidRDefault="00E96276" w:rsidP="00E96276">
      <w:pPr>
        <w:pStyle w:val="ListParagraph"/>
      </w:pPr>
      <w:r>
        <w:t>change default initdefault value</w:t>
      </w:r>
    </w:p>
    <w:p w:rsidR="00E96276" w:rsidRDefault="00E96276" w:rsidP="00E96276">
      <w:pPr>
        <w:pStyle w:val="ListParagraph"/>
      </w:pPr>
    </w:p>
    <w:p w:rsidR="00CD4A3B" w:rsidRDefault="00CD4A3B" w:rsidP="00E96276">
      <w:pPr>
        <w:pStyle w:val="ListParagraph"/>
      </w:pPr>
    </w:p>
    <w:p w:rsidR="00CD4A3B" w:rsidRDefault="00CD4A3B" w:rsidP="00E96276">
      <w:pPr>
        <w:pStyle w:val="ListParagraph"/>
      </w:pPr>
      <w:r>
        <w:t>analysis of system monitoring tools</w:t>
      </w:r>
    </w:p>
    <w:p w:rsidR="00CD4A3B" w:rsidRDefault="00CD4A3B" w:rsidP="00E96276">
      <w:pPr>
        <w:pStyle w:val="ListParagraph"/>
      </w:pPr>
    </w:p>
    <w:p w:rsidR="00CD4A3B" w:rsidRDefault="00CD4A3B" w:rsidP="00E96276">
      <w:pPr>
        <w:pStyle w:val="ListParagraph"/>
        <w:rPr>
          <w:rFonts w:ascii="Arial" w:hAnsi="Arial" w:cs="Arial"/>
          <w:color w:val="222222"/>
          <w:sz w:val="19"/>
          <w:szCs w:val="19"/>
          <w:shd w:val="clear" w:color="auto" w:fill="FFFFFF"/>
        </w:rPr>
      </w:pPr>
      <w:r>
        <w:rPr>
          <w:rFonts w:ascii="Arial" w:hAnsi="Arial" w:cs="Arial"/>
          <w:color w:val="222222"/>
          <w:sz w:val="19"/>
          <w:szCs w:val="19"/>
          <w:shd w:val="clear" w:color="auto" w:fill="FFFFFF"/>
        </w:rPr>
        <w:t>On Unix and Unix-like computer operating systems, a</w:t>
      </w:r>
      <w:r>
        <w:rPr>
          <w:rStyle w:val="apple-converted-space"/>
          <w:rFonts w:ascii="Arial" w:hAnsi="Arial" w:cs="Arial"/>
          <w:color w:val="222222"/>
          <w:sz w:val="19"/>
          <w:szCs w:val="19"/>
          <w:shd w:val="clear" w:color="auto" w:fill="FFFFFF"/>
        </w:rPr>
        <w:t> </w:t>
      </w:r>
      <w:r>
        <w:rPr>
          <w:rFonts w:ascii="Arial" w:hAnsi="Arial" w:cs="Arial"/>
          <w:b/>
          <w:bCs/>
          <w:color w:val="222222"/>
          <w:sz w:val="19"/>
          <w:szCs w:val="19"/>
          <w:shd w:val="clear" w:color="auto" w:fill="FFFFFF"/>
        </w:rPr>
        <w:t>zombie process</w:t>
      </w:r>
      <w:r>
        <w:rPr>
          <w:rFonts w:ascii="Arial" w:hAnsi="Arial" w:cs="Arial"/>
          <w:color w:val="222222"/>
          <w:sz w:val="19"/>
          <w:szCs w:val="19"/>
          <w:shd w:val="clear" w:color="auto" w:fill="FFFFFF"/>
        </w:rPr>
        <w:t>or</w:t>
      </w:r>
      <w:r>
        <w:rPr>
          <w:rStyle w:val="apple-converted-space"/>
          <w:rFonts w:ascii="Arial" w:hAnsi="Arial" w:cs="Arial"/>
          <w:color w:val="222222"/>
          <w:sz w:val="19"/>
          <w:szCs w:val="19"/>
          <w:shd w:val="clear" w:color="auto" w:fill="FFFFFF"/>
        </w:rPr>
        <w:t> </w:t>
      </w:r>
      <w:r>
        <w:rPr>
          <w:rFonts w:ascii="Arial" w:hAnsi="Arial" w:cs="Arial"/>
          <w:b/>
          <w:bCs/>
          <w:color w:val="222222"/>
          <w:sz w:val="19"/>
          <w:szCs w:val="19"/>
          <w:shd w:val="clear" w:color="auto" w:fill="FFFFFF"/>
        </w:rPr>
        <w:t>defunct process</w:t>
      </w:r>
      <w:r>
        <w:rPr>
          <w:rStyle w:val="apple-converted-space"/>
          <w:rFonts w:ascii="Arial" w:hAnsi="Arial" w:cs="Arial"/>
          <w:color w:val="222222"/>
          <w:sz w:val="19"/>
          <w:szCs w:val="19"/>
          <w:shd w:val="clear" w:color="auto" w:fill="FFFFFF"/>
        </w:rPr>
        <w:t> </w:t>
      </w:r>
      <w:r>
        <w:rPr>
          <w:rFonts w:ascii="Arial" w:hAnsi="Arial" w:cs="Arial"/>
          <w:color w:val="222222"/>
          <w:sz w:val="19"/>
          <w:szCs w:val="19"/>
          <w:shd w:val="clear" w:color="auto" w:fill="FFFFFF"/>
        </w:rPr>
        <w:t>is a</w:t>
      </w:r>
      <w:r>
        <w:rPr>
          <w:rStyle w:val="apple-converted-space"/>
          <w:rFonts w:ascii="Arial" w:hAnsi="Arial" w:cs="Arial"/>
          <w:color w:val="222222"/>
          <w:sz w:val="19"/>
          <w:szCs w:val="19"/>
          <w:shd w:val="clear" w:color="auto" w:fill="FFFFFF"/>
        </w:rPr>
        <w:t> </w:t>
      </w:r>
      <w:r>
        <w:rPr>
          <w:rFonts w:ascii="Arial" w:hAnsi="Arial" w:cs="Arial"/>
          <w:b/>
          <w:bCs/>
          <w:color w:val="222222"/>
          <w:sz w:val="19"/>
          <w:szCs w:val="19"/>
          <w:shd w:val="clear" w:color="auto" w:fill="FFFFFF"/>
        </w:rPr>
        <w:t>process</w:t>
      </w:r>
      <w:r>
        <w:rPr>
          <w:rStyle w:val="apple-converted-space"/>
          <w:rFonts w:ascii="Arial" w:hAnsi="Arial" w:cs="Arial"/>
          <w:color w:val="222222"/>
          <w:sz w:val="19"/>
          <w:szCs w:val="19"/>
          <w:shd w:val="clear" w:color="auto" w:fill="FFFFFF"/>
        </w:rPr>
        <w:t> </w:t>
      </w:r>
      <w:r>
        <w:rPr>
          <w:rFonts w:ascii="Arial" w:hAnsi="Arial" w:cs="Arial"/>
          <w:color w:val="222222"/>
          <w:sz w:val="19"/>
          <w:szCs w:val="19"/>
          <w:shd w:val="clear" w:color="auto" w:fill="FFFFFF"/>
        </w:rPr>
        <w:t>that has completed execution (via the exit system call) but still has an entry in the</w:t>
      </w:r>
      <w:r>
        <w:rPr>
          <w:rStyle w:val="apple-converted-space"/>
          <w:rFonts w:ascii="Arial" w:hAnsi="Arial" w:cs="Arial"/>
          <w:color w:val="222222"/>
          <w:sz w:val="19"/>
          <w:szCs w:val="19"/>
          <w:shd w:val="clear" w:color="auto" w:fill="FFFFFF"/>
        </w:rPr>
        <w:t> </w:t>
      </w:r>
      <w:r>
        <w:rPr>
          <w:rFonts w:ascii="Arial" w:hAnsi="Arial" w:cs="Arial"/>
          <w:b/>
          <w:bCs/>
          <w:color w:val="222222"/>
          <w:sz w:val="19"/>
          <w:szCs w:val="19"/>
          <w:shd w:val="clear" w:color="auto" w:fill="FFFFFF"/>
        </w:rPr>
        <w:t>process</w:t>
      </w:r>
      <w:r>
        <w:rPr>
          <w:rStyle w:val="apple-converted-space"/>
          <w:rFonts w:ascii="Arial" w:hAnsi="Arial" w:cs="Arial"/>
          <w:color w:val="222222"/>
          <w:sz w:val="19"/>
          <w:szCs w:val="19"/>
          <w:shd w:val="clear" w:color="auto" w:fill="FFFFFF"/>
        </w:rPr>
        <w:t> </w:t>
      </w:r>
      <w:r>
        <w:rPr>
          <w:rFonts w:ascii="Arial" w:hAnsi="Arial" w:cs="Arial"/>
          <w:color w:val="222222"/>
          <w:sz w:val="19"/>
          <w:szCs w:val="19"/>
          <w:shd w:val="clear" w:color="auto" w:fill="FFFFFF"/>
        </w:rPr>
        <w:t>table: it is a</w:t>
      </w:r>
      <w:r>
        <w:rPr>
          <w:rFonts w:ascii="Arial" w:hAnsi="Arial" w:cs="Arial"/>
          <w:b/>
          <w:bCs/>
          <w:color w:val="222222"/>
          <w:sz w:val="19"/>
          <w:szCs w:val="19"/>
          <w:shd w:val="clear" w:color="auto" w:fill="FFFFFF"/>
        </w:rPr>
        <w:t>process</w:t>
      </w:r>
      <w:r>
        <w:rPr>
          <w:rStyle w:val="apple-converted-space"/>
          <w:rFonts w:ascii="Arial" w:hAnsi="Arial" w:cs="Arial"/>
          <w:color w:val="222222"/>
          <w:sz w:val="19"/>
          <w:szCs w:val="19"/>
          <w:shd w:val="clear" w:color="auto" w:fill="FFFFFF"/>
        </w:rPr>
        <w:t> </w:t>
      </w:r>
      <w:r>
        <w:rPr>
          <w:rFonts w:ascii="Arial" w:hAnsi="Arial" w:cs="Arial"/>
          <w:color w:val="222222"/>
          <w:sz w:val="19"/>
          <w:szCs w:val="19"/>
          <w:shd w:val="clear" w:color="auto" w:fill="FFFFFF"/>
        </w:rPr>
        <w:t>in the "Terminated state".</w:t>
      </w:r>
    </w:p>
    <w:p w:rsidR="00CD4A3B" w:rsidRDefault="00CD4A3B" w:rsidP="00E96276">
      <w:pPr>
        <w:pStyle w:val="ListParagraph"/>
        <w:rPr>
          <w:rFonts w:ascii="Arial" w:hAnsi="Arial" w:cs="Arial"/>
          <w:color w:val="222222"/>
          <w:sz w:val="19"/>
          <w:szCs w:val="19"/>
          <w:shd w:val="clear" w:color="auto" w:fill="FFFFFF"/>
        </w:rPr>
      </w:pP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Its name is kind of unique for something that shows system statistics: top. It is a part of the procps package, a set of Linux utilities that provide system information. Besides top, procps also includes free, vmstat, ps, and many other tools.</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Top gives you a snapshot of a system's situation, e.g., free physical memory, number of running tasks, percentage of CPU time usage of each processes--all in a single view. So it's like using ps, free, and uptime at the same time. Top gets most of its information from several files under the /proc directory. You might already be aware that this directory provides users with a broad range of system-wide statistics, but thanks to top, we can summarize most of them inside a single organized window.</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Furthermore, with top you can do things like:</w:t>
      </w:r>
    </w:p>
    <w:p w:rsidR="004B122F" w:rsidRDefault="004B122F" w:rsidP="004B122F">
      <w:pPr>
        <w:numPr>
          <w:ilvl w:val="0"/>
          <w:numId w:val="5"/>
        </w:numPr>
        <w:shd w:val="clear" w:color="auto" w:fill="FFFFFF"/>
        <w:spacing w:before="100" w:beforeAutospacing="1" w:after="100" w:afterAutospacing="1" w:line="232" w:lineRule="atLeast"/>
        <w:ind w:left="0"/>
        <w:rPr>
          <w:rFonts w:ascii="Arial" w:hAnsi="Arial" w:cs="Arial"/>
          <w:color w:val="333333"/>
          <w:sz w:val="15"/>
          <w:szCs w:val="15"/>
        </w:rPr>
      </w:pPr>
      <w:r>
        <w:rPr>
          <w:rFonts w:ascii="Arial" w:hAnsi="Arial" w:cs="Arial"/>
          <w:color w:val="333333"/>
          <w:sz w:val="15"/>
          <w:szCs w:val="15"/>
        </w:rPr>
        <w:t>Sort processes based on CPU time usage, memory usage, total runtime, etc.</w:t>
      </w:r>
    </w:p>
    <w:p w:rsidR="004B122F" w:rsidRDefault="004B122F" w:rsidP="004B122F">
      <w:pPr>
        <w:numPr>
          <w:ilvl w:val="0"/>
          <w:numId w:val="5"/>
        </w:numPr>
        <w:shd w:val="clear" w:color="auto" w:fill="FFFFFF"/>
        <w:spacing w:before="100" w:beforeAutospacing="1" w:after="100" w:afterAutospacing="1" w:line="232" w:lineRule="atLeast"/>
        <w:ind w:left="0"/>
        <w:rPr>
          <w:rFonts w:ascii="Arial" w:hAnsi="Arial" w:cs="Arial"/>
          <w:color w:val="333333"/>
          <w:sz w:val="15"/>
          <w:szCs w:val="15"/>
        </w:rPr>
      </w:pPr>
      <w:r>
        <w:rPr>
          <w:rFonts w:ascii="Arial" w:hAnsi="Arial" w:cs="Arial"/>
          <w:color w:val="333333"/>
          <w:sz w:val="15"/>
          <w:szCs w:val="15"/>
        </w:rPr>
        <w:t>Switching to multi view mode. In this mode, you're given up to four windows and each window can be assigned different settings (sorting, coloring, displayed field)</w:t>
      </w:r>
    </w:p>
    <w:p w:rsidR="004B122F" w:rsidRDefault="004B122F" w:rsidP="004B122F">
      <w:pPr>
        <w:numPr>
          <w:ilvl w:val="0"/>
          <w:numId w:val="5"/>
        </w:numPr>
        <w:shd w:val="clear" w:color="auto" w:fill="FFFFFF"/>
        <w:spacing w:before="100" w:beforeAutospacing="1" w:after="100" w:afterAutospacing="1" w:line="232" w:lineRule="atLeast"/>
        <w:ind w:left="0"/>
        <w:rPr>
          <w:rFonts w:ascii="Arial" w:hAnsi="Arial" w:cs="Arial"/>
          <w:color w:val="333333"/>
          <w:sz w:val="15"/>
          <w:szCs w:val="15"/>
        </w:rPr>
      </w:pPr>
      <w:r>
        <w:rPr>
          <w:rFonts w:ascii="Arial" w:hAnsi="Arial" w:cs="Arial"/>
          <w:color w:val="333333"/>
          <w:sz w:val="15"/>
          <w:szCs w:val="15"/>
        </w:rPr>
        <w:t>Send a signal by mentioning the target process' PID and the signal number.</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To learn how to use top more effectively, please refer to</w:t>
      </w:r>
      <w:r>
        <w:rPr>
          <w:rStyle w:val="apple-converted-space"/>
          <w:rFonts w:ascii="Arial" w:hAnsi="Arial" w:cs="Arial"/>
          <w:color w:val="333333"/>
          <w:sz w:val="15"/>
          <w:szCs w:val="15"/>
        </w:rPr>
        <w:t> </w:t>
      </w:r>
      <w:hyperlink r:id="rId29" w:tooltip="top-usage" w:history="1">
        <w:r>
          <w:rPr>
            <w:rStyle w:val="Hyperlink"/>
            <w:rFonts w:ascii="Arial" w:hAnsi="Arial" w:cs="Arial"/>
            <w:color w:val="E37407"/>
            <w:sz w:val="15"/>
            <w:szCs w:val="15"/>
          </w:rPr>
          <w:t>this article</w:t>
        </w:r>
      </w:hyperlink>
      <w:r>
        <w:rPr>
          <w:rFonts w:ascii="Arial" w:hAnsi="Arial" w:cs="Arial"/>
          <w:color w:val="333333"/>
          <w:sz w:val="15"/>
          <w:szCs w:val="15"/>
        </w:rPr>
        <w:t>.</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However, top is not the ideal tool for gathering system statistics in long intervals, say, a week or a month. sadc (system activity data collector) is a better tool for this kind of interval. sadc generates a log that contains system statistics and uses sar to generate report and summaries based on this log. Some people use top in batch mode as an alternative, but it's not as effective as sadc because:</w:t>
      </w:r>
    </w:p>
    <w:p w:rsidR="004B122F" w:rsidRDefault="004B122F" w:rsidP="004B122F">
      <w:pPr>
        <w:numPr>
          <w:ilvl w:val="0"/>
          <w:numId w:val="6"/>
        </w:numPr>
        <w:shd w:val="clear" w:color="auto" w:fill="FFFFFF"/>
        <w:spacing w:before="100" w:beforeAutospacing="1" w:after="100" w:afterAutospacing="1" w:line="232" w:lineRule="atLeast"/>
        <w:ind w:left="0"/>
        <w:rPr>
          <w:rFonts w:ascii="Arial" w:hAnsi="Arial" w:cs="Arial"/>
          <w:color w:val="333333"/>
          <w:sz w:val="15"/>
          <w:szCs w:val="15"/>
        </w:rPr>
      </w:pPr>
      <w:r>
        <w:rPr>
          <w:rFonts w:ascii="Arial" w:hAnsi="Arial" w:cs="Arial"/>
          <w:color w:val="333333"/>
          <w:sz w:val="15"/>
          <w:szCs w:val="15"/>
        </w:rPr>
        <w:t>sadc records the data in binary format, thus requiring smaller space</w:t>
      </w:r>
    </w:p>
    <w:p w:rsidR="004B122F" w:rsidRDefault="004B122F" w:rsidP="004B122F">
      <w:pPr>
        <w:numPr>
          <w:ilvl w:val="0"/>
          <w:numId w:val="6"/>
        </w:numPr>
        <w:shd w:val="clear" w:color="auto" w:fill="FFFFFF"/>
        <w:spacing w:before="100" w:beforeAutospacing="1" w:after="100" w:afterAutospacing="1" w:line="232" w:lineRule="atLeast"/>
        <w:ind w:left="0"/>
        <w:rPr>
          <w:rFonts w:ascii="Arial" w:hAnsi="Arial" w:cs="Arial"/>
          <w:color w:val="333333"/>
          <w:sz w:val="15"/>
          <w:szCs w:val="15"/>
        </w:rPr>
      </w:pPr>
      <w:r>
        <w:rPr>
          <w:rFonts w:ascii="Arial" w:hAnsi="Arial" w:cs="Arial"/>
          <w:color w:val="333333"/>
          <w:sz w:val="15"/>
          <w:szCs w:val="15"/>
        </w:rPr>
        <w:t>according to personal experiment, by using "time" command, sadc works faster than top therefore the tool itself doesn't introduce big overhead</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lastRenderedPageBreak/>
        <w:t>That's enough to reintroduce top. Let's begin by understanding the meaning of each part of top's "dashboard." Also, throughout this article, it's important to note the meaning of "high" or "low." There is no absolute threshold to precisely label a number high or low. I tend to apply the high or low label if the statistic is higher or lower compared to the average number you usually see in the related field.</w:t>
      </w:r>
    </w:p>
    <w:p w:rsidR="004B122F" w:rsidRDefault="004B122F" w:rsidP="004B122F">
      <w:pPr>
        <w:pStyle w:val="Heading2"/>
        <w:shd w:val="clear" w:color="auto" w:fill="FFFFFF"/>
        <w:spacing w:before="121" w:after="121" w:line="218" w:lineRule="atLeast"/>
        <w:rPr>
          <w:rFonts w:ascii="Arial" w:hAnsi="Arial" w:cs="Arial"/>
          <w:b w:val="0"/>
          <w:bCs w:val="0"/>
          <w:color w:val="333333"/>
          <w:sz w:val="21"/>
          <w:szCs w:val="21"/>
        </w:rPr>
      </w:pPr>
      <w:r>
        <w:rPr>
          <w:rFonts w:ascii="Arial" w:hAnsi="Arial" w:cs="Arial"/>
          <w:b w:val="0"/>
          <w:bCs w:val="0"/>
          <w:color w:val="333333"/>
          <w:sz w:val="21"/>
          <w:szCs w:val="21"/>
        </w:rPr>
        <w:t>Processor Statistics</w:t>
      </w:r>
    </w:p>
    <w:p w:rsidR="004B122F" w:rsidRDefault="004B122F" w:rsidP="004B122F">
      <w:pPr>
        <w:pStyle w:val="imgcaption"/>
        <w:spacing w:before="121" w:beforeAutospacing="0" w:after="121" w:afterAutospacing="0" w:line="218" w:lineRule="atLeast"/>
        <w:jc w:val="center"/>
        <w:rPr>
          <w:color w:val="999999"/>
          <w:sz w:val="12"/>
          <w:szCs w:val="12"/>
        </w:rPr>
      </w:pPr>
      <w:r>
        <w:rPr>
          <w:rFonts w:ascii="Arial" w:hAnsi="Arial" w:cs="Arial"/>
          <w:b/>
          <w:bCs/>
          <w:noProof/>
          <w:color w:val="333333"/>
          <w:sz w:val="21"/>
          <w:szCs w:val="21"/>
          <w:lang w:val="en-US" w:eastAsia="en-US"/>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5476875" cy="4124325"/>
            <wp:effectExtent l="19050" t="0" r="9525" b="0"/>
            <wp:wrapSquare wrapText="bothSides"/>
            <wp:docPr id="12" name="Picture 2" descr="https://www.linux.com/images/stories/learn/tutorials/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linux.com/images/stories/learn/tutorials/top.jpg"/>
                    <pic:cNvPicPr>
                      <a:picLocks noChangeAspect="1" noChangeArrowheads="1"/>
                    </pic:cNvPicPr>
                  </pic:nvPicPr>
                  <pic:blipFill>
                    <a:blip r:embed="rId30"/>
                    <a:srcRect/>
                    <a:stretch>
                      <a:fillRect/>
                    </a:stretch>
                  </pic:blipFill>
                  <pic:spPr bwMode="auto">
                    <a:xfrm>
                      <a:off x="0" y="0"/>
                      <a:ext cx="5476875" cy="4124325"/>
                    </a:xfrm>
                    <a:prstGeom prst="rect">
                      <a:avLst/>
                    </a:prstGeom>
                    <a:noFill/>
                    <a:ln w="9525">
                      <a:noFill/>
                      <a:miter lim="800000"/>
                      <a:headEnd/>
                      <a:tailEnd/>
                    </a:ln>
                  </pic:spPr>
                </pic:pic>
              </a:graphicData>
            </a:graphic>
          </wp:anchor>
        </w:drawing>
      </w:r>
      <w:r>
        <w:rPr>
          <w:color w:val="999999"/>
          <w:sz w:val="12"/>
          <w:szCs w:val="12"/>
        </w:rPr>
        <w:t>Figure 1</w:t>
      </w:r>
    </w:p>
    <w:p w:rsidR="004B122F" w:rsidRDefault="004B122F" w:rsidP="004B122F">
      <w:pPr>
        <w:rPr>
          <w:sz w:val="24"/>
          <w:szCs w:val="24"/>
        </w:rPr>
      </w:pPr>
      <w:r>
        <w:t>On the uppermost line, shown in Figure 1, there are (from left to right): current time (</w:t>
      </w:r>
      <w:proofErr w:type="gramStart"/>
      <w:r>
        <w:t>hour:minute</w:t>
      </w:r>
      <w:proofErr w:type="gramEnd"/>
      <w:r>
        <w:t>:second), uptime (hour:minute), number of active user IDs, and load average.</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 xml:space="preserve">The first two are self-explanatory. How about the number of active user IDs? One might think it's the number of currently logged-in users, either interactively or not (via ssh, for example). Not exactly. It also counts the number of pseudo terminals spawned under certain user ID privileges. Let's say </w:t>
      </w:r>
      <w:proofErr w:type="gramStart"/>
      <w:r>
        <w:rPr>
          <w:rFonts w:ascii="Arial" w:hAnsi="Arial" w:cs="Arial"/>
          <w:color w:val="333333"/>
          <w:sz w:val="15"/>
          <w:szCs w:val="15"/>
        </w:rPr>
        <w:t>you</w:t>
      </w:r>
      <w:proofErr w:type="gramEnd"/>
      <w:r>
        <w:rPr>
          <w:rFonts w:ascii="Arial" w:hAnsi="Arial" w:cs="Arial"/>
          <w:color w:val="333333"/>
          <w:sz w:val="15"/>
          <w:szCs w:val="15"/>
        </w:rPr>
        <w:t xml:space="preserve"> login into GNOME as "joe" and then you spawn two xterm windows, then it counts you as three users. Top increments the number by one to account the existence of init process.</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Load average is the representation of the number of processes marked as runnable in the run queue. From left to right, they represent one-minute, five-minute, and 15-minute load averages. They are the same three numbers you can see in /proc/loadavg. A detailed explanation can be found in this</w:t>
      </w:r>
      <w:r>
        <w:rPr>
          <w:rStyle w:val="apple-converted-space"/>
          <w:rFonts w:ascii="Arial" w:hAnsi="Arial" w:cs="Arial"/>
          <w:color w:val="333333"/>
          <w:sz w:val="15"/>
          <w:szCs w:val="15"/>
        </w:rPr>
        <w:t> </w:t>
      </w:r>
      <w:hyperlink r:id="rId31" w:history="1">
        <w:r>
          <w:rPr>
            <w:rStyle w:val="Hyperlink"/>
            <w:rFonts w:ascii="Arial" w:hAnsi="Arial" w:cs="Arial"/>
            <w:color w:val="E37407"/>
            <w:sz w:val="15"/>
            <w:szCs w:val="15"/>
          </w:rPr>
          <w:t>Linux Journal</w:t>
        </w:r>
      </w:hyperlink>
      <w:r>
        <w:rPr>
          <w:rFonts w:ascii="Arial" w:hAnsi="Arial" w:cs="Arial"/>
          <w:color w:val="333333"/>
          <w:sz w:val="15"/>
          <w:szCs w:val="15"/>
        </w:rPr>
        <w:t>article. Bear in mind that a process in a runnable state doesn't neccessarily mean it's currently executed by the processor. It's a mark stating that "I (the task) am ready to be executed, but it's up to the scheduler to decide when to pick me up."</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For example, if you have a single dual-core processor and one-minute load average reads "2," then on average each core is executing one process. If it reads "4," then on average one process is being executed and one is waiting in each core. The actual situation might be different, since load average is actually showing "normalized trends" during certain intervals instead of discrete numbers at any given moment.</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Moving one line below, we see statistics about number of tasks in various states:</w:t>
      </w:r>
    </w:p>
    <w:p w:rsidR="004B122F" w:rsidRDefault="004B122F" w:rsidP="004B122F">
      <w:pPr>
        <w:numPr>
          <w:ilvl w:val="0"/>
          <w:numId w:val="7"/>
        </w:numPr>
        <w:shd w:val="clear" w:color="auto" w:fill="FFFFFF"/>
        <w:spacing w:before="100" w:beforeAutospacing="1" w:after="100" w:afterAutospacing="1" w:line="232" w:lineRule="atLeast"/>
        <w:ind w:left="0"/>
        <w:rPr>
          <w:rFonts w:ascii="Arial" w:hAnsi="Arial" w:cs="Arial"/>
          <w:color w:val="333333"/>
          <w:sz w:val="15"/>
          <w:szCs w:val="15"/>
        </w:rPr>
      </w:pPr>
      <w:r>
        <w:rPr>
          <w:rFonts w:ascii="Arial" w:hAnsi="Arial" w:cs="Arial"/>
          <w:color w:val="333333"/>
          <w:sz w:val="15"/>
          <w:szCs w:val="15"/>
        </w:rPr>
        <w:t>Running: as we have discussed before, this represents the number of tasks in a runnable state.</w:t>
      </w:r>
    </w:p>
    <w:p w:rsidR="004B122F" w:rsidRDefault="004B122F" w:rsidP="004B122F">
      <w:pPr>
        <w:numPr>
          <w:ilvl w:val="0"/>
          <w:numId w:val="7"/>
        </w:numPr>
        <w:shd w:val="clear" w:color="auto" w:fill="FFFFFF"/>
        <w:spacing w:before="100" w:beforeAutospacing="1" w:after="100" w:afterAutospacing="1" w:line="232" w:lineRule="atLeast"/>
        <w:ind w:left="0"/>
        <w:rPr>
          <w:rFonts w:ascii="Arial" w:hAnsi="Arial" w:cs="Arial"/>
          <w:color w:val="333333"/>
          <w:sz w:val="15"/>
          <w:szCs w:val="15"/>
        </w:rPr>
      </w:pPr>
      <w:r>
        <w:rPr>
          <w:rFonts w:ascii="Arial" w:hAnsi="Arial" w:cs="Arial"/>
          <w:color w:val="333333"/>
          <w:sz w:val="15"/>
          <w:szCs w:val="15"/>
        </w:rPr>
        <w:t>Sleeping: processes being blocked due to waiting for an event (e.g., time out or I/O completion). It accounts for both interruptible (can be awaken earlier by SysV signal) or uninterruptible (completely ignoring SysV signal) processes.</w:t>
      </w:r>
    </w:p>
    <w:p w:rsidR="004B122F" w:rsidRDefault="004B122F" w:rsidP="004B122F">
      <w:pPr>
        <w:numPr>
          <w:ilvl w:val="0"/>
          <w:numId w:val="7"/>
        </w:numPr>
        <w:shd w:val="clear" w:color="auto" w:fill="FFFFFF"/>
        <w:spacing w:before="100" w:beforeAutospacing="1" w:after="100" w:afterAutospacing="1" w:line="232" w:lineRule="atLeast"/>
        <w:ind w:left="0"/>
        <w:rPr>
          <w:rFonts w:ascii="Arial" w:hAnsi="Arial" w:cs="Arial"/>
          <w:color w:val="333333"/>
          <w:sz w:val="15"/>
          <w:szCs w:val="15"/>
        </w:rPr>
      </w:pPr>
      <w:r>
        <w:rPr>
          <w:rFonts w:ascii="Arial" w:hAnsi="Arial" w:cs="Arial"/>
          <w:color w:val="333333"/>
          <w:sz w:val="15"/>
          <w:szCs w:val="15"/>
        </w:rPr>
        <w:lastRenderedPageBreak/>
        <w:t>Stopped: the exact meaning here is "paused," not "terminated." In a terminal, you can stop a program by sending it a SIGSTOP signal or pressing Ctrl-Z if it's a foreground task.</w:t>
      </w:r>
    </w:p>
    <w:p w:rsidR="004B122F" w:rsidRDefault="004B122F" w:rsidP="004B122F">
      <w:pPr>
        <w:numPr>
          <w:ilvl w:val="0"/>
          <w:numId w:val="7"/>
        </w:numPr>
        <w:shd w:val="clear" w:color="auto" w:fill="FFFFFF"/>
        <w:spacing w:before="100" w:beforeAutospacing="1" w:after="100" w:afterAutospacing="1" w:line="232" w:lineRule="atLeast"/>
        <w:ind w:left="0"/>
        <w:rPr>
          <w:rFonts w:ascii="Arial" w:hAnsi="Arial" w:cs="Arial"/>
          <w:color w:val="333333"/>
          <w:sz w:val="15"/>
          <w:szCs w:val="15"/>
        </w:rPr>
      </w:pPr>
      <w:r>
        <w:rPr>
          <w:rFonts w:ascii="Arial" w:hAnsi="Arial" w:cs="Arial"/>
          <w:color w:val="333333"/>
          <w:sz w:val="15"/>
          <w:szCs w:val="15"/>
        </w:rPr>
        <w:t>Zombie: "A dead body without soul" might be a good analogy. After a child task is terminated, it is cleaned up and the only thing left is a task descriptor that includes a very important value: exit status. So if the number of zombies is high, that is a sign that one or more programs have a bug properly terminating child tasks.</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Now we enter CPU section statistics. By pressing "1," you could switch between cumulative and per-core/physical CPU usage. The numbers here are derived from /proc/stat. Top does the sampling and converts them from counter-based number into percentages.</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The two left-most fields,</w:t>
      </w:r>
      <w:r>
        <w:rPr>
          <w:rStyle w:val="apple-converted-space"/>
          <w:rFonts w:ascii="Arial" w:hAnsi="Arial" w:cs="Arial"/>
          <w:color w:val="333333"/>
          <w:sz w:val="15"/>
          <w:szCs w:val="15"/>
        </w:rPr>
        <w:t> </w:t>
      </w:r>
      <w:r>
        <w:rPr>
          <w:rStyle w:val="Emphasis"/>
          <w:rFonts w:ascii="Arial" w:hAnsi="Arial" w:cs="Arial"/>
          <w:color w:val="333333"/>
          <w:sz w:val="15"/>
          <w:szCs w:val="15"/>
        </w:rPr>
        <w:t>%us</w:t>
      </w:r>
      <w:r>
        <w:rPr>
          <w:rStyle w:val="apple-converted-space"/>
          <w:rFonts w:ascii="Arial" w:hAnsi="Arial" w:cs="Arial"/>
          <w:color w:val="333333"/>
          <w:sz w:val="15"/>
          <w:szCs w:val="15"/>
        </w:rPr>
        <w:t> </w:t>
      </w:r>
      <w:r>
        <w:rPr>
          <w:rFonts w:ascii="Arial" w:hAnsi="Arial" w:cs="Arial"/>
          <w:color w:val="333333"/>
          <w:sz w:val="15"/>
          <w:szCs w:val="15"/>
        </w:rPr>
        <w:t>and</w:t>
      </w:r>
      <w:r>
        <w:rPr>
          <w:rStyle w:val="apple-converted-space"/>
          <w:rFonts w:ascii="Arial" w:hAnsi="Arial" w:cs="Arial"/>
          <w:color w:val="333333"/>
          <w:sz w:val="15"/>
          <w:szCs w:val="15"/>
        </w:rPr>
        <w:t> </w:t>
      </w:r>
      <w:r>
        <w:rPr>
          <w:rStyle w:val="Emphasis"/>
          <w:rFonts w:ascii="Arial" w:hAnsi="Arial" w:cs="Arial"/>
          <w:color w:val="333333"/>
          <w:sz w:val="15"/>
          <w:szCs w:val="15"/>
        </w:rPr>
        <w:t>%sy</w:t>
      </w:r>
      <w:r>
        <w:rPr>
          <w:rFonts w:ascii="Arial" w:hAnsi="Arial" w:cs="Arial"/>
          <w:color w:val="333333"/>
          <w:sz w:val="15"/>
          <w:szCs w:val="15"/>
        </w:rPr>
        <w:t>, represent percentage of CPU time spent in user mode and kernel mode, respectively.</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What are user and kernel modes? Let's step back a bit and discuss the Intel x86 platform. In this case, the processor has four levels of privileges, ranging from 0 to 3, each called a "ring." Ring 0 is the most privileged domain--any codes executed when the CPU enters this level can access anything on the system. Ring 3 is the least-privileged domain.</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The Linux kernel, by default, doesn't use rings 1 or 2, except in certain conditions i.e., entering a hypervisor. Ring 0 is also known as kernel mode, because almost all of kernel codes are granted this privilege. Ring 3 is, easy to guess, known as user mode. User space codes live in this ring.</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This logical separation primarily serves as protection. User codes can do some work, but to touch underlying layers, such as reading or writing to the hard disk or allocating several kilobytes of RAM, the codes need to ask for kernel services, also known as system calls. System calls are composed of one or more kernel functions. They are running on behalf of the calling task. So from the privilege escalation point of view, it is the same task but switching from user mode to kernel mode. When a system call finishes, it returns a value and the task is moved back to user mode.</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In my opinion, a low or high number on both of these mode values is not really a big concern. We can consider it a way to identify our system's characteristics. If you find the</w:t>
      </w:r>
      <w:r>
        <w:rPr>
          <w:rStyle w:val="apple-converted-space"/>
          <w:rFonts w:ascii="Arial" w:hAnsi="Arial" w:cs="Arial"/>
          <w:color w:val="333333"/>
          <w:sz w:val="15"/>
          <w:szCs w:val="15"/>
        </w:rPr>
        <w:t> </w:t>
      </w:r>
      <w:r>
        <w:rPr>
          <w:rStyle w:val="Emphasis"/>
          <w:rFonts w:ascii="Arial" w:hAnsi="Arial" w:cs="Arial"/>
          <w:color w:val="333333"/>
          <w:sz w:val="15"/>
          <w:szCs w:val="15"/>
        </w:rPr>
        <w:t>%sy</w:t>
      </w:r>
      <w:r>
        <w:rPr>
          <w:rStyle w:val="apple-converted-space"/>
          <w:rFonts w:ascii="Arial" w:hAnsi="Arial" w:cs="Arial"/>
          <w:color w:val="333333"/>
          <w:sz w:val="15"/>
          <w:szCs w:val="15"/>
        </w:rPr>
        <w:t> </w:t>
      </w:r>
      <w:r>
        <w:rPr>
          <w:rFonts w:ascii="Arial" w:hAnsi="Arial" w:cs="Arial"/>
          <w:color w:val="333333"/>
          <w:sz w:val="15"/>
          <w:szCs w:val="15"/>
        </w:rPr>
        <w:t>higher than %us most of the time, it is likely that your machine serves as a file server, database server, or something similar. On the other hand, a higher</w:t>
      </w:r>
      <w:r>
        <w:rPr>
          <w:rStyle w:val="apple-converted-space"/>
          <w:rFonts w:ascii="Arial" w:hAnsi="Arial" w:cs="Arial"/>
          <w:color w:val="333333"/>
          <w:sz w:val="15"/>
          <w:szCs w:val="15"/>
        </w:rPr>
        <w:t> </w:t>
      </w:r>
      <w:r>
        <w:rPr>
          <w:rStyle w:val="Emphasis"/>
          <w:rFonts w:ascii="Arial" w:hAnsi="Arial" w:cs="Arial"/>
          <w:color w:val="333333"/>
          <w:sz w:val="15"/>
          <w:szCs w:val="15"/>
        </w:rPr>
        <w:t>%us</w:t>
      </w:r>
      <w:r>
        <w:rPr>
          <w:rStyle w:val="apple-converted-space"/>
          <w:rFonts w:ascii="Arial" w:hAnsi="Arial" w:cs="Arial"/>
          <w:color w:val="333333"/>
          <w:sz w:val="15"/>
          <w:szCs w:val="15"/>
        </w:rPr>
        <w:t> </w:t>
      </w:r>
      <w:r>
        <w:rPr>
          <w:rFonts w:ascii="Arial" w:hAnsi="Arial" w:cs="Arial"/>
          <w:color w:val="333333"/>
          <w:sz w:val="15"/>
          <w:szCs w:val="15"/>
        </w:rPr>
        <w:t>means your machine does a lot of number crunching.</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High</w:t>
      </w:r>
      <w:r>
        <w:rPr>
          <w:rStyle w:val="apple-converted-space"/>
          <w:rFonts w:ascii="Arial" w:hAnsi="Arial" w:cs="Arial"/>
          <w:color w:val="333333"/>
          <w:sz w:val="15"/>
          <w:szCs w:val="15"/>
        </w:rPr>
        <w:t> </w:t>
      </w:r>
      <w:r>
        <w:rPr>
          <w:rStyle w:val="Emphasis"/>
          <w:rFonts w:ascii="Arial" w:hAnsi="Arial" w:cs="Arial"/>
          <w:color w:val="333333"/>
          <w:sz w:val="15"/>
          <w:szCs w:val="15"/>
        </w:rPr>
        <w:t>%sy</w:t>
      </w:r>
      <w:r>
        <w:rPr>
          <w:rStyle w:val="apple-converted-space"/>
          <w:rFonts w:ascii="Arial" w:hAnsi="Arial" w:cs="Arial"/>
          <w:color w:val="333333"/>
          <w:sz w:val="15"/>
          <w:szCs w:val="15"/>
        </w:rPr>
        <w:t> </w:t>
      </w:r>
      <w:r>
        <w:rPr>
          <w:rFonts w:ascii="Arial" w:hAnsi="Arial" w:cs="Arial"/>
          <w:color w:val="333333"/>
          <w:sz w:val="15"/>
          <w:szCs w:val="15"/>
        </w:rPr>
        <w:t>values could also mean some kernel threads are busy doing something. Kernel threads are like normal tasks, but they have a fundamental difference: they operate entirely in kernel mode. Kernel threads are created to do a specific job.</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For example: pdflush writes back updated page caches to the related storage, and a migration thread does the load balancing between CPUs by reassigning some tasks to less-loaded processors. If kernel threads spend too much time in kernel mode, user space tasks will have less of a chance to run. Even with the latest scheduler like the</w:t>
      </w:r>
      <w:r>
        <w:rPr>
          <w:rStyle w:val="apple-converted-space"/>
          <w:rFonts w:ascii="Arial" w:hAnsi="Arial" w:cs="Arial"/>
          <w:color w:val="333333"/>
          <w:sz w:val="15"/>
          <w:szCs w:val="15"/>
        </w:rPr>
        <w:t> </w:t>
      </w:r>
      <w:hyperlink r:id="rId32" w:tooltip="cfs" w:history="1">
        <w:r>
          <w:rPr>
            <w:rStyle w:val="Hyperlink"/>
            <w:rFonts w:ascii="Arial" w:hAnsi="Arial" w:cs="Arial"/>
            <w:color w:val="E37407"/>
            <w:sz w:val="15"/>
            <w:szCs w:val="15"/>
          </w:rPr>
          <w:t>Completely Fair Scheduler</w:t>
        </w:r>
      </w:hyperlink>
      <w:r>
        <w:rPr>
          <w:rStyle w:val="apple-converted-space"/>
          <w:rFonts w:ascii="Arial" w:hAnsi="Arial" w:cs="Arial"/>
          <w:color w:val="333333"/>
          <w:sz w:val="15"/>
          <w:szCs w:val="15"/>
        </w:rPr>
        <w:t> </w:t>
      </w:r>
      <w:r>
        <w:rPr>
          <w:rFonts w:ascii="Arial" w:hAnsi="Arial" w:cs="Arial"/>
          <w:color w:val="333333"/>
          <w:sz w:val="15"/>
          <w:szCs w:val="15"/>
        </w:rPr>
        <w:t>(CFS), which provides better fairness, you should read the related documentation to fine-tune the kernel thread.</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Style w:val="Emphasis"/>
          <w:rFonts w:ascii="Arial" w:hAnsi="Arial" w:cs="Arial"/>
          <w:color w:val="333333"/>
          <w:sz w:val="15"/>
          <w:szCs w:val="15"/>
        </w:rPr>
        <w:t>%hi</w:t>
      </w:r>
      <w:r>
        <w:rPr>
          <w:rStyle w:val="apple-converted-space"/>
          <w:rFonts w:ascii="Arial" w:hAnsi="Arial" w:cs="Arial"/>
          <w:color w:val="333333"/>
          <w:sz w:val="15"/>
          <w:szCs w:val="15"/>
        </w:rPr>
        <w:t> </w:t>
      </w:r>
      <w:r>
        <w:rPr>
          <w:rFonts w:ascii="Arial" w:hAnsi="Arial" w:cs="Arial"/>
          <w:color w:val="333333"/>
          <w:sz w:val="15"/>
          <w:szCs w:val="15"/>
        </w:rPr>
        <w:t>and</w:t>
      </w:r>
      <w:r>
        <w:rPr>
          <w:rStyle w:val="apple-converted-space"/>
          <w:rFonts w:ascii="Arial" w:hAnsi="Arial" w:cs="Arial"/>
          <w:color w:val="333333"/>
          <w:sz w:val="15"/>
          <w:szCs w:val="15"/>
        </w:rPr>
        <w:t> </w:t>
      </w:r>
      <w:r>
        <w:rPr>
          <w:rStyle w:val="Emphasis"/>
          <w:rFonts w:ascii="Arial" w:hAnsi="Arial" w:cs="Arial"/>
          <w:color w:val="333333"/>
          <w:sz w:val="15"/>
          <w:szCs w:val="15"/>
        </w:rPr>
        <w:t>%si</w:t>
      </w:r>
      <w:r>
        <w:rPr>
          <w:rStyle w:val="apple-converted-space"/>
          <w:rFonts w:ascii="Arial" w:hAnsi="Arial" w:cs="Arial"/>
          <w:color w:val="333333"/>
          <w:sz w:val="15"/>
          <w:szCs w:val="15"/>
        </w:rPr>
        <w:t> </w:t>
      </w:r>
      <w:r>
        <w:rPr>
          <w:rFonts w:ascii="Arial" w:hAnsi="Arial" w:cs="Arial"/>
          <w:color w:val="333333"/>
          <w:sz w:val="15"/>
          <w:szCs w:val="15"/>
        </w:rPr>
        <w:t>are statistics related to CPU servicing interrupts.</w:t>
      </w:r>
      <w:r>
        <w:rPr>
          <w:rStyle w:val="apple-converted-space"/>
          <w:rFonts w:ascii="Arial" w:hAnsi="Arial" w:cs="Arial"/>
          <w:color w:val="333333"/>
          <w:sz w:val="15"/>
          <w:szCs w:val="15"/>
        </w:rPr>
        <w:t> </w:t>
      </w:r>
      <w:r>
        <w:rPr>
          <w:rStyle w:val="Emphasis"/>
          <w:rFonts w:ascii="Arial" w:hAnsi="Arial" w:cs="Arial"/>
          <w:color w:val="333333"/>
          <w:sz w:val="15"/>
          <w:szCs w:val="15"/>
        </w:rPr>
        <w:t>%hi</w:t>
      </w:r>
      <w:r>
        <w:rPr>
          <w:rStyle w:val="apple-converted-space"/>
          <w:rFonts w:ascii="Arial" w:hAnsi="Arial" w:cs="Arial"/>
          <w:color w:val="333333"/>
          <w:sz w:val="15"/>
          <w:szCs w:val="15"/>
        </w:rPr>
        <w:t> </w:t>
      </w:r>
      <w:r>
        <w:rPr>
          <w:rFonts w:ascii="Arial" w:hAnsi="Arial" w:cs="Arial"/>
          <w:color w:val="333333"/>
          <w:sz w:val="15"/>
          <w:szCs w:val="15"/>
        </w:rPr>
        <w:t>is the percentage of CPU time servicing hard interrupts, while</w:t>
      </w:r>
      <w:r>
        <w:rPr>
          <w:rStyle w:val="apple-converted-space"/>
          <w:rFonts w:ascii="Arial" w:hAnsi="Arial" w:cs="Arial"/>
          <w:color w:val="333333"/>
          <w:sz w:val="15"/>
          <w:szCs w:val="15"/>
        </w:rPr>
        <w:t> </w:t>
      </w:r>
      <w:r>
        <w:rPr>
          <w:rStyle w:val="Emphasis"/>
          <w:rFonts w:ascii="Arial" w:hAnsi="Arial" w:cs="Arial"/>
          <w:color w:val="333333"/>
          <w:sz w:val="15"/>
          <w:szCs w:val="15"/>
        </w:rPr>
        <w:t>%si</w:t>
      </w:r>
      <w:r>
        <w:rPr>
          <w:rStyle w:val="apple-converted-space"/>
          <w:rFonts w:ascii="Arial" w:hAnsi="Arial" w:cs="Arial"/>
          <w:color w:val="333333"/>
          <w:sz w:val="15"/>
          <w:szCs w:val="15"/>
        </w:rPr>
        <w:t> </w:t>
      </w:r>
      <w:r>
        <w:rPr>
          <w:rFonts w:ascii="Arial" w:hAnsi="Arial" w:cs="Arial"/>
          <w:color w:val="333333"/>
          <w:sz w:val="15"/>
          <w:szCs w:val="15"/>
        </w:rPr>
        <w:t>is when CPU denotes the soft interrupt time percentage.</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Okay, so why are they called "soft" and "hard"? A little background on how Linux kernel handles interrupt first: when an interrupt arrives on a certain IRQ line, the Linux kernel quickly acknowledges it. The related handler in the IDT (Interrupt Descriptor Table) is executed. This acknowledgment process is done while disabling interrupt delivery in the local processor. This is why it has to be quick; if not, the number of pending interrupts will rise and will make hardware response worse.</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The solution? Acknowledge fast, prepare some data, and then defer the real work until later. This deferred job is called a soft interrupt, because it's not really an interrupt but treated like one. By dividing the work of interrupt handling, system response gets smoother and indirectly gives user space code more time to run. Why? Simple--the interrupt handler runs in kernel mode, just like when we perform a system call.</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A high</w:t>
      </w:r>
      <w:r>
        <w:rPr>
          <w:rStyle w:val="apple-converted-space"/>
          <w:rFonts w:ascii="Arial" w:hAnsi="Arial" w:cs="Arial"/>
          <w:color w:val="333333"/>
          <w:sz w:val="15"/>
          <w:szCs w:val="15"/>
        </w:rPr>
        <w:t> </w:t>
      </w:r>
      <w:r>
        <w:rPr>
          <w:rStyle w:val="Emphasis"/>
          <w:rFonts w:ascii="Arial" w:hAnsi="Arial" w:cs="Arial"/>
          <w:color w:val="333333"/>
          <w:sz w:val="15"/>
          <w:szCs w:val="15"/>
        </w:rPr>
        <w:t>%hi</w:t>
      </w:r>
      <w:r>
        <w:rPr>
          <w:rStyle w:val="apple-converted-space"/>
          <w:rFonts w:ascii="Arial" w:hAnsi="Arial" w:cs="Arial"/>
          <w:color w:val="333333"/>
          <w:sz w:val="15"/>
          <w:szCs w:val="15"/>
        </w:rPr>
        <w:t> </w:t>
      </w:r>
      <w:r>
        <w:rPr>
          <w:rFonts w:ascii="Arial" w:hAnsi="Arial" w:cs="Arial"/>
          <w:color w:val="333333"/>
          <w:sz w:val="15"/>
          <w:szCs w:val="15"/>
        </w:rPr>
        <w:t>value means one or more devices are too busy doing their work, and are most likely overloaded. In certain cases, it might mean the device is broken, so it's good to do a thorough checking before it gets worse. Check /proc/interrupts and you can pinpoint the source.</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Regarding</w:t>
      </w:r>
      <w:r>
        <w:rPr>
          <w:rStyle w:val="apple-converted-space"/>
          <w:rFonts w:ascii="Arial" w:hAnsi="Arial" w:cs="Arial"/>
          <w:color w:val="333333"/>
          <w:sz w:val="15"/>
          <w:szCs w:val="15"/>
        </w:rPr>
        <w:t> </w:t>
      </w:r>
      <w:r>
        <w:rPr>
          <w:rStyle w:val="Emphasis"/>
          <w:rFonts w:ascii="Arial" w:hAnsi="Arial" w:cs="Arial"/>
          <w:color w:val="333333"/>
          <w:sz w:val="15"/>
          <w:szCs w:val="15"/>
        </w:rPr>
        <w:t>%si</w:t>
      </w:r>
      <w:r>
        <w:rPr>
          <w:rFonts w:ascii="Arial" w:hAnsi="Arial" w:cs="Arial"/>
          <w:color w:val="333333"/>
          <w:sz w:val="15"/>
          <w:szCs w:val="15"/>
        </w:rPr>
        <w:t xml:space="preserve">, a high number here doesn't always </w:t>
      </w:r>
      <w:proofErr w:type="gramStart"/>
      <w:r>
        <w:rPr>
          <w:rFonts w:ascii="Arial" w:hAnsi="Arial" w:cs="Arial"/>
          <w:color w:val="333333"/>
          <w:sz w:val="15"/>
          <w:szCs w:val="15"/>
        </w:rPr>
        <w:t>related</w:t>
      </w:r>
      <w:proofErr w:type="gramEnd"/>
      <w:r>
        <w:rPr>
          <w:rFonts w:ascii="Arial" w:hAnsi="Arial" w:cs="Arial"/>
          <w:color w:val="333333"/>
          <w:sz w:val="15"/>
          <w:szCs w:val="15"/>
        </w:rPr>
        <w:t xml:space="preserve"> to high frequency of real interrupts. Dividing work between the real interrupt handler and soft IRQs is the driver's job, so high</w:t>
      </w:r>
      <w:r>
        <w:rPr>
          <w:rStyle w:val="apple-converted-space"/>
          <w:rFonts w:ascii="Arial" w:hAnsi="Arial" w:cs="Arial"/>
          <w:color w:val="333333"/>
          <w:sz w:val="15"/>
          <w:szCs w:val="15"/>
        </w:rPr>
        <w:t> </w:t>
      </w:r>
      <w:r>
        <w:rPr>
          <w:rStyle w:val="Emphasis"/>
          <w:rFonts w:ascii="Arial" w:hAnsi="Arial" w:cs="Arial"/>
          <w:color w:val="333333"/>
          <w:sz w:val="15"/>
          <w:szCs w:val="15"/>
        </w:rPr>
        <w:t>%si</w:t>
      </w:r>
      <w:r>
        <w:rPr>
          <w:rStyle w:val="apple-converted-space"/>
          <w:rFonts w:ascii="Arial" w:hAnsi="Arial" w:cs="Arial"/>
          <w:color w:val="333333"/>
          <w:sz w:val="15"/>
          <w:szCs w:val="15"/>
        </w:rPr>
        <w:t> </w:t>
      </w:r>
      <w:r>
        <w:rPr>
          <w:rFonts w:ascii="Arial" w:hAnsi="Arial" w:cs="Arial"/>
          <w:color w:val="333333"/>
          <w:sz w:val="15"/>
          <w:szCs w:val="15"/>
        </w:rPr>
        <w:t>tends to show there's something needed to optimize inside the driver. The easiest way to optimize is upgrade your kernel. If you compile the kernel on your own, use the configuration file of the old kernel as the base config of your new kernel, so you can compare the result of soft IRQ management. Any third-party drivers should also be upgraded. A raw observation using Google tells that network drivers are usually the source of the problem.</w:t>
      </w:r>
    </w:p>
    <w:p w:rsidR="004B122F" w:rsidRDefault="004B122F" w:rsidP="004B122F">
      <w:pPr>
        <w:pStyle w:val="Heading2"/>
        <w:shd w:val="clear" w:color="auto" w:fill="FFFFFF"/>
        <w:spacing w:before="121" w:after="121" w:line="218" w:lineRule="atLeast"/>
        <w:rPr>
          <w:rFonts w:ascii="Arial" w:hAnsi="Arial" w:cs="Arial"/>
          <w:b w:val="0"/>
          <w:bCs w:val="0"/>
          <w:color w:val="333333"/>
          <w:sz w:val="21"/>
          <w:szCs w:val="21"/>
        </w:rPr>
      </w:pPr>
      <w:r>
        <w:rPr>
          <w:rFonts w:ascii="Arial" w:hAnsi="Arial" w:cs="Arial"/>
          <w:b w:val="0"/>
          <w:bCs w:val="0"/>
          <w:color w:val="333333"/>
          <w:sz w:val="21"/>
          <w:szCs w:val="21"/>
        </w:rPr>
        <w:t>Memory Statistics</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Let's move on virtual memory statistics. This area is derived from /proc/meminfo content.</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 xml:space="preserve">What's "total memory" in your opinion? The size of your RAM? Not really. The real meaning is the total size of RAM that is mappable by your running kernel. If you're not using a kernel that has large addressing capability, the maximum addressable memory is around 896 Mb. 896 </w:t>
      </w:r>
      <w:r>
        <w:rPr>
          <w:rFonts w:ascii="Arial" w:hAnsi="Arial" w:cs="Arial"/>
          <w:color w:val="333333"/>
          <w:sz w:val="15"/>
          <w:szCs w:val="15"/>
        </w:rPr>
        <w:lastRenderedPageBreak/>
        <w:t>Mb is 1 Gb minus some reserved kernel-address space. Theoretically, 1 Gb is kernel address space, while 3 Gb is user-space address space in a 32-bit x86 architecture.</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To make sure your system can do large addressing, install a kernel package that contains strings such as "PAE," "bigmem," or "hugemem." Using this modified kernel, you can map up to 64 Gb using feature called PAE (Physical Address Extension).</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The two confusing fields in memory statistics are "buffers" and "cached." Cached? What's cache? First, one might get the wrong conclusion by its placement. Notice it is placed in "Swap" line, so one might take conclusion it is cache of swap or something similar. Not at all. It is actually part of "Mem" line, which describes physical memory consumption.</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Buffer is the in-memory copy of blocks as a result of the kernel performing raw disk access. For example, when kernel wants to read content of a file, first the kernel has to retrieve the information from the related inode. To read this inode, the kernel reads a block from the block device at a certain sector offset. Therefore, we can conclude that buffer size rises if there is access to inode or dentry (directory entry), or superblock (when we mount a partition), when directly accessing a file or block device.</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The cached field tells us the size of RAM used to cache the content of files being read recently. How is that different from buffer field? Recall that buffer size increases when we bypass the filesystem layer, and cached size increases when do the opposite. We can also see cached size as the degree of caching aggressiveness from the kernel. Both buffer and cache usually grow as we do more read operations--and this is perfectly normal. Subsequent reads could be satisfied by reading from cache, which enhances speed while reducing read latency.</w:t>
      </w:r>
    </w:p>
    <w:p w:rsidR="004B122F" w:rsidRDefault="004B122F" w:rsidP="004B122F">
      <w:pPr>
        <w:pStyle w:val="Heading2"/>
        <w:shd w:val="clear" w:color="auto" w:fill="FFFFFF"/>
        <w:spacing w:before="121" w:after="121" w:line="218" w:lineRule="atLeast"/>
        <w:rPr>
          <w:rFonts w:ascii="Arial" w:hAnsi="Arial" w:cs="Arial"/>
          <w:b w:val="0"/>
          <w:bCs w:val="0"/>
          <w:color w:val="333333"/>
          <w:sz w:val="21"/>
          <w:szCs w:val="21"/>
        </w:rPr>
      </w:pPr>
      <w:r>
        <w:rPr>
          <w:rFonts w:ascii="Arial" w:hAnsi="Arial" w:cs="Arial"/>
          <w:b w:val="0"/>
          <w:bCs w:val="0"/>
          <w:color w:val="333333"/>
          <w:sz w:val="21"/>
          <w:szCs w:val="21"/>
        </w:rPr>
        <w:t>Per-process Statistics</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The rest of the top's dashboard is per-process statistics. This is a very wide subtopic to cover, so choice must be made:</w:t>
      </w:r>
    </w:p>
    <w:p w:rsidR="004B122F" w:rsidRDefault="004B122F" w:rsidP="004B122F">
      <w:pPr>
        <w:numPr>
          <w:ilvl w:val="0"/>
          <w:numId w:val="8"/>
        </w:numPr>
        <w:shd w:val="clear" w:color="auto" w:fill="FFFFFF"/>
        <w:spacing w:before="100" w:beforeAutospacing="1" w:after="100" w:afterAutospacing="1" w:line="232" w:lineRule="atLeast"/>
        <w:ind w:left="0"/>
        <w:rPr>
          <w:rFonts w:ascii="Arial" w:hAnsi="Arial" w:cs="Arial"/>
          <w:color w:val="333333"/>
          <w:sz w:val="15"/>
          <w:szCs w:val="15"/>
        </w:rPr>
      </w:pPr>
      <w:r>
        <w:rPr>
          <w:rFonts w:ascii="Arial" w:hAnsi="Arial" w:cs="Arial"/>
          <w:color w:val="333333"/>
          <w:sz w:val="15"/>
          <w:szCs w:val="15"/>
        </w:rPr>
        <w:t>Uncover the meaning of memory related fields: VIRT, RES, SHR, nFLT, and nDRT</w:t>
      </w:r>
    </w:p>
    <w:p w:rsidR="004B122F" w:rsidRDefault="004B122F" w:rsidP="004B122F">
      <w:pPr>
        <w:numPr>
          <w:ilvl w:val="0"/>
          <w:numId w:val="8"/>
        </w:numPr>
        <w:shd w:val="clear" w:color="auto" w:fill="FFFFFF"/>
        <w:spacing w:before="100" w:beforeAutospacing="1" w:after="100" w:afterAutospacing="1" w:line="232" w:lineRule="atLeast"/>
        <w:ind w:left="0"/>
        <w:rPr>
          <w:rFonts w:ascii="Arial" w:hAnsi="Arial" w:cs="Arial"/>
          <w:color w:val="333333"/>
          <w:sz w:val="15"/>
          <w:szCs w:val="15"/>
        </w:rPr>
      </w:pPr>
      <w:r>
        <w:rPr>
          <w:rFonts w:ascii="Arial" w:hAnsi="Arial" w:cs="Arial"/>
          <w:color w:val="333333"/>
          <w:sz w:val="15"/>
          <w:szCs w:val="15"/>
        </w:rPr>
        <w:t>Understanding NI and PR fields and the connection between the two</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"How much memory is allocated by task X?" you ask. You're confused between looking at VIRT, RES, or SHR. Before answering that, I'll take a quick recap about two types of memory area: anonymous or file-backed.</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 xml:space="preserve">An example of an anonymous memory area is the result of executing </w:t>
      </w:r>
      <w:proofErr w:type="gramStart"/>
      <w:r>
        <w:rPr>
          <w:rFonts w:ascii="Arial" w:hAnsi="Arial" w:cs="Arial"/>
          <w:color w:val="333333"/>
          <w:sz w:val="15"/>
          <w:szCs w:val="15"/>
        </w:rPr>
        <w:t>malloc(</w:t>
      </w:r>
      <w:proofErr w:type="gramEnd"/>
      <w:r>
        <w:rPr>
          <w:rFonts w:ascii="Arial" w:hAnsi="Arial" w:cs="Arial"/>
          <w:color w:val="333333"/>
          <w:sz w:val="15"/>
          <w:szCs w:val="15"/>
        </w:rPr>
        <w:t>), a C function for requesting certain amount of memory. It might happen when your word processor allocates a buffer to hold the characters you have typed. Or when a web browser prepares chunks of memory to display a website.</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What about file-backed memory area? When your program loads a shared library, a program called loader loads and maps the requested library into process's address space. Thus, from the program's point of view, accessing the library (i.e., calling a function) is like pointing to certain memory address. Refer to this</w:t>
      </w:r>
      <w:hyperlink r:id="rId33" w:tooltip="oomkiller" w:history="1">
        <w:r>
          <w:rPr>
            <w:rStyle w:val="Hyperlink"/>
            <w:rFonts w:ascii="Arial" w:hAnsi="Arial" w:cs="Arial"/>
            <w:color w:val="E37407"/>
            <w:sz w:val="15"/>
            <w:szCs w:val="15"/>
          </w:rPr>
          <w:t>LinuxDevCenter article</w:t>
        </w:r>
      </w:hyperlink>
      <w:r>
        <w:rPr>
          <w:rStyle w:val="apple-converted-space"/>
          <w:rFonts w:ascii="Arial" w:hAnsi="Arial" w:cs="Arial"/>
          <w:color w:val="333333"/>
          <w:sz w:val="15"/>
          <w:szCs w:val="15"/>
        </w:rPr>
        <w:t> </w:t>
      </w:r>
      <w:r>
        <w:rPr>
          <w:rFonts w:ascii="Arial" w:hAnsi="Arial" w:cs="Arial"/>
          <w:color w:val="333333"/>
          <w:sz w:val="15"/>
          <w:szCs w:val="15"/>
        </w:rPr>
        <w:t>for further information about memory allocation.</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VIRT refers to the length of memory area, while RES shows us how many memory blocks (called pages) are really allocated and mapped to process address space. Thus, VIRT is like talking about the size of the land we own, but the house, what RES represents, built on top of it doesn't necessarily have to occupy the entire space. Quite likely, RES is far smaller than VIRT and it's perfectly logical because of the demands of the paging mechanism, which only allocate pages when it is really needed. So, the answer is clear: RES shows you the approximation of per-process memory consumption.</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But RES itself has a flaw. Recall that we include the size of file-backed memory area in the calculation (e.g., for the shared library). We know that two or more running programs might use same set of libraries. Think about KDE- or GNOME-based programs. When you run those programs, they will refer to the same libraries but mapped to their own address space. You might get the wrong conclusion those programs require a big area, while in reality the sum of pages that belong to the running programs are lower than the sum of their RES.</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This is where SHR comes to rescue. SHR shows us the size of the file-backed memory area. Thus, RES minus SHR leaves us with the size of anonymous memory area. So, actual memory consumption of a process is somewhere between RES and RES minus SHR, depending on how many shared libraries are loaded by any given process and other processes using those same libraries.</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Let's move to other fields: nFLT and nDRT. These two fields don't show up by default, so you need to select them first by pressing 'f' or 'o' and pressing the key representing the field. Recall that the kernel does demand paging if a process points to valid memory address but no page is present there. The formal name of this condition is page fault. Page fault has two types: minor and major fault. Minor page faults happen if no storage access is involved. On the other hand, major page faults do involve storage access.</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A minor page fault is connected with the anonymous memory area, because there is no need to read the disk. The exception to this is when the pages are swapped out. A major page fault is connected to the file-backed memory area. On every major fault, disk blocks are read and brought to RAM. However, thanks to page cache, if the target disk block's content is found there then it will be a minor fault.</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 xml:space="preserve">nFLT shown by top only counts the number of major page faults. If this number gets high, it is a good indication that you need more RAM. If free memory gets tight, some pages in page cache will be flushed out and anonymous memory will be swapped out. Thus, if they are </w:t>
      </w:r>
      <w:r>
        <w:rPr>
          <w:rFonts w:ascii="Arial" w:hAnsi="Arial" w:cs="Arial"/>
          <w:color w:val="333333"/>
          <w:sz w:val="15"/>
          <w:szCs w:val="15"/>
        </w:rPr>
        <w:lastRenderedPageBreak/>
        <w:t>accessed, additional major faults occur. Try to add more RAM, until you see moderate value for nFLT. Also check your program's internal log or statistics and see if high nFLT means reduced performance. Usually, latency has a tight relationship with major page faults.</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nDRT is supposed to display the number of dirty pages. But without a clear reason, this value (which is taken from rightmost field of /proc/&lt;pid&gt;/statm) always shows zero in Linux kernel 2.6.x. Hopefully somebody could fix the related kernel code, so top can correctly show the number. Meanwhile, you can check the size of dirty pages by checking /proc/&lt;pid&gt;/smaps. The statistics are broken down within each VMA (Virtual Memory Area) region.</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 xml:space="preserve">A dirty page means that a file-backed page contains modified data. This occurs when the kernel </w:t>
      </w:r>
      <w:proofErr w:type="gramStart"/>
      <w:r>
        <w:rPr>
          <w:rFonts w:ascii="Arial" w:hAnsi="Arial" w:cs="Arial"/>
          <w:color w:val="333333"/>
          <w:sz w:val="15"/>
          <w:szCs w:val="15"/>
        </w:rPr>
        <w:t>want</w:t>
      </w:r>
      <w:proofErr w:type="gramEnd"/>
      <w:r>
        <w:rPr>
          <w:rFonts w:ascii="Arial" w:hAnsi="Arial" w:cs="Arial"/>
          <w:color w:val="333333"/>
          <w:sz w:val="15"/>
          <w:szCs w:val="15"/>
        </w:rPr>
        <w:t xml:space="preserve"> to write to the disk. Except in direct I/O cases, the data are just written to page cache and the page itself is marked as dirty. Later, pdflush kernel threads periodically scan those dirty pages and write their contents to the disk. This asynchronous procedure prevents the writing task from being blocked too long.</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 xml:space="preserve">Now, we turn our attention to NI and PR field. These fields </w:t>
      </w:r>
      <w:proofErr w:type="gramStart"/>
      <w:r>
        <w:rPr>
          <w:rFonts w:ascii="Arial" w:hAnsi="Arial" w:cs="Arial"/>
          <w:color w:val="333333"/>
          <w:sz w:val="15"/>
          <w:szCs w:val="15"/>
        </w:rPr>
        <w:t>represents</w:t>
      </w:r>
      <w:proofErr w:type="gramEnd"/>
      <w:r>
        <w:rPr>
          <w:rFonts w:ascii="Arial" w:hAnsi="Arial" w:cs="Arial"/>
          <w:color w:val="333333"/>
          <w:sz w:val="15"/>
          <w:szCs w:val="15"/>
        </w:rPr>
        <w:t xml:space="preserve"> priority of a process. NI displays the nice level, a static priority assigned to a task when it is initialized. By default, every new process has nice level 0, but you can override it with the "nice" utility. NI ranges from -20 to 19. PR shows the dynamic priority, which is calculated based on the nice level. When a process begins its life, PR equals NI plus 20.</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During runtime, PR might go up or down depending on the kernel version you use. Pre-2.6.23 Linux kernel, PR can be any value within NI+20-x and NI+20+x.</w:t>
      </w:r>
      <w:r>
        <w:rPr>
          <w:rStyle w:val="apple-converted-space"/>
          <w:rFonts w:ascii="Arial" w:hAnsi="Arial" w:cs="Arial"/>
          <w:color w:val="333333"/>
          <w:sz w:val="15"/>
          <w:szCs w:val="15"/>
        </w:rPr>
        <w:t> </w:t>
      </w:r>
      <w:r>
        <w:rPr>
          <w:rStyle w:val="Emphasis"/>
          <w:rFonts w:ascii="Arial" w:hAnsi="Arial" w:cs="Arial"/>
          <w:color w:val="333333"/>
          <w:sz w:val="15"/>
          <w:szCs w:val="15"/>
        </w:rPr>
        <w:t>x</w:t>
      </w:r>
      <w:r>
        <w:rPr>
          <w:rStyle w:val="apple-converted-space"/>
          <w:rFonts w:ascii="Arial" w:hAnsi="Arial" w:cs="Arial"/>
          <w:color w:val="333333"/>
          <w:sz w:val="15"/>
          <w:szCs w:val="15"/>
        </w:rPr>
        <w:t> </w:t>
      </w:r>
      <w:r>
        <w:rPr>
          <w:rFonts w:ascii="Arial" w:hAnsi="Arial" w:cs="Arial"/>
          <w:color w:val="333333"/>
          <w:sz w:val="15"/>
          <w:szCs w:val="15"/>
        </w:rPr>
        <w:t>itself could be considered as "bonus" or "discount" point. If a process sleeps a lot, it will get bonus so its PR is decremented. Otherwise, if a process chews a lot of CPU time, its PR will be incremented. When the kernel scheduler wants to choose which process should run, the process with the lowest dynamic priority wins.</w:t>
      </w:r>
    </w:p>
    <w:p w:rsidR="004B122F" w:rsidRDefault="004B122F" w:rsidP="004B122F">
      <w:pPr>
        <w:pStyle w:val="NormalWeb"/>
        <w:shd w:val="clear" w:color="auto" w:fill="FFFFFF"/>
        <w:spacing w:before="121" w:beforeAutospacing="0" w:after="121" w:afterAutospacing="0" w:line="218" w:lineRule="atLeast"/>
        <w:rPr>
          <w:rFonts w:ascii="Arial" w:hAnsi="Arial" w:cs="Arial"/>
          <w:color w:val="333333"/>
          <w:sz w:val="15"/>
          <w:szCs w:val="15"/>
        </w:rPr>
      </w:pPr>
      <w:r>
        <w:rPr>
          <w:rFonts w:ascii="Arial" w:hAnsi="Arial" w:cs="Arial"/>
          <w:color w:val="333333"/>
          <w:sz w:val="15"/>
          <w:szCs w:val="15"/>
        </w:rPr>
        <w:t>In Linux 2.6.23 and above, PR is always NI plus 20. It is the consequence of the newly merged CFS scheduler, where sleep interval no longer solely dictates dynamic priority adjustment. And, now dynamic priority is not the main concern when selecting the next running task. Without going too deep into CFS internals, it is sufficient to say that the CFS scheduler selects the runnable process that currently consumes the least CPU virtual time. This is the "fairness" CFS wants to achieve, with every process having a proportional amount of CPU processing power, with PR acting as weighing factor to this fairness. Then we can conclude, with the implementation of CFS, a process with higher PR has a chance to preempt the lower one.</w:t>
      </w:r>
    </w:p>
    <w:p w:rsidR="00807044" w:rsidRDefault="00807044" w:rsidP="004B122F">
      <w:pPr>
        <w:pStyle w:val="NormalWeb"/>
        <w:shd w:val="clear" w:color="auto" w:fill="FFFFFF"/>
        <w:spacing w:before="121" w:beforeAutospacing="0" w:after="121" w:afterAutospacing="0" w:line="218" w:lineRule="atLeast"/>
        <w:rPr>
          <w:rFonts w:ascii="Arial" w:hAnsi="Arial" w:cs="Arial"/>
          <w:color w:val="333333"/>
          <w:sz w:val="15"/>
          <w:szCs w:val="15"/>
        </w:rPr>
      </w:pPr>
    </w:p>
    <w:p w:rsidR="00807044" w:rsidRDefault="00807044" w:rsidP="004B122F">
      <w:pPr>
        <w:pStyle w:val="NormalWeb"/>
        <w:shd w:val="clear" w:color="auto" w:fill="FFFFFF"/>
        <w:spacing w:before="121" w:beforeAutospacing="0" w:after="121" w:afterAutospacing="0" w:line="218" w:lineRule="atLeast"/>
        <w:rPr>
          <w:rFonts w:ascii="Arial" w:hAnsi="Arial" w:cs="Arial"/>
          <w:color w:val="333333"/>
          <w:sz w:val="15"/>
          <w:szCs w:val="15"/>
        </w:rPr>
      </w:pPr>
    </w:p>
    <w:p w:rsidR="00807044" w:rsidRDefault="00807044" w:rsidP="00807044">
      <w:pPr>
        <w:autoSpaceDE w:val="0"/>
        <w:autoSpaceDN w:val="0"/>
        <w:adjustRightInd w:val="0"/>
        <w:rPr>
          <w:rFonts w:ascii="Calibri" w:hAnsi="Calibri" w:cs="Calibri"/>
        </w:rPr>
      </w:pPr>
      <w:r>
        <w:rPr>
          <w:rFonts w:ascii="Calibri" w:hAnsi="Calibri" w:cs="Calibri"/>
        </w:rPr>
        <w:t xml:space="preserve">Know what is happening in “real time” on your systems is in my opinion the basis to use and optimize your OS. On ArchLinux or better on GNU/Linux in general the top command can help us, this is a very useful system monitor that is really easy to use, and that can also </w:t>
      </w:r>
      <w:proofErr w:type="gramStart"/>
      <w:r>
        <w:rPr>
          <w:rFonts w:ascii="Calibri" w:hAnsi="Calibri" w:cs="Calibri"/>
        </w:rPr>
        <w:t>allows</w:t>
      </w:r>
      <w:proofErr w:type="gramEnd"/>
      <w:r>
        <w:rPr>
          <w:rFonts w:ascii="Calibri" w:hAnsi="Calibri" w:cs="Calibri"/>
        </w:rPr>
        <w:t xml:space="preserve"> us to understand why our OS suffers and which process use most resources. The command to be run on the terminal is:</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 top</w:t>
      </w:r>
    </w:p>
    <w:p w:rsidR="00807044" w:rsidRDefault="00807044" w:rsidP="00807044">
      <w:pPr>
        <w:autoSpaceDE w:val="0"/>
        <w:autoSpaceDN w:val="0"/>
        <w:adjustRightInd w:val="0"/>
        <w:rPr>
          <w:rFonts w:ascii="Calibri" w:hAnsi="Calibri" w:cs="Calibri"/>
        </w:rPr>
      </w:pPr>
      <w:r>
        <w:rPr>
          <w:rFonts w:ascii="Calibri" w:hAnsi="Calibri" w:cs="Calibri"/>
        </w:rPr>
        <w:t>And we’ll get a screen similar to the one on the right:</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Let’s see now every single row of this output to explain all the information found within the screen.</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 xml:space="preserve"> </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lastRenderedPageBreak/>
        <w:t>1° Row — top</w:t>
      </w:r>
    </w:p>
    <w:p w:rsidR="00807044" w:rsidRDefault="00807044" w:rsidP="00807044">
      <w:pPr>
        <w:autoSpaceDE w:val="0"/>
        <w:autoSpaceDN w:val="0"/>
        <w:adjustRightInd w:val="0"/>
        <w:rPr>
          <w:rFonts w:ascii="Calibri" w:hAnsi="Calibri" w:cs="Calibri"/>
        </w:rPr>
      </w:pPr>
      <w:r>
        <w:rPr>
          <w:rFonts w:ascii="Calibri" w:hAnsi="Calibri" w:cs="Calibri"/>
        </w:rPr>
        <w:t>topr1</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 xml:space="preserve"> </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This first line indicates in order:</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current time (11:37:19)</w:t>
      </w:r>
    </w:p>
    <w:p w:rsidR="00807044" w:rsidRDefault="00807044" w:rsidP="00807044">
      <w:pPr>
        <w:autoSpaceDE w:val="0"/>
        <w:autoSpaceDN w:val="0"/>
        <w:adjustRightInd w:val="0"/>
        <w:rPr>
          <w:rFonts w:ascii="Calibri" w:hAnsi="Calibri" w:cs="Calibri"/>
        </w:rPr>
      </w:pPr>
      <w:r>
        <w:rPr>
          <w:rFonts w:ascii="Calibri" w:hAnsi="Calibri" w:cs="Calibri"/>
        </w:rPr>
        <w:t>uptime of the machine (up 1 day, 1:25)</w:t>
      </w:r>
    </w:p>
    <w:p w:rsidR="00807044" w:rsidRDefault="00807044" w:rsidP="00807044">
      <w:pPr>
        <w:autoSpaceDE w:val="0"/>
        <w:autoSpaceDN w:val="0"/>
        <w:adjustRightInd w:val="0"/>
        <w:rPr>
          <w:rFonts w:ascii="Calibri" w:hAnsi="Calibri" w:cs="Calibri"/>
        </w:rPr>
      </w:pPr>
      <w:proofErr w:type="gramStart"/>
      <w:r>
        <w:rPr>
          <w:rFonts w:ascii="Calibri" w:hAnsi="Calibri" w:cs="Calibri"/>
        </w:rPr>
        <w:t>users</w:t>
      </w:r>
      <w:proofErr w:type="gramEnd"/>
      <w:r>
        <w:rPr>
          <w:rFonts w:ascii="Calibri" w:hAnsi="Calibri" w:cs="Calibri"/>
        </w:rPr>
        <w:t xml:space="preserve"> sessions logged in (3 users)</w:t>
      </w:r>
    </w:p>
    <w:p w:rsidR="00807044" w:rsidRDefault="00807044" w:rsidP="00807044">
      <w:pPr>
        <w:autoSpaceDE w:val="0"/>
        <w:autoSpaceDN w:val="0"/>
        <w:adjustRightInd w:val="0"/>
        <w:rPr>
          <w:rFonts w:ascii="Calibri" w:hAnsi="Calibri" w:cs="Calibri"/>
        </w:rPr>
      </w:pPr>
      <w:r>
        <w:rPr>
          <w:rFonts w:ascii="Calibri" w:hAnsi="Calibri" w:cs="Calibri"/>
        </w:rPr>
        <w:t>average load on the system (load average: 0.02, 0.12, 0.07) the 3 values refer to the last minute, five minutes and 15 minutes.</w:t>
      </w:r>
    </w:p>
    <w:p w:rsidR="00807044" w:rsidRDefault="00807044" w:rsidP="00807044">
      <w:pPr>
        <w:autoSpaceDE w:val="0"/>
        <w:autoSpaceDN w:val="0"/>
        <w:adjustRightInd w:val="0"/>
        <w:rPr>
          <w:rFonts w:ascii="Calibri" w:hAnsi="Calibri" w:cs="Calibri"/>
        </w:rPr>
      </w:pPr>
      <w:r>
        <w:rPr>
          <w:rFonts w:ascii="Calibri" w:hAnsi="Calibri" w:cs="Calibri"/>
        </w:rPr>
        <w:t>2° Row – task</w:t>
      </w:r>
    </w:p>
    <w:p w:rsidR="00807044" w:rsidRDefault="00807044" w:rsidP="00807044">
      <w:pPr>
        <w:autoSpaceDE w:val="0"/>
        <w:autoSpaceDN w:val="0"/>
        <w:adjustRightInd w:val="0"/>
        <w:rPr>
          <w:rFonts w:ascii="Calibri" w:hAnsi="Calibri" w:cs="Calibri"/>
        </w:rPr>
      </w:pPr>
      <w:r>
        <w:rPr>
          <w:rFonts w:ascii="Calibri" w:hAnsi="Calibri" w:cs="Calibri"/>
        </w:rPr>
        <w:t>topr2</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 xml:space="preserve"> </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The second row gives the following information:</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Processes running in totals (73 total)</w:t>
      </w:r>
    </w:p>
    <w:p w:rsidR="00807044" w:rsidRDefault="00807044" w:rsidP="00807044">
      <w:pPr>
        <w:autoSpaceDE w:val="0"/>
        <w:autoSpaceDN w:val="0"/>
        <w:adjustRightInd w:val="0"/>
        <w:rPr>
          <w:rFonts w:ascii="Calibri" w:hAnsi="Calibri" w:cs="Calibri"/>
        </w:rPr>
      </w:pPr>
      <w:r>
        <w:rPr>
          <w:rFonts w:ascii="Calibri" w:hAnsi="Calibri" w:cs="Calibri"/>
        </w:rPr>
        <w:t>Processes running (2 running)</w:t>
      </w:r>
    </w:p>
    <w:p w:rsidR="00807044" w:rsidRDefault="00807044" w:rsidP="00807044">
      <w:pPr>
        <w:autoSpaceDE w:val="0"/>
        <w:autoSpaceDN w:val="0"/>
        <w:adjustRightInd w:val="0"/>
        <w:rPr>
          <w:rFonts w:ascii="Calibri" w:hAnsi="Calibri" w:cs="Calibri"/>
        </w:rPr>
      </w:pPr>
      <w:r>
        <w:rPr>
          <w:rFonts w:ascii="Calibri" w:hAnsi="Calibri" w:cs="Calibri"/>
        </w:rPr>
        <w:t>Processes sleeping (71 sleeping)</w:t>
      </w:r>
    </w:p>
    <w:p w:rsidR="00807044" w:rsidRDefault="00807044" w:rsidP="00807044">
      <w:pPr>
        <w:autoSpaceDE w:val="0"/>
        <w:autoSpaceDN w:val="0"/>
        <w:adjustRightInd w:val="0"/>
        <w:rPr>
          <w:rFonts w:ascii="Calibri" w:hAnsi="Calibri" w:cs="Calibri"/>
        </w:rPr>
      </w:pPr>
      <w:r>
        <w:rPr>
          <w:rFonts w:ascii="Calibri" w:hAnsi="Calibri" w:cs="Calibri"/>
        </w:rPr>
        <w:t>Processes stopped (0 stopped)</w:t>
      </w:r>
    </w:p>
    <w:p w:rsidR="00807044" w:rsidRDefault="00807044" w:rsidP="00807044">
      <w:pPr>
        <w:autoSpaceDE w:val="0"/>
        <w:autoSpaceDN w:val="0"/>
        <w:adjustRightInd w:val="0"/>
        <w:rPr>
          <w:rFonts w:ascii="Calibri" w:hAnsi="Calibri" w:cs="Calibri"/>
        </w:rPr>
      </w:pPr>
      <w:r>
        <w:rPr>
          <w:rFonts w:ascii="Calibri" w:hAnsi="Calibri" w:cs="Calibri"/>
        </w:rPr>
        <w:t>Processes waiting to be stoppati from the parent process (0 zombie)</w:t>
      </w:r>
    </w:p>
    <w:p w:rsidR="00807044" w:rsidRDefault="00807044" w:rsidP="00807044">
      <w:pPr>
        <w:autoSpaceDE w:val="0"/>
        <w:autoSpaceDN w:val="0"/>
        <w:adjustRightInd w:val="0"/>
        <w:rPr>
          <w:rFonts w:ascii="Calibri" w:hAnsi="Calibri" w:cs="Calibri"/>
        </w:rPr>
      </w:pPr>
      <w:r>
        <w:rPr>
          <w:rFonts w:ascii="Calibri" w:hAnsi="Calibri" w:cs="Calibri"/>
        </w:rPr>
        <w:t>3° Row – cpu</w:t>
      </w:r>
    </w:p>
    <w:p w:rsidR="00807044" w:rsidRDefault="00807044" w:rsidP="00807044">
      <w:pPr>
        <w:autoSpaceDE w:val="0"/>
        <w:autoSpaceDN w:val="0"/>
        <w:adjustRightInd w:val="0"/>
        <w:rPr>
          <w:rFonts w:ascii="Calibri" w:hAnsi="Calibri" w:cs="Calibri"/>
        </w:rPr>
      </w:pPr>
      <w:r>
        <w:rPr>
          <w:rFonts w:ascii="Calibri" w:hAnsi="Calibri" w:cs="Calibri"/>
        </w:rPr>
        <w:t>topr3</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 xml:space="preserve"> </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 xml:space="preserve">The third line indicates how the cpu is used. If you sum up all the </w:t>
      </w:r>
      <w:proofErr w:type="gramStart"/>
      <w:r>
        <w:rPr>
          <w:rFonts w:ascii="Calibri" w:hAnsi="Calibri" w:cs="Calibri"/>
        </w:rPr>
        <w:t>percentages</w:t>
      </w:r>
      <w:proofErr w:type="gramEnd"/>
      <w:r>
        <w:rPr>
          <w:rFonts w:ascii="Calibri" w:hAnsi="Calibri" w:cs="Calibri"/>
        </w:rPr>
        <w:t xml:space="preserve"> the total will be 100% of the cpu. Let’s see what these values indicate in order:</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Percentage of the CPU for user processes (0.3%us)</w:t>
      </w:r>
    </w:p>
    <w:p w:rsidR="00807044" w:rsidRDefault="00807044" w:rsidP="00807044">
      <w:pPr>
        <w:autoSpaceDE w:val="0"/>
        <w:autoSpaceDN w:val="0"/>
        <w:adjustRightInd w:val="0"/>
        <w:rPr>
          <w:rFonts w:ascii="Calibri" w:hAnsi="Calibri" w:cs="Calibri"/>
        </w:rPr>
      </w:pPr>
      <w:r>
        <w:rPr>
          <w:rFonts w:ascii="Calibri" w:hAnsi="Calibri" w:cs="Calibri"/>
        </w:rPr>
        <w:t>Percentage of the CPU for system processes (0.0%sy)</w:t>
      </w:r>
    </w:p>
    <w:p w:rsidR="00807044" w:rsidRDefault="00807044" w:rsidP="00807044">
      <w:pPr>
        <w:autoSpaceDE w:val="0"/>
        <w:autoSpaceDN w:val="0"/>
        <w:adjustRightInd w:val="0"/>
        <w:rPr>
          <w:rFonts w:ascii="Calibri" w:hAnsi="Calibri" w:cs="Calibri"/>
        </w:rPr>
      </w:pPr>
      <w:r>
        <w:rPr>
          <w:rFonts w:ascii="Calibri" w:hAnsi="Calibri" w:cs="Calibri"/>
        </w:rPr>
        <w:t>Percentage of the CPU processes with priority upgrade nice (0.0%ni)</w:t>
      </w:r>
    </w:p>
    <w:p w:rsidR="00807044" w:rsidRDefault="00807044" w:rsidP="00807044">
      <w:pPr>
        <w:autoSpaceDE w:val="0"/>
        <w:autoSpaceDN w:val="0"/>
        <w:adjustRightInd w:val="0"/>
        <w:rPr>
          <w:rFonts w:ascii="Calibri" w:hAnsi="Calibri" w:cs="Calibri"/>
        </w:rPr>
      </w:pPr>
      <w:r>
        <w:rPr>
          <w:rFonts w:ascii="Calibri" w:hAnsi="Calibri" w:cs="Calibri"/>
        </w:rPr>
        <w:t>Percentage of the CPU not used (99,4%id)</w:t>
      </w:r>
    </w:p>
    <w:p w:rsidR="00807044" w:rsidRDefault="00807044" w:rsidP="00807044">
      <w:pPr>
        <w:autoSpaceDE w:val="0"/>
        <w:autoSpaceDN w:val="0"/>
        <w:adjustRightInd w:val="0"/>
        <w:rPr>
          <w:rFonts w:ascii="Calibri" w:hAnsi="Calibri" w:cs="Calibri"/>
        </w:rPr>
      </w:pPr>
      <w:r>
        <w:rPr>
          <w:rFonts w:ascii="Calibri" w:hAnsi="Calibri" w:cs="Calibri"/>
        </w:rPr>
        <w:t>Percentage of the CPU processes waiting for I/O operations(0.0%wa)</w:t>
      </w:r>
    </w:p>
    <w:p w:rsidR="00807044" w:rsidRDefault="00807044" w:rsidP="00807044">
      <w:pPr>
        <w:autoSpaceDE w:val="0"/>
        <w:autoSpaceDN w:val="0"/>
        <w:adjustRightInd w:val="0"/>
        <w:rPr>
          <w:rFonts w:ascii="Calibri" w:hAnsi="Calibri" w:cs="Calibri"/>
        </w:rPr>
      </w:pPr>
      <w:r>
        <w:rPr>
          <w:rFonts w:ascii="Calibri" w:hAnsi="Calibri" w:cs="Calibri"/>
        </w:rPr>
        <w:t>Percentage of the CPU serving hardware interrupts (0.3% hi — Hardware IRQ</w:t>
      </w:r>
    </w:p>
    <w:p w:rsidR="00807044" w:rsidRDefault="00807044" w:rsidP="00807044">
      <w:pPr>
        <w:autoSpaceDE w:val="0"/>
        <w:autoSpaceDN w:val="0"/>
        <w:adjustRightInd w:val="0"/>
        <w:rPr>
          <w:rFonts w:ascii="Calibri" w:hAnsi="Calibri" w:cs="Calibri"/>
        </w:rPr>
      </w:pPr>
      <w:r>
        <w:rPr>
          <w:rFonts w:ascii="Calibri" w:hAnsi="Calibri" w:cs="Calibri"/>
        </w:rPr>
        <w:t>Percentage of the CPU serving software interrupts (0.0% si — Software Interrupts</w:t>
      </w:r>
    </w:p>
    <w:p w:rsidR="00807044" w:rsidRDefault="00807044" w:rsidP="00807044">
      <w:pPr>
        <w:autoSpaceDE w:val="0"/>
        <w:autoSpaceDN w:val="0"/>
        <w:adjustRightInd w:val="0"/>
        <w:rPr>
          <w:rFonts w:ascii="Calibri" w:hAnsi="Calibri" w:cs="Calibri"/>
        </w:rPr>
      </w:pPr>
      <w:r>
        <w:rPr>
          <w:rFonts w:ascii="Calibri" w:hAnsi="Calibri" w:cs="Calibri"/>
        </w:rPr>
        <w:t>The amount of CPU ‘stolen’ from this virtual machine by the hypervisor for other tasks (such as running another virtual machine) this will be 0 on desktop and server without Virtual machine. (0.0%st — Steal Time)</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 xml:space="preserve"> </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4° and 5° Rows – memory usage</w:t>
      </w:r>
    </w:p>
    <w:p w:rsidR="00807044" w:rsidRDefault="00807044" w:rsidP="00807044">
      <w:pPr>
        <w:autoSpaceDE w:val="0"/>
        <w:autoSpaceDN w:val="0"/>
        <w:adjustRightInd w:val="0"/>
        <w:rPr>
          <w:rFonts w:ascii="Calibri" w:hAnsi="Calibri" w:cs="Calibri"/>
        </w:rPr>
      </w:pPr>
      <w:r>
        <w:rPr>
          <w:rFonts w:ascii="Calibri" w:hAnsi="Calibri" w:cs="Calibri"/>
        </w:rPr>
        <w:t>topr45</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 xml:space="preserve"> </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 xml:space="preserve"> </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lastRenderedPageBreak/>
        <w:t>The fourth and fifth rows respectively indicate the use of physical memory (RAM) and swap. In this order: Total memory in use, free, buffers cached. On this topic you can also read the following article</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Following Rows — Processes list</w:t>
      </w:r>
    </w:p>
    <w:p w:rsidR="00807044" w:rsidRDefault="00807044" w:rsidP="00807044">
      <w:pPr>
        <w:autoSpaceDE w:val="0"/>
        <w:autoSpaceDN w:val="0"/>
        <w:adjustRightInd w:val="0"/>
        <w:rPr>
          <w:rFonts w:ascii="Calibri" w:hAnsi="Calibri" w:cs="Calibri"/>
        </w:rPr>
      </w:pPr>
      <w:r>
        <w:rPr>
          <w:rFonts w:ascii="Calibri" w:hAnsi="Calibri" w:cs="Calibri"/>
        </w:rPr>
        <w:t>topr6</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 xml:space="preserve"> </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 xml:space="preserve"> </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And as last thing ordered by CPU usage (as default) there are the processes currently in use. Let’s see what information we can get in the different columns:</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 xml:space="preserve">PID – l’ID of the </w:t>
      </w:r>
      <w:proofErr w:type="gramStart"/>
      <w:r>
        <w:rPr>
          <w:rFonts w:ascii="Calibri" w:hAnsi="Calibri" w:cs="Calibri"/>
        </w:rPr>
        <w:t>process(</w:t>
      </w:r>
      <w:proofErr w:type="gramEnd"/>
      <w:r>
        <w:rPr>
          <w:rFonts w:ascii="Calibri" w:hAnsi="Calibri" w:cs="Calibri"/>
        </w:rPr>
        <w:t>4522)</w:t>
      </w:r>
    </w:p>
    <w:p w:rsidR="00807044" w:rsidRDefault="00807044" w:rsidP="00807044">
      <w:pPr>
        <w:autoSpaceDE w:val="0"/>
        <w:autoSpaceDN w:val="0"/>
        <w:adjustRightInd w:val="0"/>
        <w:rPr>
          <w:rFonts w:ascii="Calibri" w:hAnsi="Calibri" w:cs="Calibri"/>
        </w:rPr>
      </w:pPr>
      <w:r>
        <w:rPr>
          <w:rFonts w:ascii="Calibri" w:hAnsi="Calibri" w:cs="Calibri"/>
        </w:rPr>
        <w:t>USER – The user that is the owner of the process (root)</w:t>
      </w:r>
    </w:p>
    <w:p w:rsidR="00807044" w:rsidRDefault="00807044" w:rsidP="00807044">
      <w:pPr>
        <w:autoSpaceDE w:val="0"/>
        <w:autoSpaceDN w:val="0"/>
        <w:adjustRightInd w:val="0"/>
        <w:rPr>
          <w:rFonts w:ascii="Calibri" w:hAnsi="Calibri" w:cs="Calibri"/>
        </w:rPr>
      </w:pPr>
      <w:r>
        <w:rPr>
          <w:rFonts w:ascii="Calibri" w:hAnsi="Calibri" w:cs="Calibri"/>
        </w:rPr>
        <w:t>PR – priority of the process (15)</w:t>
      </w:r>
    </w:p>
    <w:p w:rsidR="00807044" w:rsidRDefault="00807044" w:rsidP="00807044">
      <w:pPr>
        <w:autoSpaceDE w:val="0"/>
        <w:autoSpaceDN w:val="0"/>
        <w:adjustRightInd w:val="0"/>
        <w:rPr>
          <w:rFonts w:ascii="Calibri" w:hAnsi="Calibri" w:cs="Calibri"/>
        </w:rPr>
      </w:pPr>
      <w:r>
        <w:rPr>
          <w:rFonts w:ascii="Calibri" w:hAnsi="Calibri" w:cs="Calibri"/>
        </w:rPr>
        <w:t>NI – The “NICE” value of the process (0)</w:t>
      </w:r>
    </w:p>
    <w:p w:rsidR="00807044" w:rsidRDefault="00807044" w:rsidP="00807044">
      <w:pPr>
        <w:autoSpaceDE w:val="0"/>
        <w:autoSpaceDN w:val="0"/>
        <w:adjustRightInd w:val="0"/>
        <w:rPr>
          <w:rFonts w:ascii="Calibri" w:hAnsi="Calibri" w:cs="Calibri"/>
        </w:rPr>
      </w:pPr>
      <w:r>
        <w:rPr>
          <w:rFonts w:ascii="Calibri" w:hAnsi="Calibri" w:cs="Calibri"/>
        </w:rPr>
        <w:t>VIRT – virtual memory used by the process (132m)</w:t>
      </w:r>
    </w:p>
    <w:p w:rsidR="00807044" w:rsidRDefault="00807044" w:rsidP="00807044">
      <w:pPr>
        <w:autoSpaceDE w:val="0"/>
        <w:autoSpaceDN w:val="0"/>
        <w:adjustRightInd w:val="0"/>
        <w:rPr>
          <w:rFonts w:ascii="Calibri" w:hAnsi="Calibri" w:cs="Calibri"/>
        </w:rPr>
      </w:pPr>
      <w:r>
        <w:rPr>
          <w:rFonts w:ascii="Calibri" w:hAnsi="Calibri" w:cs="Calibri"/>
        </w:rPr>
        <w:t>RES – physical memory used from the process (14m)</w:t>
      </w:r>
    </w:p>
    <w:p w:rsidR="00807044" w:rsidRDefault="00807044" w:rsidP="00807044">
      <w:pPr>
        <w:autoSpaceDE w:val="0"/>
        <w:autoSpaceDN w:val="0"/>
        <w:adjustRightInd w:val="0"/>
        <w:rPr>
          <w:rFonts w:ascii="Calibri" w:hAnsi="Calibri" w:cs="Calibri"/>
        </w:rPr>
      </w:pPr>
      <w:r>
        <w:rPr>
          <w:rFonts w:ascii="Calibri" w:hAnsi="Calibri" w:cs="Calibri"/>
        </w:rPr>
        <w:t>SHR – shared memory of the process (3204)</w:t>
      </w:r>
    </w:p>
    <w:p w:rsidR="00807044" w:rsidRDefault="00807044" w:rsidP="00807044">
      <w:pPr>
        <w:autoSpaceDE w:val="0"/>
        <w:autoSpaceDN w:val="0"/>
        <w:adjustRightInd w:val="0"/>
        <w:rPr>
          <w:rFonts w:ascii="Calibri" w:hAnsi="Calibri" w:cs="Calibri"/>
        </w:rPr>
      </w:pPr>
      <w:r>
        <w:rPr>
          <w:rFonts w:ascii="Calibri" w:hAnsi="Calibri" w:cs="Calibri"/>
        </w:rPr>
        <w:t>S – indicates the status of the process: S=sleep R=running Z=zombie (S)</w:t>
      </w:r>
    </w:p>
    <w:p w:rsidR="00807044" w:rsidRDefault="00807044" w:rsidP="00807044">
      <w:pPr>
        <w:autoSpaceDE w:val="0"/>
        <w:autoSpaceDN w:val="0"/>
        <w:adjustRightInd w:val="0"/>
        <w:rPr>
          <w:rFonts w:ascii="Calibri" w:hAnsi="Calibri" w:cs="Calibri"/>
        </w:rPr>
      </w:pPr>
      <w:r>
        <w:rPr>
          <w:rFonts w:ascii="Calibri" w:hAnsi="Calibri" w:cs="Calibri"/>
        </w:rPr>
        <w:t>%CPU – This is the percentage of CPU used by this process (0.3)</w:t>
      </w:r>
    </w:p>
    <w:p w:rsidR="00807044" w:rsidRDefault="00807044" w:rsidP="00807044">
      <w:pPr>
        <w:autoSpaceDE w:val="0"/>
        <w:autoSpaceDN w:val="0"/>
        <w:adjustRightInd w:val="0"/>
        <w:rPr>
          <w:rFonts w:ascii="Calibri" w:hAnsi="Calibri" w:cs="Calibri"/>
        </w:rPr>
      </w:pPr>
      <w:r>
        <w:rPr>
          <w:rFonts w:ascii="Calibri" w:hAnsi="Calibri" w:cs="Calibri"/>
        </w:rPr>
        <w:t>%MEM – This is the percentage of RAM used by the process (0.7)</w:t>
      </w:r>
    </w:p>
    <w:p w:rsidR="00807044" w:rsidRDefault="00807044" w:rsidP="00807044">
      <w:pPr>
        <w:autoSpaceDE w:val="0"/>
        <w:autoSpaceDN w:val="0"/>
        <w:adjustRightInd w:val="0"/>
        <w:rPr>
          <w:rFonts w:ascii="Calibri" w:hAnsi="Calibri" w:cs="Calibri"/>
        </w:rPr>
      </w:pPr>
      <w:r>
        <w:rPr>
          <w:rFonts w:ascii="Calibri" w:hAnsi="Calibri" w:cs="Calibri"/>
        </w:rPr>
        <w:t>TIME+ –This is the total time of activity of this process (0:17.75)</w:t>
      </w:r>
    </w:p>
    <w:p w:rsidR="00807044" w:rsidRDefault="00807044" w:rsidP="00807044">
      <w:pPr>
        <w:autoSpaceDE w:val="0"/>
        <w:autoSpaceDN w:val="0"/>
        <w:adjustRightInd w:val="0"/>
        <w:rPr>
          <w:rFonts w:ascii="Calibri" w:hAnsi="Calibri" w:cs="Calibri"/>
        </w:rPr>
      </w:pPr>
      <w:r>
        <w:rPr>
          <w:rFonts w:ascii="Calibri" w:hAnsi="Calibri" w:cs="Calibri"/>
        </w:rPr>
        <w:t>COMMAND – And this is the name of the process (bb_monitor.pl)</w:t>
      </w:r>
    </w:p>
    <w:p w:rsidR="00807044" w:rsidRDefault="00807044" w:rsidP="00807044">
      <w:pPr>
        <w:autoSpaceDE w:val="0"/>
        <w:autoSpaceDN w:val="0"/>
        <w:adjustRightInd w:val="0"/>
        <w:rPr>
          <w:rFonts w:ascii="Calibri" w:hAnsi="Calibri" w:cs="Calibri"/>
        </w:rPr>
      </w:pPr>
      <w:r>
        <w:rPr>
          <w:rFonts w:ascii="Calibri" w:hAnsi="Calibri" w:cs="Calibri"/>
        </w:rPr>
        <w:t>Conclusions</w:t>
      </w:r>
    </w:p>
    <w:p w:rsidR="00807044" w:rsidRDefault="00807044" w:rsidP="00807044">
      <w:pPr>
        <w:autoSpaceDE w:val="0"/>
        <w:autoSpaceDN w:val="0"/>
        <w:adjustRightInd w:val="0"/>
        <w:rPr>
          <w:rFonts w:ascii="Calibri" w:hAnsi="Calibri" w:cs="Calibri"/>
        </w:rPr>
      </w:pPr>
      <w:r>
        <w:rPr>
          <w:rFonts w:ascii="Calibri" w:hAnsi="Calibri" w:cs="Calibri"/>
        </w:rPr>
        <w:lastRenderedPageBreak/>
        <w:t>Now that we have seen in detail all the information that the command “top” returns, it will be easier to understand the reason of excessive load and/or the slowing of the system.</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 xml:space="preserve">A good alternative to </w:t>
      </w:r>
      <w:proofErr w:type="gramStart"/>
      <w:r>
        <w:rPr>
          <w:rFonts w:ascii="Calibri" w:hAnsi="Calibri" w:cs="Calibri"/>
        </w:rPr>
        <w:t>“ TOP</w:t>
      </w:r>
      <w:proofErr w:type="gramEnd"/>
      <w:r>
        <w:rPr>
          <w:rFonts w:ascii="Calibri" w:hAnsi="Calibri" w:cs="Calibri"/>
        </w:rPr>
        <w:t xml:space="preserve"> ” is “ HTOP “, an evolution of top with features really amazing.</w:t>
      </w:r>
    </w:p>
    <w:p w:rsidR="00807044" w:rsidRDefault="00807044" w:rsidP="004B122F">
      <w:pPr>
        <w:pStyle w:val="NormalWeb"/>
        <w:shd w:val="clear" w:color="auto" w:fill="FFFFFF"/>
        <w:spacing w:before="121" w:beforeAutospacing="0" w:after="121" w:afterAutospacing="0" w:line="218" w:lineRule="atLeast"/>
        <w:rPr>
          <w:rFonts w:ascii="Arial" w:hAnsi="Arial" w:cs="Arial"/>
          <w:color w:val="333333"/>
          <w:sz w:val="15"/>
          <w:szCs w:val="15"/>
        </w:rPr>
      </w:pPr>
    </w:p>
    <w:p w:rsidR="00807044" w:rsidRDefault="00807044" w:rsidP="004B122F">
      <w:pPr>
        <w:pStyle w:val="NormalWeb"/>
        <w:shd w:val="clear" w:color="auto" w:fill="FFFFFF"/>
        <w:spacing w:before="121" w:beforeAutospacing="0" w:after="121" w:afterAutospacing="0" w:line="218" w:lineRule="atLeast"/>
        <w:rPr>
          <w:rFonts w:ascii="Arial" w:hAnsi="Arial" w:cs="Arial"/>
          <w:color w:val="333333"/>
          <w:sz w:val="15"/>
          <w:szCs w:val="15"/>
        </w:rPr>
      </w:pPr>
    </w:p>
    <w:p w:rsidR="00807044" w:rsidRDefault="00807044" w:rsidP="00807044">
      <w:pPr>
        <w:autoSpaceDE w:val="0"/>
        <w:autoSpaceDN w:val="0"/>
        <w:adjustRightInd w:val="0"/>
        <w:rPr>
          <w:rFonts w:ascii="Calibri" w:hAnsi="Calibri" w:cs="Calibri"/>
        </w:rPr>
      </w:pPr>
      <w:r>
        <w:rPr>
          <w:rFonts w:ascii="Calibri" w:hAnsi="Calibri" w:cs="Calibri"/>
        </w:rPr>
        <w:t>Free command examples</w:t>
      </w:r>
    </w:p>
    <w:p w:rsidR="00807044" w:rsidRDefault="00807044" w:rsidP="00807044">
      <w:pPr>
        <w:autoSpaceDE w:val="0"/>
        <w:autoSpaceDN w:val="0"/>
        <w:adjustRightInd w:val="0"/>
        <w:rPr>
          <w:rFonts w:ascii="Calibri" w:hAnsi="Calibri" w:cs="Calibri"/>
        </w:rPr>
      </w:pPr>
      <w:r>
        <w:rPr>
          <w:rFonts w:ascii="Calibri" w:hAnsi="Calibri" w:cs="Calibri"/>
        </w:rPr>
        <w:t>Example 1: Display RAM details in Linux machine</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free</w:t>
      </w:r>
    </w:p>
    <w:p w:rsidR="00807044" w:rsidRDefault="00807044" w:rsidP="00807044">
      <w:pPr>
        <w:autoSpaceDE w:val="0"/>
        <w:autoSpaceDN w:val="0"/>
        <w:adjustRightInd w:val="0"/>
        <w:rPr>
          <w:rFonts w:ascii="Calibri" w:hAnsi="Calibri" w:cs="Calibri"/>
        </w:rPr>
      </w:pPr>
      <w:r>
        <w:rPr>
          <w:rFonts w:ascii="Calibri" w:hAnsi="Calibri" w:cs="Calibri"/>
        </w:rPr>
        <w:t>Output:</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total used free shared buffers cached</w:t>
      </w:r>
    </w:p>
    <w:p w:rsidR="00807044" w:rsidRDefault="00807044" w:rsidP="00807044">
      <w:pPr>
        <w:autoSpaceDE w:val="0"/>
        <w:autoSpaceDN w:val="0"/>
        <w:adjustRightInd w:val="0"/>
        <w:rPr>
          <w:rFonts w:ascii="Calibri" w:hAnsi="Calibri" w:cs="Calibri"/>
        </w:rPr>
      </w:pPr>
      <w:r>
        <w:rPr>
          <w:rFonts w:ascii="Calibri" w:hAnsi="Calibri" w:cs="Calibri"/>
        </w:rPr>
        <w:t>Mem: 8027952 4377300 3650652 0 103648 1630364</w:t>
      </w:r>
    </w:p>
    <w:p w:rsidR="00807044" w:rsidRDefault="00807044" w:rsidP="00807044">
      <w:pPr>
        <w:autoSpaceDE w:val="0"/>
        <w:autoSpaceDN w:val="0"/>
        <w:adjustRightInd w:val="0"/>
        <w:rPr>
          <w:rFonts w:ascii="Calibri" w:hAnsi="Calibri" w:cs="Calibri"/>
        </w:rPr>
      </w:pPr>
      <w:r>
        <w:rPr>
          <w:rFonts w:ascii="Calibri" w:hAnsi="Calibri" w:cs="Calibri"/>
        </w:rPr>
        <w:t>-/+ buffers/cache: 2643288 5384664</w:t>
      </w:r>
    </w:p>
    <w:p w:rsidR="00807044" w:rsidRDefault="00807044" w:rsidP="00807044">
      <w:pPr>
        <w:autoSpaceDE w:val="0"/>
        <w:autoSpaceDN w:val="0"/>
        <w:adjustRightInd w:val="0"/>
        <w:rPr>
          <w:rFonts w:ascii="Calibri" w:hAnsi="Calibri" w:cs="Calibri"/>
        </w:rPr>
      </w:pPr>
      <w:r>
        <w:rPr>
          <w:rFonts w:ascii="Calibri" w:hAnsi="Calibri" w:cs="Calibri"/>
        </w:rPr>
        <w:t>Swap: 15624188 608948 15015240</w:t>
      </w:r>
    </w:p>
    <w:p w:rsidR="00807044" w:rsidRDefault="00807044" w:rsidP="00807044">
      <w:pPr>
        <w:autoSpaceDE w:val="0"/>
        <w:autoSpaceDN w:val="0"/>
        <w:adjustRightInd w:val="0"/>
        <w:rPr>
          <w:rFonts w:ascii="Calibri" w:hAnsi="Calibri" w:cs="Calibri"/>
        </w:rPr>
      </w:pPr>
      <w:r>
        <w:rPr>
          <w:rFonts w:ascii="Calibri" w:hAnsi="Calibri" w:cs="Calibri"/>
        </w:rPr>
        <w:t>Let us see what this table for you.</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Line 1: Indicates Memory details like total available RAM, used RAM, Shared RAM, RAM used for buffers, RAM used of caching content.</w:t>
      </w:r>
    </w:p>
    <w:p w:rsidR="00807044" w:rsidRDefault="00807044" w:rsidP="00807044">
      <w:pPr>
        <w:autoSpaceDE w:val="0"/>
        <w:autoSpaceDN w:val="0"/>
        <w:adjustRightInd w:val="0"/>
        <w:rPr>
          <w:rFonts w:ascii="Calibri" w:hAnsi="Calibri" w:cs="Calibri"/>
        </w:rPr>
      </w:pPr>
      <w:r>
        <w:rPr>
          <w:rFonts w:ascii="Calibri" w:hAnsi="Calibri" w:cs="Calibri"/>
        </w:rPr>
        <w:t>Line 2: Indicates total buffers/Cache used and free.</w:t>
      </w:r>
    </w:p>
    <w:p w:rsidR="00807044" w:rsidRDefault="00807044" w:rsidP="00807044">
      <w:pPr>
        <w:autoSpaceDE w:val="0"/>
        <w:autoSpaceDN w:val="0"/>
        <w:adjustRightInd w:val="0"/>
        <w:rPr>
          <w:rFonts w:ascii="Calibri" w:hAnsi="Calibri" w:cs="Calibri"/>
        </w:rPr>
      </w:pPr>
      <w:r>
        <w:rPr>
          <w:rFonts w:ascii="Calibri" w:hAnsi="Calibri" w:cs="Calibri"/>
        </w:rPr>
        <w:t>Line 3: Indicates total swap memory available, used swap and free swap memory size available.</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Let us dig more in to these lines to better understand it as Linux user prospective.</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 xml:space="preserve">Line </w:t>
      </w:r>
      <w:proofErr w:type="gramStart"/>
      <w:r>
        <w:rPr>
          <w:rFonts w:ascii="Calibri" w:hAnsi="Calibri" w:cs="Calibri"/>
        </w:rPr>
        <w:t>1:Mem</w:t>
      </w:r>
      <w:proofErr w:type="gramEnd"/>
      <w:r>
        <w:rPr>
          <w:rFonts w:ascii="Calibri" w:hAnsi="Calibri" w:cs="Calibri"/>
        </w:rPr>
        <w:t>: 8027952 4377300 3650652 0 103648 1630364</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proofErr w:type="gramStart"/>
      <w:r>
        <w:rPr>
          <w:rFonts w:ascii="Calibri" w:hAnsi="Calibri" w:cs="Calibri"/>
        </w:rPr>
        <w:lastRenderedPageBreak/>
        <w:t>8027952 :</w:t>
      </w:r>
      <w:proofErr w:type="gramEnd"/>
      <w:r>
        <w:rPr>
          <w:rFonts w:ascii="Calibri" w:hAnsi="Calibri" w:cs="Calibri"/>
        </w:rPr>
        <w:t xml:space="preserve"> Indicates memory/physical RAM available for your machine. These numbers are in KB's</w:t>
      </w:r>
    </w:p>
    <w:p w:rsidR="00807044" w:rsidRDefault="00807044" w:rsidP="00807044">
      <w:pPr>
        <w:autoSpaceDE w:val="0"/>
        <w:autoSpaceDN w:val="0"/>
        <w:adjustRightInd w:val="0"/>
        <w:rPr>
          <w:rFonts w:ascii="Calibri" w:hAnsi="Calibri" w:cs="Calibri"/>
        </w:rPr>
      </w:pPr>
      <w:proofErr w:type="gramStart"/>
      <w:r>
        <w:rPr>
          <w:rFonts w:ascii="Calibri" w:hAnsi="Calibri" w:cs="Calibri"/>
        </w:rPr>
        <w:t>4377300 :</w:t>
      </w:r>
      <w:proofErr w:type="gramEnd"/>
      <w:r>
        <w:rPr>
          <w:rFonts w:ascii="Calibri" w:hAnsi="Calibri" w:cs="Calibri"/>
        </w:rPr>
        <w:t xml:space="preserve"> Indicates memory/RAM used by system. This include even buffers and cached data size as well.</w:t>
      </w:r>
    </w:p>
    <w:p w:rsidR="00807044" w:rsidRDefault="00807044" w:rsidP="00807044">
      <w:pPr>
        <w:autoSpaceDE w:val="0"/>
        <w:autoSpaceDN w:val="0"/>
        <w:adjustRightInd w:val="0"/>
        <w:rPr>
          <w:rFonts w:ascii="Calibri" w:hAnsi="Calibri" w:cs="Calibri"/>
        </w:rPr>
      </w:pPr>
      <w:proofErr w:type="gramStart"/>
      <w:r>
        <w:rPr>
          <w:rFonts w:ascii="Calibri" w:hAnsi="Calibri" w:cs="Calibri"/>
        </w:rPr>
        <w:t>3650652 :</w:t>
      </w:r>
      <w:proofErr w:type="gramEnd"/>
      <w:r>
        <w:rPr>
          <w:rFonts w:ascii="Calibri" w:hAnsi="Calibri" w:cs="Calibri"/>
        </w:rPr>
        <w:t xml:space="preserve"> Indicates Total RAM free and available for new process to run.</w:t>
      </w:r>
    </w:p>
    <w:p w:rsidR="00807044" w:rsidRDefault="00807044" w:rsidP="00807044">
      <w:pPr>
        <w:autoSpaceDE w:val="0"/>
        <w:autoSpaceDN w:val="0"/>
        <w:adjustRightInd w:val="0"/>
        <w:rPr>
          <w:rFonts w:ascii="Calibri" w:hAnsi="Calibri" w:cs="Calibri"/>
        </w:rPr>
      </w:pPr>
      <w:proofErr w:type="gramStart"/>
      <w:r>
        <w:rPr>
          <w:rFonts w:ascii="Calibri" w:hAnsi="Calibri" w:cs="Calibri"/>
        </w:rPr>
        <w:t>0 :</w:t>
      </w:r>
      <w:proofErr w:type="gramEnd"/>
      <w:r>
        <w:rPr>
          <w:rFonts w:ascii="Calibri" w:hAnsi="Calibri" w:cs="Calibri"/>
        </w:rPr>
        <w:t xml:space="preserve">  Indicates shared memory. This column is obsolete and may be removed in future releases of free.</w:t>
      </w:r>
    </w:p>
    <w:p w:rsidR="00807044" w:rsidRDefault="00807044" w:rsidP="00807044">
      <w:pPr>
        <w:autoSpaceDE w:val="0"/>
        <w:autoSpaceDN w:val="0"/>
        <w:adjustRightInd w:val="0"/>
        <w:rPr>
          <w:rFonts w:ascii="Calibri" w:hAnsi="Calibri" w:cs="Calibri"/>
        </w:rPr>
      </w:pPr>
      <w:proofErr w:type="gramStart"/>
      <w:r>
        <w:rPr>
          <w:rFonts w:ascii="Calibri" w:hAnsi="Calibri" w:cs="Calibri"/>
        </w:rPr>
        <w:t>103648 :</w:t>
      </w:r>
      <w:proofErr w:type="gramEnd"/>
      <w:r>
        <w:rPr>
          <w:rFonts w:ascii="Calibri" w:hAnsi="Calibri" w:cs="Calibri"/>
        </w:rPr>
        <w:t xml:space="preserve"> Indicates total RAM buffered by different applications in Linux</w:t>
      </w:r>
    </w:p>
    <w:p w:rsidR="00807044" w:rsidRDefault="00807044" w:rsidP="00807044">
      <w:pPr>
        <w:autoSpaceDE w:val="0"/>
        <w:autoSpaceDN w:val="0"/>
        <w:adjustRightInd w:val="0"/>
        <w:rPr>
          <w:rFonts w:ascii="Calibri" w:hAnsi="Calibri" w:cs="Calibri"/>
        </w:rPr>
      </w:pPr>
      <w:proofErr w:type="gramStart"/>
      <w:r>
        <w:rPr>
          <w:rFonts w:ascii="Calibri" w:hAnsi="Calibri" w:cs="Calibri"/>
        </w:rPr>
        <w:t>1630364 :</w:t>
      </w:r>
      <w:proofErr w:type="gramEnd"/>
      <w:r>
        <w:rPr>
          <w:rFonts w:ascii="Calibri" w:hAnsi="Calibri" w:cs="Calibri"/>
        </w:rPr>
        <w:t xml:space="preserve"> Indicates total RAM used for Caching of data for future purpose.</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Puzzled with buffers and cache?</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What is the difference between buffers and Cache?</w:t>
      </w:r>
    </w:p>
    <w:p w:rsidR="00807044" w:rsidRDefault="00807044" w:rsidP="00807044">
      <w:pPr>
        <w:autoSpaceDE w:val="0"/>
        <w:autoSpaceDN w:val="0"/>
        <w:adjustRightInd w:val="0"/>
        <w:rPr>
          <w:rFonts w:ascii="Calibri" w:hAnsi="Calibri" w:cs="Calibri"/>
        </w:rPr>
      </w:pPr>
      <w:r>
        <w:rPr>
          <w:rFonts w:ascii="Calibri" w:hAnsi="Calibri" w:cs="Calibri"/>
        </w:rPr>
        <w:t>A buffer is a temporary location to store data for a particular application and this data is not used by any other application. This is similar to bandwidth concept. When you try to send burst of data through network, if your network card is capable of sending less data, it will keep these huge amounts of data in buffer so that it can send data constantly in lesser speeds. In other hand Cache is a memory location to store frequently used data for faster access. Other difference between a buffer and a cache is that cache can be used multiple times where as buffer is used single time. And both are temporary store for your data processing.</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Line 2: -/+ buffers/cache: 2643288 5384664</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proofErr w:type="gramStart"/>
      <w:r>
        <w:rPr>
          <w:rFonts w:ascii="Calibri" w:hAnsi="Calibri" w:cs="Calibri"/>
        </w:rPr>
        <w:t>2643288 :</w:t>
      </w:r>
      <w:proofErr w:type="gramEnd"/>
      <w:r>
        <w:rPr>
          <w:rFonts w:ascii="Calibri" w:hAnsi="Calibri" w:cs="Calibri"/>
        </w:rPr>
        <w:t xml:space="preserve"> This is actual size of used RAM which we get from RAM used -(buffers + cache)</w:t>
      </w:r>
    </w:p>
    <w:p w:rsidR="00807044" w:rsidRDefault="00807044" w:rsidP="00807044">
      <w:pPr>
        <w:autoSpaceDE w:val="0"/>
        <w:autoSpaceDN w:val="0"/>
        <w:adjustRightInd w:val="0"/>
        <w:rPr>
          <w:rFonts w:ascii="Calibri" w:hAnsi="Calibri" w:cs="Calibri"/>
        </w:rPr>
      </w:pPr>
      <w:r>
        <w:rPr>
          <w:rFonts w:ascii="Calibri" w:hAnsi="Calibri" w:cs="Calibri"/>
        </w:rPr>
        <w:t>A bit of mathematical calculation</w:t>
      </w:r>
    </w:p>
    <w:p w:rsidR="00807044" w:rsidRDefault="00807044" w:rsidP="00807044">
      <w:pPr>
        <w:autoSpaceDE w:val="0"/>
        <w:autoSpaceDN w:val="0"/>
        <w:adjustRightInd w:val="0"/>
        <w:rPr>
          <w:rFonts w:ascii="Calibri" w:hAnsi="Calibri" w:cs="Calibri"/>
        </w:rPr>
      </w:pPr>
      <w:r>
        <w:rPr>
          <w:rFonts w:ascii="Calibri" w:hAnsi="Calibri" w:cs="Calibri"/>
        </w:rPr>
        <w:t>Used RAM = +4377300</w:t>
      </w:r>
    </w:p>
    <w:p w:rsidR="00807044" w:rsidRDefault="00807044" w:rsidP="00807044">
      <w:pPr>
        <w:autoSpaceDE w:val="0"/>
        <w:autoSpaceDN w:val="0"/>
        <w:adjustRightInd w:val="0"/>
        <w:rPr>
          <w:rFonts w:ascii="Calibri" w:hAnsi="Calibri" w:cs="Calibri"/>
        </w:rPr>
      </w:pPr>
      <w:r>
        <w:rPr>
          <w:rFonts w:ascii="Calibri" w:hAnsi="Calibri" w:cs="Calibri"/>
        </w:rPr>
        <w:t>Used Buffers = -103648</w:t>
      </w:r>
    </w:p>
    <w:p w:rsidR="00807044" w:rsidRDefault="00807044" w:rsidP="00807044">
      <w:pPr>
        <w:autoSpaceDE w:val="0"/>
        <w:autoSpaceDN w:val="0"/>
        <w:adjustRightInd w:val="0"/>
        <w:rPr>
          <w:rFonts w:ascii="Calibri" w:hAnsi="Calibri" w:cs="Calibri"/>
        </w:rPr>
      </w:pPr>
      <w:r>
        <w:rPr>
          <w:rFonts w:ascii="Calibri" w:hAnsi="Calibri" w:cs="Calibri"/>
        </w:rPr>
        <w:t>Used Cache = -1630364</w:t>
      </w:r>
    </w:p>
    <w:p w:rsidR="00807044" w:rsidRDefault="00807044" w:rsidP="00807044">
      <w:pPr>
        <w:autoSpaceDE w:val="0"/>
        <w:autoSpaceDN w:val="0"/>
        <w:adjustRightInd w:val="0"/>
        <w:rPr>
          <w:rFonts w:ascii="Calibri" w:hAnsi="Calibri" w:cs="Calibri"/>
        </w:rPr>
      </w:pPr>
      <w:r>
        <w:rPr>
          <w:rFonts w:ascii="Calibri" w:hAnsi="Calibri" w:cs="Calibri"/>
        </w:rPr>
        <w:t>Actual Total used RAM is 4377300 -(103648+</w:t>
      </w:r>
      <w:proofErr w:type="gramStart"/>
      <w:r>
        <w:rPr>
          <w:rFonts w:ascii="Calibri" w:hAnsi="Calibri" w:cs="Calibri"/>
        </w:rPr>
        <w:t>1630364)=</w:t>
      </w:r>
      <w:proofErr w:type="gramEnd"/>
      <w:r>
        <w:rPr>
          <w:rFonts w:ascii="Calibri" w:hAnsi="Calibri" w:cs="Calibri"/>
        </w:rPr>
        <w:t xml:space="preserve"> 2643288</w:t>
      </w:r>
    </w:p>
    <w:p w:rsidR="00807044" w:rsidRDefault="00807044" w:rsidP="00807044">
      <w:pPr>
        <w:autoSpaceDE w:val="0"/>
        <w:autoSpaceDN w:val="0"/>
        <w:adjustRightInd w:val="0"/>
        <w:rPr>
          <w:rFonts w:ascii="Calibri" w:hAnsi="Calibri" w:cs="Calibri"/>
        </w:rPr>
      </w:pPr>
      <w:r>
        <w:rPr>
          <w:rFonts w:ascii="Calibri" w:hAnsi="Calibri" w:cs="Calibri"/>
        </w:rPr>
        <w:lastRenderedPageBreak/>
        <w:t xml:space="preserve">Then why my Linux machine is showing 4377300 as used RAM. This is because Linux counts cached RAM, Buffered RAM to this used RAM. But in future if any application </w:t>
      </w:r>
      <w:proofErr w:type="gramStart"/>
      <w:r>
        <w:rPr>
          <w:rFonts w:ascii="Calibri" w:hAnsi="Calibri" w:cs="Calibri"/>
        </w:rPr>
        <w:t>want</w:t>
      </w:r>
      <w:proofErr w:type="gramEnd"/>
      <w:r>
        <w:rPr>
          <w:rFonts w:ascii="Calibri" w:hAnsi="Calibri" w:cs="Calibri"/>
        </w:rPr>
        <w:t xml:space="preserve"> to use these buffers/cache, Linux will free it for you. To know more about this, visit this site.</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proofErr w:type="gramStart"/>
      <w:r>
        <w:rPr>
          <w:rFonts w:ascii="Calibri" w:hAnsi="Calibri" w:cs="Calibri"/>
        </w:rPr>
        <w:t>5384664 :</w:t>
      </w:r>
      <w:proofErr w:type="gramEnd"/>
      <w:r>
        <w:rPr>
          <w:rFonts w:ascii="Calibri" w:hAnsi="Calibri" w:cs="Calibri"/>
        </w:rPr>
        <w:t xml:space="preserve"> Indicates actual total RAM available, we get to this number by subtracting actual RAM used from total RAM available in the system.</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Total RAM = +8027952</w:t>
      </w:r>
    </w:p>
    <w:p w:rsidR="00807044" w:rsidRDefault="00807044" w:rsidP="00807044">
      <w:pPr>
        <w:autoSpaceDE w:val="0"/>
        <w:autoSpaceDN w:val="0"/>
        <w:adjustRightInd w:val="0"/>
        <w:rPr>
          <w:rFonts w:ascii="Calibri" w:hAnsi="Calibri" w:cs="Calibri"/>
        </w:rPr>
      </w:pPr>
      <w:r>
        <w:rPr>
          <w:rFonts w:ascii="Calibri" w:hAnsi="Calibri" w:cs="Calibri"/>
        </w:rPr>
        <w:t>actual used RAM = -2643288</w:t>
      </w:r>
    </w:p>
    <w:p w:rsidR="00807044" w:rsidRDefault="00807044" w:rsidP="00807044">
      <w:pPr>
        <w:autoSpaceDE w:val="0"/>
        <w:autoSpaceDN w:val="0"/>
        <w:adjustRightInd w:val="0"/>
        <w:rPr>
          <w:rFonts w:ascii="Calibri" w:hAnsi="Calibri" w:cs="Calibri"/>
        </w:rPr>
      </w:pPr>
      <w:r>
        <w:rPr>
          <w:rFonts w:ascii="Calibri" w:hAnsi="Calibri" w:cs="Calibri"/>
        </w:rPr>
        <w:t>Total actual available RAM = 5384664</w:t>
      </w:r>
    </w:p>
    <w:p w:rsidR="00807044" w:rsidRDefault="00807044" w:rsidP="00807044">
      <w:pPr>
        <w:autoSpaceDE w:val="0"/>
        <w:autoSpaceDN w:val="0"/>
        <w:adjustRightInd w:val="0"/>
        <w:rPr>
          <w:rFonts w:ascii="Calibri" w:hAnsi="Calibri" w:cs="Calibri"/>
        </w:rPr>
      </w:pPr>
      <w:r>
        <w:rPr>
          <w:rFonts w:ascii="Calibri" w:hAnsi="Calibri" w:cs="Calibri"/>
        </w:rPr>
        <w:t xml:space="preserve">So from today on words don't complain that Linux ate your RAM, its our understanding of free command output which is the culprit and the teacher who thought us Linux. If any one asks what is the free RAM available, we have to give this </w:t>
      </w:r>
      <w:proofErr w:type="gramStart"/>
      <w:r>
        <w:rPr>
          <w:rFonts w:ascii="Calibri" w:hAnsi="Calibri" w:cs="Calibri"/>
        </w:rPr>
        <w:t>number(</w:t>
      </w:r>
      <w:proofErr w:type="gramEnd"/>
      <w:r>
        <w:rPr>
          <w:rFonts w:ascii="Calibri" w:hAnsi="Calibri" w:cs="Calibri"/>
        </w:rPr>
        <w:t>5384664) instead of first line number(4377300) for free RAM available in your machine.</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Line 3: Swap: 15624188 608948 15015240</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This line indicates swap details like total SWAP size, used as well as free SWAP.</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 xml:space="preserve">Swap is a virtual memory created on HDD to increase RAM size virtually. To know more about </w:t>
      </w:r>
      <w:proofErr w:type="gramStart"/>
      <w:r>
        <w:rPr>
          <w:rFonts w:ascii="Calibri" w:hAnsi="Calibri" w:cs="Calibri"/>
        </w:rPr>
        <w:t>swap</w:t>
      </w:r>
      <w:proofErr w:type="gramEnd"/>
      <w:r>
        <w:rPr>
          <w:rFonts w:ascii="Calibri" w:hAnsi="Calibri" w:cs="Calibri"/>
        </w:rPr>
        <w:t xml:space="preserve"> click here for creating swap partition and here for swap file creation.</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 xml:space="preserve"> Linuxnix-free-e-book</w:t>
      </w:r>
    </w:p>
    <w:p w:rsidR="00807044" w:rsidRDefault="00807044" w:rsidP="00807044">
      <w:pPr>
        <w:autoSpaceDE w:val="0"/>
        <w:autoSpaceDN w:val="0"/>
        <w:adjustRightInd w:val="0"/>
        <w:rPr>
          <w:rFonts w:ascii="Calibri" w:hAnsi="Calibri" w:cs="Calibri"/>
        </w:rPr>
      </w:pPr>
      <w:r>
        <w:rPr>
          <w:rFonts w:ascii="Calibri" w:hAnsi="Calibri" w:cs="Calibri"/>
        </w:rPr>
        <w:t>Example2: Display RAM in human readable formats like in KB's, MB's, GB's, TB's</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free -k</w:t>
      </w:r>
    </w:p>
    <w:p w:rsidR="00807044" w:rsidRDefault="00807044" w:rsidP="00807044">
      <w:pPr>
        <w:autoSpaceDE w:val="0"/>
        <w:autoSpaceDN w:val="0"/>
        <w:adjustRightInd w:val="0"/>
        <w:rPr>
          <w:rFonts w:ascii="Calibri" w:hAnsi="Calibri" w:cs="Calibri"/>
        </w:rPr>
      </w:pPr>
      <w:r>
        <w:rPr>
          <w:rFonts w:ascii="Calibri" w:hAnsi="Calibri" w:cs="Calibri"/>
        </w:rPr>
        <w:t>free -m</w:t>
      </w:r>
    </w:p>
    <w:p w:rsidR="00807044" w:rsidRDefault="00807044" w:rsidP="00807044">
      <w:pPr>
        <w:autoSpaceDE w:val="0"/>
        <w:autoSpaceDN w:val="0"/>
        <w:adjustRightInd w:val="0"/>
        <w:rPr>
          <w:rFonts w:ascii="Calibri" w:hAnsi="Calibri" w:cs="Calibri"/>
        </w:rPr>
      </w:pPr>
      <w:r>
        <w:rPr>
          <w:rFonts w:ascii="Calibri" w:hAnsi="Calibri" w:cs="Calibri"/>
        </w:rPr>
        <w:t>free -g</w:t>
      </w:r>
    </w:p>
    <w:p w:rsidR="00807044" w:rsidRDefault="00807044" w:rsidP="00807044">
      <w:pPr>
        <w:autoSpaceDE w:val="0"/>
        <w:autoSpaceDN w:val="0"/>
        <w:adjustRightInd w:val="0"/>
        <w:rPr>
          <w:rFonts w:ascii="Calibri" w:hAnsi="Calibri" w:cs="Calibri"/>
        </w:rPr>
      </w:pPr>
      <w:r>
        <w:rPr>
          <w:rFonts w:ascii="Calibri" w:hAnsi="Calibri" w:cs="Calibri"/>
        </w:rPr>
        <w:lastRenderedPageBreak/>
        <w:t>free –tera</w:t>
      </w:r>
    </w:p>
    <w:p w:rsidR="00807044" w:rsidRDefault="00807044" w:rsidP="00807044">
      <w:pPr>
        <w:autoSpaceDE w:val="0"/>
        <w:autoSpaceDN w:val="0"/>
        <w:adjustRightInd w:val="0"/>
        <w:rPr>
          <w:rFonts w:ascii="Calibri" w:hAnsi="Calibri" w:cs="Calibri"/>
        </w:rPr>
      </w:pPr>
      <w:r>
        <w:rPr>
          <w:rFonts w:ascii="Calibri" w:hAnsi="Calibri" w:cs="Calibri"/>
        </w:rPr>
        <w:t>Output:</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root@linuxnix.com:/home/surendra# free -k</w:t>
      </w:r>
    </w:p>
    <w:p w:rsidR="00807044" w:rsidRDefault="00807044" w:rsidP="00807044">
      <w:pPr>
        <w:autoSpaceDE w:val="0"/>
        <w:autoSpaceDN w:val="0"/>
        <w:adjustRightInd w:val="0"/>
        <w:rPr>
          <w:rFonts w:ascii="Calibri" w:hAnsi="Calibri" w:cs="Calibri"/>
        </w:rPr>
      </w:pPr>
      <w:r>
        <w:rPr>
          <w:rFonts w:ascii="Calibri" w:hAnsi="Calibri" w:cs="Calibri"/>
        </w:rPr>
        <w:t>total used free shared buffers cached</w:t>
      </w:r>
    </w:p>
    <w:p w:rsidR="00807044" w:rsidRDefault="00807044" w:rsidP="00807044">
      <w:pPr>
        <w:autoSpaceDE w:val="0"/>
        <w:autoSpaceDN w:val="0"/>
        <w:adjustRightInd w:val="0"/>
        <w:rPr>
          <w:rFonts w:ascii="Calibri" w:hAnsi="Calibri" w:cs="Calibri"/>
        </w:rPr>
      </w:pPr>
      <w:r>
        <w:rPr>
          <w:rFonts w:ascii="Calibri" w:hAnsi="Calibri" w:cs="Calibri"/>
        </w:rPr>
        <w:t>Mem: 8027952 5323952 2704000 0 116876 1626940</w:t>
      </w:r>
    </w:p>
    <w:p w:rsidR="00807044" w:rsidRDefault="00807044" w:rsidP="00807044">
      <w:pPr>
        <w:autoSpaceDE w:val="0"/>
        <w:autoSpaceDN w:val="0"/>
        <w:adjustRightInd w:val="0"/>
        <w:rPr>
          <w:rFonts w:ascii="Calibri" w:hAnsi="Calibri" w:cs="Calibri"/>
        </w:rPr>
      </w:pPr>
      <w:r>
        <w:rPr>
          <w:rFonts w:ascii="Calibri" w:hAnsi="Calibri" w:cs="Calibri"/>
        </w:rPr>
        <w:t>-/+ buffers/cache: 3580136 4447816</w:t>
      </w:r>
    </w:p>
    <w:p w:rsidR="00807044" w:rsidRDefault="00807044" w:rsidP="00807044">
      <w:pPr>
        <w:autoSpaceDE w:val="0"/>
        <w:autoSpaceDN w:val="0"/>
        <w:adjustRightInd w:val="0"/>
        <w:rPr>
          <w:rFonts w:ascii="Calibri" w:hAnsi="Calibri" w:cs="Calibri"/>
        </w:rPr>
      </w:pPr>
      <w:r>
        <w:rPr>
          <w:rFonts w:ascii="Calibri" w:hAnsi="Calibri" w:cs="Calibri"/>
        </w:rPr>
        <w:t>Swap: 15624188 603792 15020396</w:t>
      </w:r>
    </w:p>
    <w:p w:rsidR="00807044" w:rsidRDefault="00807044" w:rsidP="00807044">
      <w:pPr>
        <w:autoSpaceDE w:val="0"/>
        <w:autoSpaceDN w:val="0"/>
        <w:adjustRightInd w:val="0"/>
        <w:rPr>
          <w:rFonts w:ascii="Calibri" w:hAnsi="Calibri" w:cs="Calibri"/>
        </w:rPr>
      </w:pPr>
      <w:r>
        <w:rPr>
          <w:rFonts w:ascii="Calibri" w:hAnsi="Calibri" w:cs="Calibri"/>
        </w:rPr>
        <w:t>root@linuxnix.com:/home/surendra# free -m</w:t>
      </w:r>
    </w:p>
    <w:p w:rsidR="00807044" w:rsidRDefault="00807044" w:rsidP="00807044">
      <w:pPr>
        <w:autoSpaceDE w:val="0"/>
        <w:autoSpaceDN w:val="0"/>
        <w:adjustRightInd w:val="0"/>
        <w:rPr>
          <w:rFonts w:ascii="Calibri" w:hAnsi="Calibri" w:cs="Calibri"/>
        </w:rPr>
      </w:pPr>
      <w:r>
        <w:rPr>
          <w:rFonts w:ascii="Calibri" w:hAnsi="Calibri" w:cs="Calibri"/>
        </w:rPr>
        <w:t>total used free shared buffers cached</w:t>
      </w:r>
    </w:p>
    <w:p w:rsidR="00807044" w:rsidRDefault="00807044" w:rsidP="00807044">
      <w:pPr>
        <w:autoSpaceDE w:val="0"/>
        <w:autoSpaceDN w:val="0"/>
        <w:adjustRightInd w:val="0"/>
        <w:rPr>
          <w:rFonts w:ascii="Calibri" w:hAnsi="Calibri" w:cs="Calibri"/>
        </w:rPr>
      </w:pPr>
      <w:r>
        <w:rPr>
          <w:rFonts w:ascii="Calibri" w:hAnsi="Calibri" w:cs="Calibri"/>
        </w:rPr>
        <w:t>Mem: 7839 5197 2642 0 114 1588</w:t>
      </w:r>
    </w:p>
    <w:p w:rsidR="00807044" w:rsidRDefault="00807044" w:rsidP="00807044">
      <w:pPr>
        <w:autoSpaceDE w:val="0"/>
        <w:autoSpaceDN w:val="0"/>
        <w:adjustRightInd w:val="0"/>
        <w:rPr>
          <w:rFonts w:ascii="Calibri" w:hAnsi="Calibri" w:cs="Calibri"/>
        </w:rPr>
      </w:pPr>
      <w:r>
        <w:rPr>
          <w:rFonts w:ascii="Calibri" w:hAnsi="Calibri" w:cs="Calibri"/>
        </w:rPr>
        <w:t>-/+ buffers/cache: 3495 4344</w:t>
      </w:r>
    </w:p>
    <w:p w:rsidR="00807044" w:rsidRDefault="00807044" w:rsidP="00807044">
      <w:pPr>
        <w:autoSpaceDE w:val="0"/>
        <w:autoSpaceDN w:val="0"/>
        <w:adjustRightInd w:val="0"/>
        <w:rPr>
          <w:rFonts w:ascii="Calibri" w:hAnsi="Calibri" w:cs="Calibri"/>
        </w:rPr>
      </w:pPr>
      <w:r>
        <w:rPr>
          <w:rFonts w:ascii="Calibri" w:hAnsi="Calibri" w:cs="Calibri"/>
        </w:rPr>
        <w:t>Swap: 15257 589 14668</w:t>
      </w:r>
    </w:p>
    <w:p w:rsidR="00807044" w:rsidRDefault="00807044" w:rsidP="00807044">
      <w:pPr>
        <w:autoSpaceDE w:val="0"/>
        <w:autoSpaceDN w:val="0"/>
        <w:adjustRightInd w:val="0"/>
        <w:rPr>
          <w:rFonts w:ascii="Calibri" w:hAnsi="Calibri" w:cs="Calibri"/>
        </w:rPr>
      </w:pPr>
      <w:r>
        <w:rPr>
          <w:rFonts w:ascii="Calibri" w:hAnsi="Calibri" w:cs="Calibri"/>
        </w:rPr>
        <w:t>root@linuxnix.com:/home/surendra# free -g</w:t>
      </w:r>
    </w:p>
    <w:p w:rsidR="00807044" w:rsidRDefault="00807044" w:rsidP="00807044">
      <w:pPr>
        <w:autoSpaceDE w:val="0"/>
        <w:autoSpaceDN w:val="0"/>
        <w:adjustRightInd w:val="0"/>
        <w:rPr>
          <w:rFonts w:ascii="Calibri" w:hAnsi="Calibri" w:cs="Calibri"/>
        </w:rPr>
      </w:pPr>
      <w:r>
        <w:rPr>
          <w:rFonts w:ascii="Calibri" w:hAnsi="Calibri" w:cs="Calibri"/>
        </w:rPr>
        <w:t>total used free shared buffers cached</w:t>
      </w:r>
    </w:p>
    <w:p w:rsidR="00807044" w:rsidRDefault="00807044" w:rsidP="00807044">
      <w:pPr>
        <w:autoSpaceDE w:val="0"/>
        <w:autoSpaceDN w:val="0"/>
        <w:adjustRightInd w:val="0"/>
        <w:rPr>
          <w:rFonts w:ascii="Calibri" w:hAnsi="Calibri" w:cs="Calibri"/>
        </w:rPr>
      </w:pPr>
      <w:r>
        <w:rPr>
          <w:rFonts w:ascii="Calibri" w:hAnsi="Calibri" w:cs="Calibri"/>
        </w:rPr>
        <w:t>Mem: 7 5 2 0 0 1</w:t>
      </w:r>
    </w:p>
    <w:p w:rsidR="00807044" w:rsidRDefault="00807044" w:rsidP="00807044">
      <w:pPr>
        <w:autoSpaceDE w:val="0"/>
        <w:autoSpaceDN w:val="0"/>
        <w:adjustRightInd w:val="0"/>
        <w:rPr>
          <w:rFonts w:ascii="Calibri" w:hAnsi="Calibri" w:cs="Calibri"/>
        </w:rPr>
      </w:pPr>
      <w:r>
        <w:rPr>
          <w:rFonts w:ascii="Calibri" w:hAnsi="Calibri" w:cs="Calibri"/>
        </w:rPr>
        <w:t>-/+ buffers/cache: 3 4</w:t>
      </w:r>
    </w:p>
    <w:p w:rsidR="00807044" w:rsidRDefault="00807044" w:rsidP="00807044">
      <w:pPr>
        <w:autoSpaceDE w:val="0"/>
        <w:autoSpaceDN w:val="0"/>
        <w:adjustRightInd w:val="0"/>
        <w:rPr>
          <w:rFonts w:ascii="Calibri" w:hAnsi="Calibri" w:cs="Calibri"/>
        </w:rPr>
      </w:pPr>
      <w:r>
        <w:rPr>
          <w:rFonts w:ascii="Calibri" w:hAnsi="Calibri" w:cs="Calibri"/>
        </w:rPr>
        <w:t>Swap: 14 0 14</w:t>
      </w:r>
    </w:p>
    <w:p w:rsidR="00807044" w:rsidRDefault="00807044" w:rsidP="00807044">
      <w:pPr>
        <w:autoSpaceDE w:val="0"/>
        <w:autoSpaceDN w:val="0"/>
        <w:adjustRightInd w:val="0"/>
        <w:rPr>
          <w:rFonts w:ascii="Calibri" w:hAnsi="Calibri" w:cs="Calibri"/>
        </w:rPr>
      </w:pPr>
      <w:r>
        <w:rPr>
          <w:rFonts w:ascii="Calibri" w:hAnsi="Calibri" w:cs="Calibri"/>
        </w:rPr>
        <w:t>root@linuxnix.com:/home/surendra# free –tera</w:t>
      </w:r>
    </w:p>
    <w:p w:rsidR="00807044" w:rsidRDefault="00807044" w:rsidP="00807044">
      <w:pPr>
        <w:autoSpaceDE w:val="0"/>
        <w:autoSpaceDN w:val="0"/>
        <w:adjustRightInd w:val="0"/>
        <w:rPr>
          <w:rFonts w:ascii="Calibri" w:hAnsi="Calibri" w:cs="Calibri"/>
        </w:rPr>
      </w:pPr>
      <w:r>
        <w:rPr>
          <w:rFonts w:ascii="Calibri" w:hAnsi="Calibri" w:cs="Calibri"/>
        </w:rPr>
        <w:t>total used free shared buffers cached</w:t>
      </w:r>
    </w:p>
    <w:p w:rsidR="00807044" w:rsidRDefault="00807044" w:rsidP="00807044">
      <w:pPr>
        <w:autoSpaceDE w:val="0"/>
        <w:autoSpaceDN w:val="0"/>
        <w:adjustRightInd w:val="0"/>
        <w:rPr>
          <w:rFonts w:ascii="Calibri" w:hAnsi="Calibri" w:cs="Calibri"/>
        </w:rPr>
      </w:pPr>
      <w:r>
        <w:rPr>
          <w:rFonts w:ascii="Calibri" w:hAnsi="Calibri" w:cs="Calibri"/>
        </w:rPr>
        <w:t>Mem: 0 0 0 0 0 0</w:t>
      </w:r>
    </w:p>
    <w:p w:rsidR="00807044" w:rsidRDefault="00807044" w:rsidP="00807044">
      <w:pPr>
        <w:autoSpaceDE w:val="0"/>
        <w:autoSpaceDN w:val="0"/>
        <w:adjustRightInd w:val="0"/>
        <w:rPr>
          <w:rFonts w:ascii="Calibri" w:hAnsi="Calibri" w:cs="Calibri"/>
        </w:rPr>
      </w:pPr>
      <w:r>
        <w:rPr>
          <w:rFonts w:ascii="Calibri" w:hAnsi="Calibri" w:cs="Calibri"/>
        </w:rPr>
        <w:t>-/+ buffers/cache: 0 0</w:t>
      </w:r>
    </w:p>
    <w:p w:rsidR="00807044" w:rsidRDefault="00807044" w:rsidP="00807044">
      <w:pPr>
        <w:autoSpaceDE w:val="0"/>
        <w:autoSpaceDN w:val="0"/>
        <w:adjustRightInd w:val="0"/>
        <w:rPr>
          <w:rFonts w:ascii="Calibri" w:hAnsi="Calibri" w:cs="Calibri"/>
        </w:rPr>
      </w:pPr>
      <w:r>
        <w:rPr>
          <w:rFonts w:ascii="Calibri" w:hAnsi="Calibri" w:cs="Calibri"/>
        </w:rPr>
        <w:t>Swap: 0 0 0</w:t>
      </w:r>
    </w:p>
    <w:p w:rsidR="00807044" w:rsidRDefault="00807044" w:rsidP="00807044">
      <w:pPr>
        <w:autoSpaceDE w:val="0"/>
        <w:autoSpaceDN w:val="0"/>
        <w:adjustRightInd w:val="0"/>
        <w:rPr>
          <w:rFonts w:ascii="Calibri" w:hAnsi="Calibri" w:cs="Calibri"/>
        </w:rPr>
      </w:pPr>
      <w:r>
        <w:rPr>
          <w:rFonts w:ascii="Calibri" w:hAnsi="Calibri" w:cs="Calibri"/>
        </w:rPr>
        <w:t>Note: If you observe with option –tera, the RAM size shows as 0, this is because my RAM is just 8GB and the output of free command will not support floating point numbers.</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lastRenderedPageBreak/>
        <w:t>Example3: My actual RAM is 8GB but it is showing 7GB when using -g option, whats wrong with my RAM. This is because free command by default counts 1024 as power instead of 1000. To see difference use –si</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With out –si</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free -g</w:t>
      </w:r>
    </w:p>
    <w:p w:rsidR="00807044" w:rsidRDefault="00807044" w:rsidP="00807044">
      <w:pPr>
        <w:autoSpaceDE w:val="0"/>
        <w:autoSpaceDN w:val="0"/>
        <w:adjustRightInd w:val="0"/>
        <w:rPr>
          <w:rFonts w:ascii="Calibri" w:hAnsi="Calibri" w:cs="Calibri"/>
        </w:rPr>
      </w:pPr>
      <w:r>
        <w:rPr>
          <w:rFonts w:ascii="Calibri" w:hAnsi="Calibri" w:cs="Calibri"/>
        </w:rPr>
        <w:t>Output:</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total used free shared buffers cached</w:t>
      </w:r>
    </w:p>
    <w:p w:rsidR="00807044" w:rsidRDefault="00807044" w:rsidP="00807044">
      <w:pPr>
        <w:autoSpaceDE w:val="0"/>
        <w:autoSpaceDN w:val="0"/>
        <w:adjustRightInd w:val="0"/>
        <w:rPr>
          <w:rFonts w:ascii="Calibri" w:hAnsi="Calibri" w:cs="Calibri"/>
        </w:rPr>
      </w:pPr>
      <w:r>
        <w:rPr>
          <w:rFonts w:ascii="Calibri" w:hAnsi="Calibri" w:cs="Calibri"/>
        </w:rPr>
        <w:t>Mem: 7 5 2 0 0 1</w:t>
      </w:r>
    </w:p>
    <w:p w:rsidR="00807044" w:rsidRDefault="00807044" w:rsidP="00807044">
      <w:pPr>
        <w:autoSpaceDE w:val="0"/>
        <w:autoSpaceDN w:val="0"/>
        <w:adjustRightInd w:val="0"/>
        <w:rPr>
          <w:rFonts w:ascii="Calibri" w:hAnsi="Calibri" w:cs="Calibri"/>
        </w:rPr>
      </w:pPr>
      <w:r>
        <w:rPr>
          <w:rFonts w:ascii="Calibri" w:hAnsi="Calibri" w:cs="Calibri"/>
        </w:rPr>
        <w:t>-/+ buffers/cache: 3 4</w:t>
      </w:r>
    </w:p>
    <w:p w:rsidR="00807044" w:rsidRDefault="00807044" w:rsidP="00807044">
      <w:pPr>
        <w:autoSpaceDE w:val="0"/>
        <w:autoSpaceDN w:val="0"/>
        <w:adjustRightInd w:val="0"/>
        <w:rPr>
          <w:rFonts w:ascii="Calibri" w:hAnsi="Calibri" w:cs="Calibri"/>
        </w:rPr>
      </w:pPr>
      <w:r>
        <w:rPr>
          <w:rFonts w:ascii="Calibri" w:hAnsi="Calibri" w:cs="Calibri"/>
        </w:rPr>
        <w:t>Swap: 14 0 14</w:t>
      </w:r>
    </w:p>
    <w:p w:rsidR="00807044" w:rsidRDefault="00807044" w:rsidP="00807044">
      <w:pPr>
        <w:autoSpaceDE w:val="0"/>
        <w:autoSpaceDN w:val="0"/>
        <w:adjustRightInd w:val="0"/>
        <w:rPr>
          <w:rFonts w:ascii="Calibri" w:hAnsi="Calibri" w:cs="Calibri"/>
        </w:rPr>
      </w:pPr>
      <w:r>
        <w:rPr>
          <w:rFonts w:ascii="Calibri" w:hAnsi="Calibri" w:cs="Calibri"/>
        </w:rPr>
        <w:t>with –si</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free –si -g</w:t>
      </w:r>
    </w:p>
    <w:p w:rsidR="00807044" w:rsidRDefault="00807044" w:rsidP="00807044">
      <w:pPr>
        <w:autoSpaceDE w:val="0"/>
        <w:autoSpaceDN w:val="0"/>
        <w:adjustRightInd w:val="0"/>
        <w:rPr>
          <w:rFonts w:ascii="Calibri" w:hAnsi="Calibri" w:cs="Calibri"/>
        </w:rPr>
      </w:pPr>
      <w:r>
        <w:rPr>
          <w:rFonts w:ascii="Calibri" w:hAnsi="Calibri" w:cs="Calibri"/>
        </w:rPr>
        <w:t>Output:</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total used free shared buffers cached</w:t>
      </w:r>
    </w:p>
    <w:p w:rsidR="00807044" w:rsidRDefault="00807044" w:rsidP="00807044">
      <w:pPr>
        <w:autoSpaceDE w:val="0"/>
        <w:autoSpaceDN w:val="0"/>
        <w:adjustRightInd w:val="0"/>
        <w:rPr>
          <w:rFonts w:ascii="Calibri" w:hAnsi="Calibri" w:cs="Calibri"/>
        </w:rPr>
      </w:pPr>
      <w:r>
        <w:rPr>
          <w:rFonts w:ascii="Calibri" w:hAnsi="Calibri" w:cs="Calibri"/>
        </w:rPr>
        <w:t>Mem: 8 5 2 0 0 1</w:t>
      </w:r>
    </w:p>
    <w:p w:rsidR="00807044" w:rsidRDefault="00807044" w:rsidP="00807044">
      <w:pPr>
        <w:autoSpaceDE w:val="0"/>
        <w:autoSpaceDN w:val="0"/>
        <w:adjustRightInd w:val="0"/>
        <w:rPr>
          <w:rFonts w:ascii="Calibri" w:hAnsi="Calibri" w:cs="Calibri"/>
        </w:rPr>
      </w:pPr>
      <w:r>
        <w:rPr>
          <w:rFonts w:ascii="Calibri" w:hAnsi="Calibri" w:cs="Calibri"/>
        </w:rPr>
        <w:t>-/+ buffers/cache: 3 4</w:t>
      </w:r>
    </w:p>
    <w:p w:rsidR="00807044" w:rsidRDefault="00807044" w:rsidP="00807044">
      <w:pPr>
        <w:autoSpaceDE w:val="0"/>
        <w:autoSpaceDN w:val="0"/>
        <w:adjustRightInd w:val="0"/>
        <w:rPr>
          <w:rFonts w:ascii="Calibri" w:hAnsi="Calibri" w:cs="Calibri"/>
        </w:rPr>
      </w:pPr>
      <w:r>
        <w:rPr>
          <w:rFonts w:ascii="Calibri" w:hAnsi="Calibri" w:cs="Calibri"/>
        </w:rPr>
        <w:t>Swap: 15 0 15</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Example 4: Want to see combined size of both swap as well as RAM use -t option</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free -t</w:t>
      </w:r>
    </w:p>
    <w:p w:rsidR="00807044" w:rsidRDefault="00807044" w:rsidP="00807044">
      <w:pPr>
        <w:autoSpaceDE w:val="0"/>
        <w:autoSpaceDN w:val="0"/>
        <w:adjustRightInd w:val="0"/>
        <w:rPr>
          <w:rFonts w:ascii="Calibri" w:hAnsi="Calibri" w:cs="Calibri"/>
        </w:rPr>
      </w:pPr>
      <w:r>
        <w:rPr>
          <w:rFonts w:ascii="Calibri" w:hAnsi="Calibri" w:cs="Calibri"/>
        </w:rPr>
        <w:lastRenderedPageBreak/>
        <w:t>Output:</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total used free shared buffers cached</w:t>
      </w:r>
    </w:p>
    <w:p w:rsidR="00807044" w:rsidRDefault="00807044" w:rsidP="00807044">
      <w:pPr>
        <w:autoSpaceDE w:val="0"/>
        <w:autoSpaceDN w:val="0"/>
        <w:adjustRightInd w:val="0"/>
        <w:rPr>
          <w:rFonts w:ascii="Calibri" w:hAnsi="Calibri" w:cs="Calibri"/>
        </w:rPr>
      </w:pPr>
      <w:r>
        <w:rPr>
          <w:rFonts w:ascii="Calibri" w:hAnsi="Calibri" w:cs="Calibri"/>
        </w:rPr>
        <w:t>Mem: 8027952 5369012 2658940 0 117228 1634396</w:t>
      </w:r>
    </w:p>
    <w:p w:rsidR="00807044" w:rsidRDefault="00807044" w:rsidP="00807044">
      <w:pPr>
        <w:autoSpaceDE w:val="0"/>
        <w:autoSpaceDN w:val="0"/>
        <w:adjustRightInd w:val="0"/>
        <w:rPr>
          <w:rFonts w:ascii="Calibri" w:hAnsi="Calibri" w:cs="Calibri"/>
        </w:rPr>
      </w:pPr>
      <w:r>
        <w:rPr>
          <w:rFonts w:ascii="Calibri" w:hAnsi="Calibri" w:cs="Calibri"/>
        </w:rPr>
        <w:t>-/+ buffers/cache: 3617388 4410564</w:t>
      </w:r>
    </w:p>
    <w:p w:rsidR="00807044" w:rsidRDefault="00807044" w:rsidP="00807044">
      <w:pPr>
        <w:autoSpaceDE w:val="0"/>
        <w:autoSpaceDN w:val="0"/>
        <w:adjustRightInd w:val="0"/>
        <w:rPr>
          <w:rFonts w:ascii="Calibri" w:hAnsi="Calibri" w:cs="Calibri"/>
        </w:rPr>
      </w:pPr>
      <w:r>
        <w:rPr>
          <w:rFonts w:ascii="Calibri" w:hAnsi="Calibri" w:cs="Calibri"/>
        </w:rPr>
        <w:t>Swap: 15624188 603788 15020400</w:t>
      </w:r>
    </w:p>
    <w:p w:rsidR="00807044" w:rsidRDefault="00807044" w:rsidP="00807044">
      <w:pPr>
        <w:autoSpaceDE w:val="0"/>
        <w:autoSpaceDN w:val="0"/>
        <w:adjustRightInd w:val="0"/>
        <w:rPr>
          <w:rFonts w:ascii="Calibri" w:hAnsi="Calibri" w:cs="Calibri"/>
        </w:rPr>
      </w:pPr>
      <w:r>
        <w:rPr>
          <w:rFonts w:ascii="Calibri" w:hAnsi="Calibri" w:cs="Calibri"/>
        </w:rPr>
        <w:t>Total: 23652140 5972800 17679340</w:t>
      </w:r>
    </w:p>
    <w:p w:rsidR="00807044" w:rsidRDefault="00807044" w:rsidP="00807044">
      <w:pPr>
        <w:autoSpaceDE w:val="0"/>
        <w:autoSpaceDN w:val="0"/>
        <w:adjustRightInd w:val="0"/>
        <w:rPr>
          <w:rFonts w:ascii="Calibri" w:hAnsi="Calibri" w:cs="Calibri"/>
        </w:rPr>
      </w:pPr>
      <w:r>
        <w:rPr>
          <w:rFonts w:ascii="Calibri" w:hAnsi="Calibri" w:cs="Calibri"/>
        </w:rPr>
        <w:t>Example 5: I want to see continuous varying of RAM usage for every second, use -s option to mention number of seconds</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free -s 1</w:t>
      </w:r>
    </w:p>
    <w:p w:rsidR="00807044" w:rsidRDefault="00807044" w:rsidP="00807044">
      <w:pPr>
        <w:autoSpaceDE w:val="0"/>
        <w:autoSpaceDN w:val="0"/>
        <w:adjustRightInd w:val="0"/>
        <w:rPr>
          <w:rFonts w:ascii="Calibri" w:hAnsi="Calibri" w:cs="Calibri"/>
        </w:rPr>
      </w:pPr>
      <w:r>
        <w:rPr>
          <w:rFonts w:ascii="Calibri" w:hAnsi="Calibri" w:cs="Calibri"/>
        </w:rPr>
        <w:t>Output:</w:t>
      </w:r>
    </w:p>
    <w:p w:rsidR="00807044" w:rsidRDefault="00807044" w:rsidP="00807044">
      <w:pPr>
        <w:autoSpaceDE w:val="0"/>
        <w:autoSpaceDN w:val="0"/>
        <w:adjustRightInd w:val="0"/>
        <w:rPr>
          <w:rFonts w:ascii="Calibri" w:hAnsi="Calibri" w:cs="Calibri"/>
        </w:rPr>
      </w:pPr>
    </w:p>
    <w:p w:rsidR="00807044" w:rsidRDefault="00807044" w:rsidP="00807044">
      <w:pPr>
        <w:autoSpaceDE w:val="0"/>
        <w:autoSpaceDN w:val="0"/>
        <w:adjustRightInd w:val="0"/>
        <w:rPr>
          <w:rFonts w:ascii="Calibri" w:hAnsi="Calibri" w:cs="Calibri"/>
        </w:rPr>
      </w:pPr>
      <w:r>
        <w:rPr>
          <w:rFonts w:ascii="Calibri" w:hAnsi="Calibri" w:cs="Calibri"/>
        </w:rPr>
        <w:t>total used free shared buffers cached</w:t>
      </w:r>
    </w:p>
    <w:p w:rsidR="00807044" w:rsidRDefault="00807044" w:rsidP="00807044">
      <w:pPr>
        <w:autoSpaceDE w:val="0"/>
        <w:autoSpaceDN w:val="0"/>
        <w:adjustRightInd w:val="0"/>
        <w:rPr>
          <w:rFonts w:ascii="Calibri" w:hAnsi="Calibri" w:cs="Calibri"/>
        </w:rPr>
      </w:pPr>
      <w:r>
        <w:rPr>
          <w:rFonts w:ascii="Calibri" w:hAnsi="Calibri" w:cs="Calibri"/>
        </w:rPr>
        <w:t>Mem: 8027952 5370220 2657732 0 117376 1635144</w:t>
      </w:r>
    </w:p>
    <w:p w:rsidR="00807044" w:rsidRDefault="00807044" w:rsidP="00807044">
      <w:pPr>
        <w:autoSpaceDE w:val="0"/>
        <w:autoSpaceDN w:val="0"/>
        <w:adjustRightInd w:val="0"/>
        <w:rPr>
          <w:rFonts w:ascii="Calibri" w:hAnsi="Calibri" w:cs="Calibri"/>
        </w:rPr>
      </w:pPr>
      <w:r>
        <w:rPr>
          <w:rFonts w:ascii="Calibri" w:hAnsi="Calibri" w:cs="Calibri"/>
        </w:rPr>
        <w:t>-/+ buffers/cache: 3617700 4410252</w:t>
      </w:r>
    </w:p>
    <w:p w:rsidR="00807044" w:rsidRDefault="00807044" w:rsidP="00807044">
      <w:pPr>
        <w:autoSpaceDE w:val="0"/>
        <w:autoSpaceDN w:val="0"/>
        <w:adjustRightInd w:val="0"/>
        <w:rPr>
          <w:rFonts w:ascii="Calibri" w:hAnsi="Calibri" w:cs="Calibri"/>
        </w:rPr>
      </w:pPr>
      <w:r>
        <w:rPr>
          <w:rFonts w:ascii="Calibri" w:hAnsi="Calibri" w:cs="Calibri"/>
        </w:rPr>
        <w:t>Swap: 15624188 603788 15020400 total used free shared buffers cached</w:t>
      </w:r>
    </w:p>
    <w:p w:rsidR="00807044" w:rsidRDefault="00807044" w:rsidP="00807044">
      <w:pPr>
        <w:autoSpaceDE w:val="0"/>
        <w:autoSpaceDN w:val="0"/>
        <w:adjustRightInd w:val="0"/>
        <w:rPr>
          <w:rFonts w:ascii="Calibri" w:hAnsi="Calibri" w:cs="Calibri"/>
        </w:rPr>
      </w:pPr>
      <w:r>
        <w:rPr>
          <w:rFonts w:ascii="Calibri" w:hAnsi="Calibri" w:cs="Calibri"/>
        </w:rPr>
        <w:t>Mem: 8027952 5367244 2660708 0 117392 1635272</w:t>
      </w:r>
    </w:p>
    <w:p w:rsidR="00807044" w:rsidRDefault="00807044" w:rsidP="00807044">
      <w:pPr>
        <w:autoSpaceDE w:val="0"/>
        <w:autoSpaceDN w:val="0"/>
        <w:adjustRightInd w:val="0"/>
        <w:rPr>
          <w:rFonts w:ascii="Calibri" w:hAnsi="Calibri" w:cs="Calibri"/>
        </w:rPr>
      </w:pPr>
      <w:r>
        <w:rPr>
          <w:rFonts w:ascii="Calibri" w:hAnsi="Calibri" w:cs="Calibri"/>
        </w:rPr>
        <w:t>-/+ buffers/cache: 3614580 4413372</w:t>
      </w:r>
    </w:p>
    <w:p w:rsidR="00807044" w:rsidRDefault="00807044" w:rsidP="00807044">
      <w:pPr>
        <w:autoSpaceDE w:val="0"/>
        <w:autoSpaceDN w:val="0"/>
        <w:adjustRightInd w:val="0"/>
        <w:rPr>
          <w:rFonts w:ascii="Calibri" w:hAnsi="Calibri" w:cs="Calibri"/>
        </w:rPr>
      </w:pPr>
      <w:r>
        <w:rPr>
          <w:rFonts w:ascii="Calibri" w:hAnsi="Calibri" w:cs="Calibri"/>
        </w:rPr>
        <w:t>Swap: 15624188 603788 15020400 total used free shared buffers cached</w:t>
      </w:r>
    </w:p>
    <w:p w:rsidR="00807044" w:rsidRDefault="00807044" w:rsidP="00807044">
      <w:pPr>
        <w:autoSpaceDE w:val="0"/>
        <w:autoSpaceDN w:val="0"/>
        <w:adjustRightInd w:val="0"/>
        <w:rPr>
          <w:rFonts w:ascii="Calibri" w:hAnsi="Calibri" w:cs="Calibri"/>
        </w:rPr>
      </w:pPr>
      <w:r>
        <w:rPr>
          <w:rFonts w:ascii="Calibri" w:hAnsi="Calibri" w:cs="Calibri"/>
        </w:rPr>
        <w:t>Mem: 8027952 5367556 2660396 0 117392 1635272</w:t>
      </w:r>
    </w:p>
    <w:p w:rsidR="00807044" w:rsidRDefault="00807044" w:rsidP="00807044">
      <w:pPr>
        <w:autoSpaceDE w:val="0"/>
        <w:autoSpaceDN w:val="0"/>
        <w:adjustRightInd w:val="0"/>
        <w:rPr>
          <w:rFonts w:ascii="Calibri" w:hAnsi="Calibri" w:cs="Calibri"/>
        </w:rPr>
      </w:pPr>
      <w:r>
        <w:rPr>
          <w:rFonts w:ascii="Calibri" w:hAnsi="Calibri" w:cs="Calibri"/>
        </w:rPr>
        <w:t>-/+ buffers/cache: 3614892 4413060</w:t>
      </w:r>
    </w:p>
    <w:p w:rsidR="00807044" w:rsidRDefault="00807044" w:rsidP="00807044">
      <w:pPr>
        <w:autoSpaceDE w:val="0"/>
        <w:autoSpaceDN w:val="0"/>
        <w:adjustRightInd w:val="0"/>
        <w:rPr>
          <w:rFonts w:ascii="Calibri" w:hAnsi="Calibri" w:cs="Calibri"/>
        </w:rPr>
      </w:pPr>
      <w:r>
        <w:rPr>
          <w:rFonts w:ascii="Calibri" w:hAnsi="Calibri" w:cs="Calibri"/>
        </w:rPr>
        <w:t>Swap: 15624188 603788 15020400 total used free shared buffers cached</w:t>
      </w:r>
    </w:p>
    <w:p w:rsidR="00807044" w:rsidRDefault="00807044" w:rsidP="00807044">
      <w:pPr>
        <w:autoSpaceDE w:val="0"/>
        <w:autoSpaceDN w:val="0"/>
        <w:adjustRightInd w:val="0"/>
        <w:rPr>
          <w:rFonts w:ascii="Calibri" w:hAnsi="Calibri" w:cs="Calibri"/>
        </w:rPr>
      </w:pPr>
      <w:r>
        <w:rPr>
          <w:rFonts w:ascii="Calibri" w:hAnsi="Calibri" w:cs="Calibri"/>
        </w:rPr>
        <w:t>Mem: 8027952 5367388 2660564 0 117392 1635272</w:t>
      </w:r>
    </w:p>
    <w:p w:rsidR="00807044" w:rsidRDefault="00807044" w:rsidP="00807044">
      <w:pPr>
        <w:autoSpaceDE w:val="0"/>
        <w:autoSpaceDN w:val="0"/>
        <w:adjustRightInd w:val="0"/>
        <w:rPr>
          <w:rFonts w:ascii="Calibri" w:hAnsi="Calibri" w:cs="Calibri"/>
        </w:rPr>
      </w:pPr>
      <w:r>
        <w:rPr>
          <w:rFonts w:ascii="Calibri" w:hAnsi="Calibri" w:cs="Calibri"/>
        </w:rPr>
        <w:t>-/+ buffers/cache: 3614724 4413228</w:t>
      </w:r>
    </w:p>
    <w:p w:rsidR="00807044" w:rsidRDefault="00807044" w:rsidP="00807044">
      <w:pPr>
        <w:autoSpaceDE w:val="0"/>
        <w:autoSpaceDN w:val="0"/>
        <w:adjustRightInd w:val="0"/>
        <w:rPr>
          <w:rFonts w:ascii="Calibri" w:hAnsi="Calibri" w:cs="Calibri"/>
        </w:rPr>
      </w:pPr>
      <w:r>
        <w:rPr>
          <w:rFonts w:ascii="Calibri" w:hAnsi="Calibri" w:cs="Calibri"/>
        </w:rPr>
        <w:t>Swap: 15624188 603788 15020400</w:t>
      </w:r>
    </w:p>
    <w:p w:rsidR="00807044" w:rsidRDefault="00807044" w:rsidP="004B122F">
      <w:pPr>
        <w:pStyle w:val="NormalWeb"/>
        <w:shd w:val="clear" w:color="auto" w:fill="FFFFFF"/>
        <w:spacing w:before="121" w:beforeAutospacing="0" w:after="121" w:afterAutospacing="0" w:line="218" w:lineRule="atLeast"/>
        <w:rPr>
          <w:rFonts w:ascii="Arial" w:hAnsi="Arial" w:cs="Arial"/>
          <w:color w:val="333333"/>
          <w:sz w:val="15"/>
          <w:szCs w:val="15"/>
        </w:rPr>
      </w:pPr>
    </w:p>
    <w:p w:rsidR="00D73388" w:rsidRDefault="00D73388" w:rsidP="00D73388">
      <w:pPr>
        <w:pStyle w:val="Heading2"/>
        <w:pBdr>
          <w:bottom w:val="single" w:sz="4" w:space="0" w:color="D5D5D5"/>
        </w:pBdr>
        <w:shd w:val="clear" w:color="auto" w:fill="FFFFFF"/>
        <w:spacing w:before="240" w:after="60"/>
        <w:rPr>
          <w:rFonts w:ascii="Arial" w:hAnsi="Arial" w:cs="Arial"/>
          <w:color w:val="5F6064"/>
        </w:rPr>
      </w:pPr>
      <w:r>
        <w:rPr>
          <w:rStyle w:val="mw-headline"/>
          <w:rFonts w:ascii="Arial" w:hAnsi="Arial" w:cs="Arial"/>
          <w:color w:val="5F6064"/>
        </w:rPr>
        <w:t>vmstat Basics</w:t>
      </w:r>
    </w:p>
    <w:p w:rsidR="00D73388" w:rsidRDefault="00D73388" w:rsidP="00D73388">
      <w:pPr>
        <w:pStyle w:val="NormalWeb"/>
        <w:shd w:val="clear" w:color="auto" w:fill="FFFFFF"/>
        <w:spacing w:before="120" w:beforeAutospacing="0" w:after="120" w:afterAutospacing="0" w:line="279" w:lineRule="atLeast"/>
        <w:rPr>
          <w:rFonts w:ascii="Arial" w:hAnsi="Arial" w:cs="Arial"/>
          <w:color w:val="3F4042"/>
          <w:sz w:val="17"/>
          <w:szCs w:val="17"/>
        </w:rPr>
      </w:pPr>
      <w:r>
        <w:rPr>
          <w:rFonts w:ascii="Arial" w:hAnsi="Arial" w:cs="Arial"/>
          <w:color w:val="3F4042"/>
          <w:sz w:val="17"/>
          <w:szCs w:val="17"/>
        </w:rPr>
        <w:t>vmstat provides a number of values and will typically be called using two numerical parameters.</w:t>
      </w:r>
    </w:p>
    <w:p w:rsidR="00D73388" w:rsidRDefault="00D73388" w:rsidP="00D73388">
      <w:pPr>
        <w:numPr>
          <w:ilvl w:val="0"/>
          <w:numId w:val="9"/>
        </w:numPr>
        <w:shd w:val="clear" w:color="auto" w:fill="FFFFFF"/>
        <w:spacing w:before="100" w:beforeAutospacing="1" w:after="100" w:afterAutospacing="1" w:line="279" w:lineRule="atLeast"/>
        <w:ind w:left="384"/>
        <w:rPr>
          <w:rFonts w:ascii="Arial" w:hAnsi="Arial" w:cs="Arial"/>
          <w:color w:val="3F4042"/>
          <w:sz w:val="17"/>
          <w:szCs w:val="17"/>
        </w:rPr>
      </w:pPr>
      <w:r>
        <w:rPr>
          <w:rFonts w:ascii="Arial" w:hAnsi="Arial" w:cs="Arial"/>
          <w:color w:val="3F4042"/>
          <w:sz w:val="17"/>
          <w:szCs w:val="17"/>
        </w:rPr>
        <w:t>Example:</w:t>
      </w:r>
      <w:r>
        <w:rPr>
          <w:rStyle w:val="apple-converted-space"/>
          <w:rFonts w:ascii="Arial" w:hAnsi="Arial" w:cs="Arial"/>
          <w:color w:val="3F4042"/>
          <w:sz w:val="17"/>
          <w:szCs w:val="17"/>
        </w:rPr>
        <w:t> </w:t>
      </w:r>
      <w:r>
        <w:rPr>
          <w:rStyle w:val="HTMLCode"/>
          <w:rFonts w:eastAsiaTheme="minorHAnsi"/>
          <w:color w:val="3F4042"/>
          <w:shd w:val="clear" w:color="auto" w:fill="F9F9F9"/>
        </w:rPr>
        <w:t>vmstat 1 5</w:t>
      </w:r>
    </w:p>
    <w:p w:rsidR="00D73388" w:rsidRDefault="00D73388" w:rsidP="00D73388">
      <w:pPr>
        <w:numPr>
          <w:ilvl w:val="1"/>
          <w:numId w:val="9"/>
        </w:numPr>
        <w:shd w:val="clear" w:color="auto" w:fill="FFFFFF"/>
        <w:spacing w:before="100" w:beforeAutospacing="1" w:after="100" w:afterAutospacing="1" w:line="279" w:lineRule="atLeast"/>
        <w:ind w:left="768"/>
        <w:rPr>
          <w:rFonts w:ascii="Arial" w:hAnsi="Arial" w:cs="Arial"/>
          <w:color w:val="3F4042"/>
          <w:sz w:val="17"/>
          <w:szCs w:val="17"/>
        </w:rPr>
      </w:pPr>
      <w:r>
        <w:rPr>
          <w:rFonts w:ascii="Arial" w:hAnsi="Arial" w:cs="Arial"/>
          <w:color w:val="3F4042"/>
          <w:sz w:val="17"/>
          <w:szCs w:val="17"/>
        </w:rPr>
        <w:t>1 -&gt; the values will be re-measured and reported every second</w:t>
      </w:r>
    </w:p>
    <w:p w:rsidR="00D73388" w:rsidRDefault="00D73388" w:rsidP="00D73388">
      <w:pPr>
        <w:numPr>
          <w:ilvl w:val="1"/>
          <w:numId w:val="9"/>
        </w:numPr>
        <w:shd w:val="clear" w:color="auto" w:fill="FFFFFF"/>
        <w:spacing w:before="100" w:beforeAutospacing="1" w:after="100" w:afterAutospacing="1" w:line="279" w:lineRule="atLeast"/>
        <w:ind w:left="768"/>
        <w:rPr>
          <w:rFonts w:ascii="Arial" w:hAnsi="Arial" w:cs="Arial"/>
          <w:color w:val="3F4042"/>
          <w:sz w:val="17"/>
          <w:szCs w:val="17"/>
        </w:rPr>
      </w:pPr>
      <w:r>
        <w:rPr>
          <w:rFonts w:ascii="Arial" w:hAnsi="Arial" w:cs="Arial"/>
          <w:color w:val="3F4042"/>
          <w:sz w:val="17"/>
          <w:szCs w:val="17"/>
        </w:rPr>
        <w:t>5 -&gt; the values will be reported five times and then the program will stop</w:t>
      </w:r>
    </w:p>
    <w:p w:rsidR="00D73388" w:rsidRDefault="00D73388" w:rsidP="00D73388">
      <w:pPr>
        <w:pStyle w:val="NormalWeb"/>
        <w:shd w:val="clear" w:color="auto" w:fill="FFFFFF"/>
        <w:spacing w:before="120" w:beforeAutospacing="0" w:after="120" w:afterAutospacing="0" w:line="279" w:lineRule="atLeast"/>
        <w:rPr>
          <w:rFonts w:ascii="Arial" w:hAnsi="Arial" w:cs="Arial"/>
          <w:color w:val="3F4042"/>
          <w:sz w:val="17"/>
          <w:szCs w:val="17"/>
        </w:rPr>
      </w:pPr>
      <w:r>
        <w:rPr>
          <w:rFonts w:ascii="Arial" w:hAnsi="Arial" w:cs="Arial"/>
          <w:color w:val="3F4042"/>
          <w:sz w:val="17"/>
          <w:szCs w:val="17"/>
        </w:rPr>
        <w:t>The first line of the report will contain the average values since the last time the computer was rebooted. All other lines in the report will represent their respective current values. Vmstat does not need any special user rights. It can run as a normal user.</w:t>
      </w:r>
    </w:p>
    <w:p w:rsidR="00D73388" w:rsidRDefault="00D73388" w:rsidP="00D73388">
      <w:pPr>
        <w:pStyle w:val="HTMLPreformatted"/>
        <w:shd w:val="clear" w:color="auto" w:fill="F9F9F9"/>
        <w:spacing w:line="312" w:lineRule="atLeast"/>
        <w:rPr>
          <w:color w:val="3F4042"/>
          <w:sz w:val="17"/>
          <w:szCs w:val="17"/>
        </w:rPr>
      </w:pPr>
      <w:r>
        <w:rPr>
          <w:color w:val="3F4042"/>
          <w:sz w:val="17"/>
          <w:szCs w:val="17"/>
        </w:rPr>
        <w:t xml:space="preserve">[user@fedora9 </w:t>
      </w:r>
      <w:proofErr w:type="gramStart"/>
      <w:r>
        <w:rPr>
          <w:color w:val="3F4042"/>
          <w:sz w:val="17"/>
          <w:szCs w:val="17"/>
        </w:rPr>
        <w:t>~]$</w:t>
      </w:r>
      <w:proofErr w:type="gramEnd"/>
      <w:r>
        <w:rPr>
          <w:color w:val="3F4042"/>
          <w:sz w:val="17"/>
          <w:szCs w:val="17"/>
        </w:rPr>
        <w:t xml:space="preserve"> vmstat 1 5</w:t>
      </w:r>
    </w:p>
    <w:p w:rsidR="00D73388" w:rsidRDefault="00D73388" w:rsidP="00D73388">
      <w:pPr>
        <w:pStyle w:val="HTMLPreformatted"/>
        <w:shd w:val="clear" w:color="auto" w:fill="F9F9F9"/>
        <w:spacing w:line="312" w:lineRule="atLeast"/>
        <w:rPr>
          <w:color w:val="3F4042"/>
          <w:sz w:val="17"/>
          <w:szCs w:val="17"/>
        </w:rPr>
      </w:pPr>
      <w:r>
        <w:rPr>
          <w:color w:val="3F4042"/>
          <w:sz w:val="17"/>
          <w:szCs w:val="17"/>
        </w:rPr>
        <w:t>procs -----------memory---------- ---swap-- -----io---- --system-- -----cpu------</w:t>
      </w:r>
    </w:p>
    <w:p w:rsidR="00D73388" w:rsidRDefault="00D73388" w:rsidP="00D73388">
      <w:pPr>
        <w:pStyle w:val="HTMLPreformatted"/>
        <w:shd w:val="clear" w:color="auto" w:fill="F9F9F9"/>
        <w:spacing w:line="312" w:lineRule="atLeast"/>
        <w:rPr>
          <w:color w:val="3F4042"/>
          <w:sz w:val="17"/>
          <w:szCs w:val="17"/>
        </w:rPr>
      </w:pPr>
      <w:r>
        <w:rPr>
          <w:color w:val="3F4042"/>
          <w:sz w:val="17"/>
          <w:szCs w:val="17"/>
        </w:rPr>
        <w:t xml:space="preserve"> </w:t>
      </w:r>
      <w:proofErr w:type="gramStart"/>
      <w:r>
        <w:rPr>
          <w:color w:val="3F4042"/>
          <w:sz w:val="17"/>
          <w:szCs w:val="17"/>
        </w:rPr>
        <w:t>r  b</w:t>
      </w:r>
      <w:proofErr w:type="gramEnd"/>
      <w:r>
        <w:rPr>
          <w:color w:val="3F4042"/>
          <w:sz w:val="17"/>
          <w:szCs w:val="17"/>
        </w:rPr>
        <w:t xml:space="preserve">   swpd   free   buff  cache   si   so    bi    bo   in   cs us sy id wa st</w:t>
      </w:r>
    </w:p>
    <w:p w:rsidR="00D73388" w:rsidRDefault="00D73388" w:rsidP="00D73388">
      <w:pPr>
        <w:pStyle w:val="HTMLPreformatted"/>
        <w:shd w:val="clear" w:color="auto" w:fill="F9F9F9"/>
        <w:spacing w:line="312" w:lineRule="atLeast"/>
        <w:rPr>
          <w:color w:val="3F4042"/>
          <w:sz w:val="17"/>
          <w:szCs w:val="17"/>
        </w:rPr>
      </w:pPr>
      <w:r>
        <w:rPr>
          <w:color w:val="3F4042"/>
          <w:sz w:val="17"/>
          <w:szCs w:val="17"/>
        </w:rPr>
        <w:t xml:space="preserve"> </w:t>
      </w:r>
      <w:proofErr w:type="gramStart"/>
      <w:r>
        <w:rPr>
          <w:color w:val="3F4042"/>
          <w:sz w:val="17"/>
          <w:szCs w:val="17"/>
        </w:rPr>
        <w:t>3  0</w:t>
      </w:r>
      <w:proofErr w:type="gramEnd"/>
      <w:r>
        <w:rPr>
          <w:color w:val="3F4042"/>
          <w:sz w:val="17"/>
          <w:szCs w:val="17"/>
        </w:rPr>
        <w:t xml:space="preserve">      0  44712 110052 623096    0    0    30    28  217  888 13  3 83  1  0</w:t>
      </w:r>
    </w:p>
    <w:p w:rsidR="00D73388" w:rsidRDefault="00D73388" w:rsidP="00D73388">
      <w:pPr>
        <w:pStyle w:val="HTMLPreformatted"/>
        <w:shd w:val="clear" w:color="auto" w:fill="F9F9F9"/>
        <w:spacing w:line="312" w:lineRule="atLeast"/>
        <w:rPr>
          <w:color w:val="3F4042"/>
          <w:sz w:val="17"/>
          <w:szCs w:val="17"/>
        </w:rPr>
      </w:pPr>
      <w:r>
        <w:rPr>
          <w:color w:val="3F4042"/>
          <w:sz w:val="17"/>
          <w:szCs w:val="17"/>
        </w:rPr>
        <w:t xml:space="preserve"> </w:t>
      </w:r>
      <w:proofErr w:type="gramStart"/>
      <w:r>
        <w:rPr>
          <w:color w:val="3F4042"/>
          <w:sz w:val="17"/>
          <w:szCs w:val="17"/>
        </w:rPr>
        <w:t>0  0</w:t>
      </w:r>
      <w:proofErr w:type="gramEnd"/>
      <w:r>
        <w:rPr>
          <w:color w:val="3F4042"/>
          <w:sz w:val="17"/>
          <w:szCs w:val="17"/>
        </w:rPr>
        <w:t xml:space="preserve">      0  44408 110052 623096    0    0     0     0   88 1446 31  4 65  0  0</w:t>
      </w:r>
    </w:p>
    <w:p w:rsidR="00D73388" w:rsidRDefault="00D73388" w:rsidP="00D73388">
      <w:pPr>
        <w:pStyle w:val="HTMLPreformatted"/>
        <w:shd w:val="clear" w:color="auto" w:fill="F9F9F9"/>
        <w:spacing w:line="312" w:lineRule="atLeast"/>
        <w:rPr>
          <w:color w:val="3F4042"/>
          <w:sz w:val="17"/>
          <w:szCs w:val="17"/>
        </w:rPr>
      </w:pPr>
      <w:r>
        <w:rPr>
          <w:color w:val="3F4042"/>
          <w:sz w:val="17"/>
          <w:szCs w:val="17"/>
        </w:rPr>
        <w:t xml:space="preserve"> </w:t>
      </w:r>
      <w:proofErr w:type="gramStart"/>
      <w:r>
        <w:rPr>
          <w:color w:val="3F4042"/>
          <w:sz w:val="17"/>
          <w:szCs w:val="17"/>
        </w:rPr>
        <w:t>0  0</w:t>
      </w:r>
      <w:proofErr w:type="gramEnd"/>
      <w:r>
        <w:rPr>
          <w:color w:val="3F4042"/>
          <w:sz w:val="17"/>
          <w:szCs w:val="17"/>
        </w:rPr>
        <w:t xml:space="preserve">      0  44524 110052 623096    0    0     0     0   84  872 11  2 87  0  0</w:t>
      </w:r>
    </w:p>
    <w:p w:rsidR="00D73388" w:rsidRDefault="00D73388" w:rsidP="00D73388">
      <w:pPr>
        <w:pStyle w:val="HTMLPreformatted"/>
        <w:shd w:val="clear" w:color="auto" w:fill="F9F9F9"/>
        <w:spacing w:line="312" w:lineRule="atLeast"/>
        <w:rPr>
          <w:color w:val="3F4042"/>
          <w:sz w:val="17"/>
          <w:szCs w:val="17"/>
        </w:rPr>
      </w:pPr>
      <w:r>
        <w:rPr>
          <w:color w:val="3F4042"/>
          <w:sz w:val="17"/>
          <w:szCs w:val="17"/>
        </w:rPr>
        <w:t xml:space="preserve"> </w:t>
      </w:r>
      <w:proofErr w:type="gramStart"/>
      <w:r>
        <w:rPr>
          <w:color w:val="3F4042"/>
          <w:sz w:val="17"/>
          <w:szCs w:val="17"/>
        </w:rPr>
        <w:t>0  0</w:t>
      </w:r>
      <w:proofErr w:type="gramEnd"/>
      <w:r>
        <w:rPr>
          <w:color w:val="3F4042"/>
          <w:sz w:val="17"/>
          <w:szCs w:val="17"/>
        </w:rPr>
        <w:t xml:space="preserve">      0  44516 110052 623096    0    0     0     0  149 1429 18  5 77  0  0</w:t>
      </w:r>
    </w:p>
    <w:p w:rsidR="00D73388" w:rsidRDefault="00D73388" w:rsidP="00D73388">
      <w:pPr>
        <w:pStyle w:val="HTMLPreformatted"/>
        <w:shd w:val="clear" w:color="auto" w:fill="F9F9F9"/>
        <w:spacing w:line="312" w:lineRule="atLeast"/>
        <w:rPr>
          <w:color w:val="3F4042"/>
          <w:sz w:val="17"/>
          <w:szCs w:val="17"/>
        </w:rPr>
      </w:pPr>
      <w:r>
        <w:rPr>
          <w:color w:val="3F4042"/>
          <w:sz w:val="17"/>
          <w:szCs w:val="17"/>
        </w:rPr>
        <w:t xml:space="preserve"> </w:t>
      </w:r>
      <w:proofErr w:type="gramStart"/>
      <w:r>
        <w:rPr>
          <w:color w:val="3F4042"/>
          <w:sz w:val="17"/>
          <w:szCs w:val="17"/>
        </w:rPr>
        <w:t>0  0</w:t>
      </w:r>
      <w:proofErr w:type="gramEnd"/>
      <w:r>
        <w:rPr>
          <w:color w:val="3F4042"/>
          <w:sz w:val="17"/>
          <w:szCs w:val="17"/>
        </w:rPr>
        <w:t xml:space="preserve">      0  44524 110052 623096    0    0     0     0   60  431 14  1 85  0  0</w:t>
      </w:r>
    </w:p>
    <w:p w:rsidR="00D73388" w:rsidRDefault="00D73388" w:rsidP="00D73388">
      <w:pPr>
        <w:pStyle w:val="HTMLPreformatted"/>
        <w:shd w:val="clear" w:color="auto" w:fill="F9F9F9"/>
        <w:spacing w:line="312" w:lineRule="atLeast"/>
        <w:rPr>
          <w:color w:val="3F4042"/>
          <w:sz w:val="17"/>
          <w:szCs w:val="17"/>
        </w:rPr>
      </w:pPr>
      <w:r>
        <w:rPr>
          <w:color w:val="3F4042"/>
          <w:sz w:val="17"/>
          <w:szCs w:val="17"/>
        </w:rPr>
        <w:t xml:space="preserve">[user@fedora9 </w:t>
      </w:r>
      <w:proofErr w:type="gramStart"/>
      <w:r>
        <w:rPr>
          <w:color w:val="3F4042"/>
          <w:sz w:val="17"/>
          <w:szCs w:val="17"/>
        </w:rPr>
        <w:t>~]$</w:t>
      </w:r>
      <w:proofErr w:type="gramEnd"/>
    </w:p>
    <w:p w:rsidR="00D73388" w:rsidRDefault="00D73388" w:rsidP="00D73388">
      <w:pPr>
        <w:pStyle w:val="Heading3"/>
        <w:shd w:val="clear" w:color="auto" w:fill="FFFFFF"/>
        <w:spacing w:before="168"/>
        <w:rPr>
          <w:rFonts w:ascii="Arial" w:hAnsi="Arial" w:cs="Arial"/>
          <w:color w:val="5F6064"/>
          <w:sz w:val="28"/>
          <w:szCs w:val="28"/>
        </w:rPr>
      </w:pPr>
      <w:r>
        <w:rPr>
          <w:rStyle w:val="mw-headline"/>
          <w:rFonts w:ascii="Arial" w:hAnsi="Arial" w:cs="Arial"/>
          <w:color w:val="5F6064"/>
          <w:sz w:val="28"/>
          <w:szCs w:val="28"/>
        </w:rPr>
        <w:t>Meaning of the individual Values</w:t>
      </w:r>
    </w:p>
    <w:p w:rsidR="00D73388" w:rsidRDefault="00D73388" w:rsidP="00D73388">
      <w:pPr>
        <w:pStyle w:val="NormalWeb"/>
        <w:shd w:val="clear" w:color="auto" w:fill="FFFFFF"/>
        <w:spacing w:before="120" w:beforeAutospacing="0" w:after="120" w:afterAutospacing="0" w:line="279" w:lineRule="atLeast"/>
        <w:rPr>
          <w:rFonts w:ascii="Arial" w:hAnsi="Arial" w:cs="Arial"/>
          <w:color w:val="3F4042"/>
          <w:sz w:val="17"/>
          <w:szCs w:val="17"/>
        </w:rPr>
      </w:pPr>
      <w:r>
        <w:rPr>
          <w:rFonts w:ascii="Arial" w:hAnsi="Arial" w:cs="Arial"/>
          <w:color w:val="3F4042"/>
          <w:sz w:val="17"/>
          <w:szCs w:val="17"/>
        </w:rPr>
        <w:t>(Source</w:t>
      </w:r>
      <w:r>
        <w:rPr>
          <w:rStyle w:val="apple-converted-space"/>
          <w:rFonts w:ascii="Arial" w:hAnsi="Arial" w:cs="Arial"/>
          <w:color w:val="3F4042"/>
          <w:sz w:val="17"/>
          <w:szCs w:val="17"/>
        </w:rPr>
        <w:t> </w:t>
      </w:r>
      <w:r>
        <w:rPr>
          <w:rStyle w:val="HTMLCode"/>
          <w:color w:val="3F4042"/>
          <w:shd w:val="clear" w:color="auto" w:fill="F9F9F9"/>
        </w:rPr>
        <w:t>man vmstat</w:t>
      </w:r>
      <w:r>
        <w:rPr>
          <w:rFonts w:ascii="Arial" w:hAnsi="Arial" w:cs="Arial"/>
          <w:color w:val="3F4042"/>
          <w:sz w:val="17"/>
          <w:szCs w:val="17"/>
        </w:rPr>
        <w:t>):</w:t>
      </w:r>
    </w:p>
    <w:p w:rsidR="00D73388" w:rsidRDefault="00D73388" w:rsidP="00D73388">
      <w:pPr>
        <w:numPr>
          <w:ilvl w:val="0"/>
          <w:numId w:val="10"/>
        </w:numPr>
        <w:shd w:val="clear" w:color="auto" w:fill="FFFFFF"/>
        <w:spacing w:before="100" w:beforeAutospacing="1" w:after="100" w:afterAutospacing="1" w:line="279" w:lineRule="atLeast"/>
        <w:ind w:left="384"/>
        <w:rPr>
          <w:rFonts w:ascii="Arial" w:hAnsi="Arial" w:cs="Arial"/>
          <w:color w:val="3F4042"/>
          <w:sz w:val="17"/>
          <w:szCs w:val="17"/>
        </w:rPr>
      </w:pPr>
      <w:r>
        <w:rPr>
          <w:rFonts w:ascii="Arial" w:hAnsi="Arial" w:cs="Arial"/>
          <w:color w:val="3F4042"/>
          <w:sz w:val="17"/>
          <w:szCs w:val="17"/>
        </w:rPr>
        <w:t>Procs</w:t>
      </w:r>
    </w:p>
    <w:p w:rsidR="00D73388" w:rsidRDefault="00D73388" w:rsidP="00D73388">
      <w:pPr>
        <w:numPr>
          <w:ilvl w:val="1"/>
          <w:numId w:val="10"/>
        </w:numPr>
        <w:shd w:val="clear" w:color="auto" w:fill="FFFFFF"/>
        <w:spacing w:before="100" w:beforeAutospacing="1" w:after="100" w:afterAutospacing="1" w:line="279" w:lineRule="atLeast"/>
        <w:ind w:left="768"/>
        <w:rPr>
          <w:rFonts w:ascii="Arial" w:hAnsi="Arial" w:cs="Arial"/>
          <w:color w:val="3F4042"/>
          <w:sz w:val="17"/>
          <w:szCs w:val="17"/>
        </w:rPr>
      </w:pPr>
      <w:r>
        <w:rPr>
          <w:rFonts w:ascii="Arial" w:hAnsi="Arial" w:cs="Arial"/>
          <w:color w:val="3F4042"/>
          <w:sz w:val="17"/>
          <w:szCs w:val="17"/>
        </w:rPr>
        <w:t>r: The number of processes waiting for run time.</w:t>
      </w:r>
    </w:p>
    <w:p w:rsidR="00D73388" w:rsidRDefault="00D73388" w:rsidP="00D73388">
      <w:pPr>
        <w:numPr>
          <w:ilvl w:val="1"/>
          <w:numId w:val="10"/>
        </w:numPr>
        <w:shd w:val="clear" w:color="auto" w:fill="FFFFFF"/>
        <w:spacing w:before="100" w:beforeAutospacing="1" w:after="100" w:afterAutospacing="1" w:line="279" w:lineRule="atLeast"/>
        <w:ind w:left="768"/>
        <w:rPr>
          <w:rFonts w:ascii="Arial" w:hAnsi="Arial" w:cs="Arial"/>
          <w:color w:val="3F4042"/>
          <w:sz w:val="17"/>
          <w:szCs w:val="17"/>
        </w:rPr>
      </w:pPr>
      <w:r>
        <w:rPr>
          <w:rFonts w:ascii="Arial" w:hAnsi="Arial" w:cs="Arial"/>
          <w:color w:val="3F4042"/>
          <w:sz w:val="17"/>
          <w:szCs w:val="17"/>
        </w:rPr>
        <w:t>b: The number of processes in uninterruptible sleep.</w:t>
      </w:r>
    </w:p>
    <w:p w:rsidR="00D73388" w:rsidRDefault="00D73388" w:rsidP="00D73388">
      <w:pPr>
        <w:numPr>
          <w:ilvl w:val="0"/>
          <w:numId w:val="10"/>
        </w:numPr>
        <w:shd w:val="clear" w:color="auto" w:fill="FFFFFF"/>
        <w:spacing w:before="100" w:beforeAutospacing="1" w:after="100" w:afterAutospacing="1" w:line="279" w:lineRule="atLeast"/>
        <w:ind w:left="384"/>
        <w:rPr>
          <w:rFonts w:ascii="Arial" w:hAnsi="Arial" w:cs="Arial"/>
          <w:color w:val="3F4042"/>
          <w:sz w:val="17"/>
          <w:szCs w:val="17"/>
        </w:rPr>
      </w:pPr>
      <w:r>
        <w:rPr>
          <w:rFonts w:ascii="Arial" w:hAnsi="Arial" w:cs="Arial"/>
          <w:color w:val="3F4042"/>
          <w:sz w:val="17"/>
          <w:szCs w:val="17"/>
        </w:rPr>
        <w:t>Memory</w:t>
      </w:r>
    </w:p>
    <w:p w:rsidR="00D73388" w:rsidRDefault="00D73388" w:rsidP="00D73388">
      <w:pPr>
        <w:numPr>
          <w:ilvl w:val="1"/>
          <w:numId w:val="10"/>
        </w:numPr>
        <w:shd w:val="clear" w:color="auto" w:fill="FFFFFF"/>
        <w:spacing w:before="100" w:beforeAutospacing="1" w:after="100" w:afterAutospacing="1" w:line="279" w:lineRule="atLeast"/>
        <w:ind w:left="768"/>
        <w:rPr>
          <w:rFonts w:ascii="Arial" w:hAnsi="Arial" w:cs="Arial"/>
          <w:color w:val="3F4042"/>
          <w:sz w:val="17"/>
          <w:szCs w:val="17"/>
        </w:rPr>
      </w:pPr>
      <w:r>
        <w:rPr>
          <w:rFonts w:ascii="Arial" w:hAnsi="Arial" w:cs="Arial"/>
          <w:color w:val="3F4042"/>
          <w:sz w:val="17"/>
          <w:szCs w:val="17"/>
        </w:rPr>
        <w:t>swpd: the amount of virtual memory used.</w:t>
      </w:r>
    </w:p>
    <w:p w:rsidR="00D73388" w:rsidRDefault="00D73388" w:rsidP="00D73388">
      <w:pPr>
        <w:numPr>
          <w:ilvl w:val="1"/>
          <w:numId w:val="10"/>
        </w:numPr>
        <w:shd w:val="clear" w:color="auto" w:fill="FFFFFF"/>
        <w:spacing w:before="100" w:beforeAutospacing="1" w:after="100" w:afterAutospacing="1" w:line="279" w:lineRule="atLeast"/>
        <w:ind w:left="768"/>
        <w:rPr>
          <w:rFonts w:ascii="Arial" w:hAnsi="Arial" w:cs="Arial"/>
          <w:color w:val="3F4042"/>
          <w:sz w:val="17"/>
          <w:szCs w:val="17"/>
        </w:rPr>
      </w:pPr>
      <w:r>
        <w:rPr>
          <w:rFonts w:ascii="Arial" w:hAnsi="Arial" w:cs="Arial"/>
          <w:color w:val="3F4042"/>
          <w:sz w:val="17"/>
          <w:szCs w:val="17"/>
        </w:rPr>
        <w:t>free: the amount of idle memory.</w:t>
      </w:r>
    </w:p>
    <w:p w:rsidR="00D73388" w:rsidRDefault="00D73388" w:rsidP="00D73388">
      <w:pPr>
        <w:numPr>
          <w:ilvl w:val="1"/>
          <w:numId w:val="10"/>
        </w:numPr>
        <w:shd w:val="clear" w:color="auto" w:fill="FFFFFF"/>
        <w:spacing w:before="100" w:beforeAutospacing="1" w:after="100" w:afterAutospacing="1" w:line="279" w:lineRule="atLeast"/>
        <w:ind w:left="768"/>
        <w:rPr>
          <w:rFonts w:ascii="Arial" w:hAnsi="Arial" w:cs="Arial"/>
          <w:color w:val="3F4042"/>
          <w:sz w:val="17"/>
          <w:szCs w:val="17"/>
        </w:rPr>
      </w:pPr>
      <w:r>
        <w:rPr>
          <w:rFonts w:ascii="Arial" w:hAnsi="Arial" w:cs="Arial"/>
          <w:color w:val="3F4042"/>
          <w:sz w:val="17"/>
          <w:szCs w:val="17"/>
        </w:rPr>
        <w:t>buff: the amount of memory used as buffers.</w:t>
      </w:r>
    </w:p>
    <w:p w:rsidR="00D73388" w:rsidRDefault="00D73388" w:rsidP="00D73388">
      <w:pPr>
        <w:numPr>
          <w:ilvl w:val="1"/>
          <w:numId w:val="10"/>
        </w:numPr>
        <w:shd w:val="clear" w:color="auto" w:fill="FFFFFF"/>
        <w:spacing w:before="100" w:beforeAutospacing="1" w:after="100" w:afterAutospacing="1" w:line="279" w:lineRule="atLeast"/>
        <w:ind w:left="768"/>
        <w:rPr>
          <w:rFonts w:ascii="Arial" w:hAnsi="Arial" w:cs="Arial"/>
          <w:color w:val="3F4042"/>
          <w:sz w:val="17"/>
          <w:szCs w:val="17"/>
        </w:rPr>
      </w:pPr>
      <w:r>
        <w:rPr>
          <w:rFonts w:ascii="Arial" w:hAnsi="Arial" w:cs="Arial"/>
          <w:color w:val="3F4042"/>
          <w:sz w:val="17"/>
          <w:szCs w:val="17"/>
        </w:rPr>
        <w:t>cache: the amount of memory used as cache.</w:t>
      </w:r>
    </w:p>
    <w:p w:rsidR="00D73388" w:rsidRDefault="00D73388" w:rsidP="00D73388">
      <w:pPr>
        <w:numPr>
          <w:ilvl w:val="1"/>
          <w:numId w:val="10"/>
        </w:numPr>
        <w:shd w:val="clear" w:color="auto" w:fill="FFFFFF"/>
        <w:spacing w:before="100" w:beforeAutospacing="1" w:after="100" w:afterAutospacing="1" w:line="279" w:lineRule="atLeast"/>
        <w:ind w:left="768"/>
        <w:rPr>
          <w:rFonts w:ascii="Arial" w:hAnsi="Arial" w:cs="Arial"/>
          <w:color w:val="3F4042"/>
          <w:sz w:val="17"/>
          <w:szCs w:val="17"/>
        </w:rPr>
      </w:pPr>
      <w:r>
        <w:rPr>
          <w:rFonts w:ascii="Arial" w:hAnsi="Arial" w:cs="Arial"/>
          <w:color w:val="3F4042"/>
          <w:sz w:val="17"/>
          <w:szCs w:val="17"/>
        </w:rPr>
        <w:t>inact: the amount of inactive memory. (-</w:t>
      </w:r>
      <w:proofErr w:type="gramStart"/>
      <w:r>
        <w:rPr>
          <w:rFonts w:ascii="Arial" w:hAnsi="Arial" w:cs="Arial"/>
          <w:color w:val="3F4042"/>
          <w:sz w:val="17"/>
          <w:szCs w:val="17"/>
        </w:rPr>
        <w:t>a</w:t>
      </w:r>
      <w:proofErr w:type="gramEnd"/>
      <w:r>
        <w:rPr>
          <w:rFonts w:ascii="Arial" w:hAnsi="Arial" w:cs="Arial"/>
          <w:color w:val="3F4042"/>
          <w:sz w:val="17"/>
          <w:szCs w:val="17"/>
        </w:rPr>
        <w:t xml:space="preserve"> option)</w:t>
      </w:r>
    </w:p>
    <w:p w:rsidR="00D73388" w:rsidRDefault="00D73388" w:rsidP="00D73388">
      <w:pPr>
        <w:numPr>
          <w:ilvl w:val="1"/>
          <w:numId w:val="10"/>
        </w:numPr>
        <w:shd w:val="clear" w:color="auto" w:fill="FFFFFF"/>
        <w:spacing w:before="100" w:beforeAutospacing="1" w:after="100" w:afterAutospacing="1" w:line="279" w:lineRule="atLeast"/>
        <w:ind w:left="768"/>
        <w:rPr>
          <w:rFonts w:ascii="Arial" w:hAnsi="Arial" w:cs="Arial"/>
          <w:color w:val="3F4042"/>
          <w:sz w:val="17"/>
          <w:szCs w:val="17"/>
        </w:rPr>
      </w:pPr>
      <w:r>
        <w:rPr>
          <w:rFonts w:ascii="Arial" w:hAnsi="Arial" w:cs="Arial"/>
          <w:color w:val="3F4042"/>
          <w:sz w:val="17"/>
          <w:szCs w:val="17"/>
        </w:rPr>
        <w:t>active: the amount of active memory. (-</w:t>
      </w:r>
      <w:proofErr w:type="gramStart"/>
      <w:r>
        <w:rPr>
          <w:rFonts w:ascii="Arial" w:hAnsi="Arial" w:cs="Arial"/>
          <w:color w:val="3F4042"/>
          <w:sz w:val="17"/>
          <w:szCs w:val="17"/>
        </w:rPr>
        <w:t>a</w:t>
      </w:r>
      <w:proofErr w:type="gramEnd"/>
      <w:r>
        <w:rPr>
          <w:rFonts w:ascii="Arial" w:hAnsi="Arial" w:cs="Arial"/>
          <w:color w:val="3F4042"/>
          <w:sz w:val="17"/>
          <w:szCs w:val="17"/>
        </w:rPr>
        <w:t xml:space="preserve"> option)</w:t>
      </w:r>
    </w:p>
    <w:p w:rsidR="00D73388" w:rsidRDefault="00D73388" w:rsidP="00D73388">
      <w:pPr>
        <w:numPr>
          <w:ilvl w:val="0"/>
          <w:numId w:val="10"/>
        </w:numPr>
        <w:shd w:val="clear" w:color="auto" w:fill="FFFFFF"/>
        <w:spacing w:before="100" w:beforeAutospacing="1" w:after="100" w:afterAutospacing="1" w:line="279" w:lineRule="atLeast"/>
        <w:ind w:left="384"/>
        <w:rPr>
          <w:rFonts w:ascii="Arial" w:hAnsi="Arial" w:cs="Arial"/>
          <w:color w:val="3F4042"/>
          <w:sz w:val="17"/>
          <w:szCs w:val="17"/>
        </w:rPr>
      </w:pPr>
      <w:r>
        <w:rPr>
          <w:rFonts w:ascii="Arial" w:hAnsi="Arial" w:cs="Arial"/>
          <w:color w:val="3F4042"/>
          <w:sz w:val="17"/>
          <w:szCs w:val="17"/>
        </w:rPr>
        <w:t>Swap</w:t>
      </w:r>
    </w:p>
    <w:p w:rsidR="00D73388" w:rsidRDefault="00D73388" w:rsidP="00D73388">
      <w:pPr>
        <w:numPr>
          <w:ilvl w:val="1"/>
          <w:numId w:val="10"/>
        </w:numPr>
        <w:shd w:val="clear" w:color="auto" w:fill="FFFFFF"/>
        <w:spacing w:before="100" w:beforeAutospacing="1" w:after="100" w:afterAutospacing="1" w:line="279" w:lineRule="atLeast"/>
        <w:ind w:left="768"/>
        <w:rPr>
          <w:rFonts w:ascii="Arial" w:hAnsi="Arial" w:cs="Arial"/>
          <w:color w:val="3F4042"/>
          <w:sz w:val="17"/>
          <w:szCs w:val="17"/>
        </w:rPr>
      </w:pPr>
      <w:r>
        <w:rPr>
          <w:rFonts w:ascii="Arial" w:hAnsi="Arial" w:cs="Arial"/>
          <w:color w:val="3F4042"/>
          <w:sz w:val="17"/>
          <w:szCs w:val="17"/>
        </w:rPr>
        <w:t>si: Amount of memory swapped in from disk (/s).</w:t>
      </w:r>
    </w:p>
    <w:p w:rsidR="00D73388" w:rsidRDefault="00D73388" w:rsidP="00D73388">
      <w:pPr>
        <w:numPr>
          <w:ilvl w:val="1"/>
          <w:numId w:val="10"/>
        </w:numPr>
        <w:shd w:val="clear" w:color="auto" w:fill="FFFFFF"/>
        <w:spacing w:before="100" w:beforeAutospacing="1" w:after="100" w:afterAutospacing="1" w:line="279" w:lineRule="atLeast"/>
        <w:ind w:left="768"/>
        <w:rPr>
          <w:rFonts w:ascii="Arial" w:hAnsi="Arial" w:cs="Arial"/>
          <w:color w:val="3F4042"/>
          <w:sz w:val="17"/>
          <w:szCs w:val="17"/>
        </w:rPr>
      </w:pPr>
      <w:r>
        <w:rPr>
          <w:rFonts w:ascii="Arial" w:hAnsi="Arial" w:cs="Arial"/>
          <w:color w:val="3F4042"/>
          <w:sz w:val="17"/>
          <w:szCs w:val="17"/>
        </w:rPr>
        <w:t>so: Amount of memory swapped to disk (/s).</w:t>
      </w:r>
    </w:p>
    <w:p w:rsidR="00D73388" w:rsidRDefault="00D73388" w:rsidP="00D73388">
      <w:pPr>
        <w:numPr>
          <w:ilvl w:val="0"/>
          <w:numId w:val="10"/>
        </w:numPr>
        <w:shd w:val="clear" w:color="auto" w:fill="FFFFFF"/>
        <w:spacing w:before="100" w:beforeAutospacing="1" w:after="100" w:afterAutospacing="1" w:line="279" w:lineRule="atLeast"/>
        <w:ind w:left="384"/>
        <w:rPr>
          <w:rFonts w:ascii="Arial" w:hAnsi="Arial" w:cs="Arial"/>
          <w:color w:val="3F4042"/>
          <w:sz w:val="17"/>
          <w:szCs w:val="17"/>
        </w:rPr>
      </w:pPr>
      <w:r>
        <w:rPr>
          <w:rFonts w:ascii="Arial" w:hAnsi="Arial" w:cs="Arial"/>
          <w:color w:val="3F4042"/>
          <w:sz w:val="17"/>
          <w:szCs w:val="17"/>
        </w:rPr>
        <w:t>IO</w:t>
      </w:r>
    </w:p>
    <w:p w:rsidR="00D73388" w:rsidRDefault="00D73388" w:rsidP="00D73388">
      <w:pPr>
        <w:numPr>
          <w:ilvl w:val="1"/>
          <w:numId w:val="10"/>
        </w:numPr>
        <w:shd w:val="clear" w:color="auto" w:fill="FFFFFF"/>
        <w:spacing w:before="100" w:beforeAutospacing="1" w:after="100" w:afterAutospacing="1" w:line="279" w:lineRule="atLeast"/>
        <w:ind w:left="768"/>
        <w:rPr>
          <w:rFonts w:ascii="Arial" w:hAnsi="Arial" w:cs="Arial"/>
          <w:color w:val="3F4042"/>
          <w:sz w:val="17"/>
          <w:szCs w:val="17"/>
        </w:rPr>
      </w:pPr>
      <w:r>
        <w:rPr>
          <w:rFonts w:ascii="Arial" w:hAnsi="Arial" w:cs="Arial"/>
          <w:color w:val="3F4042"/>
          <w:sz w:val="17"/>
          <w:szCs w:val="17"/>
        </w:rPr>
        <w:t>bi: Blocks received from a block device (blocks/s).</w:t>
      </w:r>
    </w:p>
    <w:p w:rsidR="00D73388" w:rsidRDefault="00D73388" w:rsidP="00D73388">
      <w:pPr>
        <w:numPr>
          <w:ilvl w:val="1"/>
          <w:numId w:val="10"/>
        </w:numPr>
        <w:shd w:val="clear" w:color="auto" w:fill="FFFFFF"/>
        <w:spacing w:before="100" w:beforeAutospacing="1" w:after="100" w:afterAutospacing="1" w:line="279" w:lineRule="atLeast"/>
        <w:ind w:left="768"/>
        <w:rPr>
          <w:rFonts w:ascii="Arial" w:hAnsi="Arial" w:cs="Arial"/>
          <w:color w:val="3F4042"/>
          <w:sz w:val="17"/>
          <w:szCs w:val="17"/>
        </w:rPr>
      </w:pPr>
      <w:r>
        <w:rPr>
          <w:rFonts w:ascii="Arial" w:hAnsi="Arial" w:cs="Arial"/>
          <w:color w:val="3F4042"/>
          <w:sz w:val="17"/>
          <w:szCs w:val="17"/>
        </w:rPr>
        <w:t>bo: Blocks sent to a block device (blocks/s).</w:t>
      </w:r>
    </w:p>
    <w:p w:rsidR="00D73388" w:rsidRDefault="00D73388" w:rsidP="00D73388">
      <w:pPr>
        <w:numPr>
          <w:ilvl w:val="0"/>
          <w:numId w:val="10"/>
        </w:numPr>
        <w:shd w:val="clear" w:color="auto" w:fill="FFFFFF"/>
        <w:spacing w:before="100" w:beforeAutospacing="1" w:after="100" w:afterAutospacing="1" w:line="279" w:lineRule="atLeast"/>
        <w:ind w:left="384"/>
        <w:rPr>
          <w:rFonts w:ascii="Arial" w:hAnsi="Arial" w:cs="Arial"/>
          <w:color w:val="3F4042"/>
          <w:sz w:val="17"/>
          <w:szCs w:val="17"/>
        </w:rPr>
      </w:pPr>
      <w:r>
        <w:rPr>
          <w:rFonts w:ascii="Arial" w:hAnsi="Arial" w:cs="Arial"/>
          <w:color w:val="3F4042"/>
          <w:sz w:val="17"/>
          <w:szCs w:val="17"/>
        </w:rPr>
        <w:t>System</w:t>
      </w:r>
    </w:p>
    <w:p w:rsidR="00D73388" w:rsidRDefault="00D73388" w:rsidP="00D73388">
      <w:pPr>
        <w:numPr>
          <w:ilvl w:val="1"/>
          <w:numId w:val="10"/>
        </w:numPr>
        <w:shd w:val="clear" w:color="auto" w:fill="FFFFFF"/>
        <w:spacing w:before="100" w:beforeAutospacing="1" w:after="100" w:afterAutospacing="1" w:line="279" w:lineRule="atLeast"/>
        <w:ind w:left="768"/>
        <w:rPr>
          <w:rFonts w:ascii="Arial" w:hAnsi="Arial" w:cs="Arial"/>
          <w:color w:val="3F4042"/>
          <w:sz w:val="17"/>
          <w:szCs w:val="17"/>
        </w:rPr>
      </w:pPr>
      <w:r>
        <w:rPr>
          <w:rFonts w:ascii="Arial" w:hAnsi="Arial" w:cs="Arial"/>
          <w:color w:val="3F4042"/>
          <w:sz w:val="17"/>
          <w:szCs w:val="17"/>
        </w:rPr>
        <w:t>in: The number of interrupts per second, including the clock.</w:t>
      </w:r>
    </w:p>
    <w:p w:rsidR="00D73388" w:rsidRDefault="00D73388" w:rsidP="00D73388">
      <w:pPr>
        <w:numPr>
          <w:ilvl w:val="1"/>
          <w:numId w:val="10"/>
        </w:numPr>
        <w:shd w:val="clear" w:color="auto" w:fill="FFFFFF"/>
        <w:spacing w:before="100" w:beforeAutospacing="1" w:after="100" w:afterAutospacing="1" w:line="279" w:lineRule="atLeast"/>
        <w:ind w:left="768"/>
        <w:rPr>
          <w:rFonts w:ascii="Arial" w:hAnsi="Arial" w:cs="Arial"/>
          <w:color w:val="3F4042"/>
          <w:sz w:val="17"/>
          <w:szCs w:val="17"/>
        </w:rPr>
      </w:pPr>
      <w:r>
        <w:rPr>
          <w:rFonts w:ascii="Arial" w:hAnsi="Arial" w:cs="Arial"/>
          <w:color w:val="3F4042"/>
          <w:sz w:val="17"/>
          <w:szCs w:val="17"/>
        </w:rPr>
        <w:t>cs: The number of context switches per second.</w:t>
      </w:r>
    </w:p>
    <w:p w:rsidR="00D73388" w:rsidRDefault="00D73388" w:rsidP="00D73388">
      <w:pPr>
        <w:numPr>
          <w:ilvl w:val="0"/>
          <w:numId w:val="10"/>
        </w:numPr>
        <w:shd w:val="clear" w:color="auto" w:fill="FFFFFF"/>
        <w:spacing w:before="100" w:beforeAutospacing="1" w:after="100" w:afterAutospacing="1" w:line="279" w:lineRule="atLeast"/>
        <w:ind w:left="384"/>
        <w:rPr>
          <w:rFonts w:ascii="Arial" w:hAnsi="Arial" w:cs="Arial"/>
          <w:color w:val="3F4042"/>
          <w:sz w:val="17"/>
          <w:szCs w:val="17"/>
        </w:rPr>
      </w:pPr>
      <w:r>
        <w:rPr>
          <w:rFonts w:ascii="Arial" w:hAnsi="Arial" w:cs="Arial"/>
          <w:color w:val="3F4042"/>
          <w:sz w:val="17"/>
          <w:szCs w:val="17"/>
        </w:rPr>
        <w:lastRenderedPageBreak/>
        <w:t>CPU</w:t>
      </w:r>
    </w:p>
    <w:p w:rsidR="00D73388" w:rsidRDefault="00D73388" w:rsidP="00D73388">
      <w:pPr>
        <w:numPr>
          <w:ilvl w:val="1"/>
          <w:numId w:val="10"/>
        </w:numPr>
        <w:shd w:val="clear" w:color="auto" w:fill="FFFFFF"/>
        <w:spacing w:before="100" w:beforeAutospacing="1" w:after="100" w:afterAutospacing="1" w:line="279" w:lineRule="atLeast"/>
        <w:ind w:left="768"/>
        <w:rPr>
          <w:rFonts w:ascii="Arial" w:hAnsi="Arial" w:cs="Arial"/>
          <w:color w:val="3F4042"/>
          <w:sz w:val="17"/>
          <w:szCs w:val="17"/>
        </w:rPr>
      </w:pPr>
      <w:r>
        <w:rPr>
          <w:rFonts w:ascii="Arial" w:hAnsi="Arial" w:cs="Arial"/>
          <w:color w:val="3F4042"/>
          <w:sz w:val="17"/>
          <w:szCs w:val="17"/>
        </w:rPr>
        <w:t>These are percentages of total CPU time.</w:t>
      </w:r>
    </w:p>
    <w:p w:rsidR="00D73388" w:rsidRDefault="00D73388" w:rsidP="00D73388">
      <w:pPr>
        <w:numPr>
          <w:ilvl w:val="1"/>
          <w:numId w:val="10"/>
        </w:numPr>
        <w:shd w:val="clear" w:color="auto" w:fill="FFFFFF"/>
        <w:spacing w:before="100" w:beforeAutospacing="1" w:after="100" w:afterAutospacing="1" w:line="279" w:lineRule="atLeast"/>
        <w:ind w:left="768"/>
        <w:rPr>
          <w:rFonts w:ascii="Arial" w:hAnsi="Arial" w:cs="Arial"/>
          <w:color w:val="3F4042"/>
          <w:sz w:val="17"/>
          <w:szCs w:val="17"/>
        </w:rPr>
      </w:pPr>
      <w:r>
        <w:rPr>
          <w:rFonts w:ascii="Arial" w:hAnsi="Arial" w:cs="Arial"/>
          <w:color w:val="3F4042"/>
          <w:sz w:val="17"/>
          <w:szCs w:val="17"/>
        </w:rPr>
        <w:t>us: Time spent running non-kernel code. (user time, including nice time)</w:t>
      </w:r>
    </w:p>
    <w:p w:rsidR="00D73388" w:rsidRDefault="00D73388" w:rsidP="00D73388">
      <w:pPr>
        <w:numPr>
          <w:ilvl w:val="1"/>
          <w:numId w:val="10"/>
        </w:numPr>
        <w:shd w:val="clear" w:color="auto" w:fill="FFFFFF"/>
        <w:spacing w:before="100" w:beforeAutospacing="1" w:after="100" w:afterAutospacing="1" w:line="279" w:lineRule="atLeast"/>
        <w:ind w:left="768"/>
        <w:rPr>
          <w:rFonts w:ascii="Arial" w:hAnsi="Arial" w:cs="Arial"/>
          <w:color w:val="3F4042"/>
          <w:sz w:val="17"/>
          <w:szCs w:val="17"/>
        </w:rPr>
      </w:pPr>
      <w:r>
        <w:rPr>
          <w:rFonts w:ascii="Arial" w:hAnsi="Arial" w:cs="Arial"/>
          <w:color w:val="3F4042"/>
          <w:sz w:val="17"/>
          <w:szCs w:val="17"/>
        </w:rPr>
        <w:t>sy: Time spent running kernel code. (system time)</w:t>
      </w:r>
    </w:p>
    <w:p w:rsidR="00D73388" w:rsidRDefault="00D73388" w:rsidP="00D73388">
      <w:pPr>
        <w:numPr>
          <w:ilvl w:val="1"/>
          <w:numId w:val="10"/>
        </w:numPr>
        <w:shd w:val="clear" w:color="auto" w:fill="FFFFFF"/>
        <w:spacing w:before="100" w:beforeAutospacing="1" w:after="100" w:afterAutospacing="1" w:line="279" w:lineRule="atLeast"/>
        <w:ind w:left="768"/>
        <w:rPr>
          <w:rFonts w:ascii="Arial" w:hAnsi="Arial" w:cs="Arial"/>
          <w:color w:val="3F4042"/>
          <w:sz w:val="17"/>
          <w:szCs w:val="17"/>
        </w:rPr>
      </w:pPr>
      <w:r>
        <w:rPr>
          <w:rFonts w:ascii="Arial" w:hAnsi="Arial" w:cs="Arial"/>
          <w:color w:val="3F4042"/>
          <w:sz w:val="17"/>
          <w:szCs w:val="17"/>
        </w:rPr>
        <w:t>id: Time spent idle. Prior to Linux 2.5.41, this includes IO-wait time.</w:t>
      </w:r>
    </w:p>
    <w:p w:rsidR="00D73388" w:rsidRDefault="00D73388" w:rsidP="00D73388">
      <w:pPr>
        <w:numPr>
          <w:ilvl w:val="1"/>
          <w:numId w:val="10"/>
        </w:numPr>
        <w:shd w:val="clear" w:color="auto" w:fill="FFFFFF"/>
        <w:spacing w:before="100" w:beforeAutospacing="1" w:after="100" w:afterAutospacing="1" w:line="279" w:lineRule="atLeast"/>
        <w:ind w:left="768"/>
        <w:rPr>
          <w:rFonts w:ascii="Arial" w:hAnsi="Arial" w:cs="Arial"/>
          <w:color w:val="3F4042"/>
          <w:sz w:val="17"/>
          <w:szCs w:val="17"/>
        </w:rPr>
      </w:pPr>
      <w:r>
        <w:rPr>
          <w:rFonts w:ascii="Arial" w:hAnsi="Arial" w:cs="Arial"/>
          <w:color w:val="3F4042"/>
          <w:sz w:val="17"/>
          <w:szCs w:val="17"/>
        </w:rPr>
        <w:t>wa: Time spent waiting for IO. Prior to Linux 2.5.41, included in idle.</w:t>
      </w:r>
    </w:p>
    <w:p w:rsidR="00D73388" w:rsidRDefault="00D73388" w:rsidP="00D73388">
      <w:pPr>
        <w:numPr>
          <w:ilvl w:val="1"/>
          <w:numId w:val="10"/>
        </w:numPr>
        <w:pBdr>
          <w:bottom w:val="thinThickThinMediumGap" w:sz="18" w:space="1" w:color="auto"/>
        </w:pBdr>
        <w:shd w:val="clear" w:color="auto" w:fill="FFFFFF"/>
        <w:spacing w:before="100" w:beforeAutospacing="1" w:after="100" w:afterAutospacing="1" w:line="279" w:lineRule="atLeast"/>
        <w:ind w:left="768"/>
        <w:rPr>
          <w:rFonts w:ascii="Arial" w:hAnsi="Arial" w:cs="Arial"/>
          <w:color w:val="3F4042"/>
          <w:sz w:val="17"/>
          <w:szCs w:val="17"/>
        </w:rPr>
      </w:pPr>
      <w:r>
        <w:rPr>
          <w:rFonts w:ascii="Arial" w:hAnsi="Arial" w:cs="Arial"/>
          <w:color w:val="3F4042"/>
          <w:sz w:val="17"/>
          <w:szCs w:val="17"/>
        </w:rPr>
        <w:t>st: Time stolen from a virtual machine. Prior to Linux 2.6.11, unknown.</w:t>
      </w:r>
    </w:p>
    <w:p w:rsidR="00D73388" w:rsidRDefault="00D73388" w:rsidP="00D73388">
      <w:pPr>
        <w:pStyle w:val="Heading1"/>
        <w:spacing w:before="0" w:beforeAutospacing="0" w:after="0" w:afterAutospacing="0" w:line="411" w:lineRule="atLeast"/>
        <w:textAlignment w:val="baseline"/>
        <w:rPr>
          <w:rFonts w:ascii="Arial" w:hAnsi="Arial" w:cs="Arial"/>
          <w:b w:val="0"/>
          <w:bCs w:val="0"/>
          <w:color w:val="777777"/>
          <w:sz w:val="34"/>
          <w:szCs w:val="34"/>
        </w:rPr>
      </w:pPr>
      <w:r>
        <w:rPr>
          <w:rFonts w:ascii="Arial" w:hAnsi="Arial" w:cs="Arial"/>
          <w:b w:val="0"/>
          <w:bCs w:val="0"/>
          <w:color w:val="777777"/>
          <w:sz w:val="34"/>
          <w:szCs w:val="34"/>
        </w:rPr>
        <w:t>Performance tuning: vmstat output analysis</w:t>
      </w:r>
    </w:p>
    <w:p w:rsidR="00D73388" w:rsidRDefault="005B2C0E" w:rsidP="00D73388">
      <w:pPr>
        <w:textAlignment w:val="baseline"/>
        <w:rPr>
          <w:rFonts w:ascii="inherit" w:hAnsi="inherit" w:cs="Times New Roman"/>
          <w:color w:val="BBBBBB"/>
          <w:sz w:val="16"/>
          <w:szCs w:val="16"/>
        </w:rPr>
      </w:pPr>
      <w:hyperlink r:id="rId34" w:tooltip="Posts by Master" w:history="1">
        <w:r w:rsidR="00D73388">
          <w:rPr>
            <w:rStyle w:val="Hyperlink"/>
            <w:rFonts w:ascii="inherit" w:hAnsi="inherit"/>
            <w:color w:val="BBBBBB"/>
            <w:sz w:val="16"/>
            <w:szCs w:val="16"/>
            <w:bdr w:val="none" w:sz="0" w:space="0" w:color="auto" w:frame="1"/>
          </w:rPr>
          <w:t>Master</w:t>
        </w:r>
      </w:hyperlink>
      <w:r w:rsidR="00D73388">
        <w:rPr>
          <w:rStyle w:val="apple-converted-space"/>
          <w:rFonts w:ascii="inherit" w:hAnsi="inherit"/>
          <w:color w:val="BBBBBB"/>
          <w:sz w:val="16"/>
          <w:szCs w:val="16"/>
        </w:rPr>
        <w:t> </w:t>
      </w:r>
      <w:r w:rsidR="00D73388">
        <w:rPr>
          <w:rFonts w:ascii="inherit" w:hAnsi="inherit"/>
          <w:color w:val="BBBBBB"/>
          <w:sz w:val="16"/>
          <w:szCs w:val="16"/>
        </w:rPr>
        <w:t>July 14, 2013</w:t>
      </w:r>
      <w:r w:rsidR="00D73388">
        <w:rPr>
          <w:rStyle w:val="apple-converted-space"/>
          <w:rFonts w:ascii="inherit" w:hAnsi="inherit"/>
          <w:color w:val="BBBBBB"/>
          <w:sz w:val="16"/>
          <w:szCs w:val="16"/>
        </w:rPr>
        <w:t> </w:t>
      </w:r>
      <w:hyperlink r:id="rId35" w:history="1">
        <w:r w:rsidR="00D73388">
          <w:rPr>
            <w:rStyle w:val="Hyperlink"/>
            <w:rFonts w:ascii="inherit" w:hAnsi="inherit"/>
            <w:color w:val="BBBBBB"/>
            <w:sz w:val="16"/>
            <w:szCs w:val="16"/>
            <w:bdr w:val="none" w:sz="0" w:space="0" w:color="auto" w:frame="1"/>
          </w:rPr>
          <w:t>Home</w:t>
        </w:r>
      </w:hyperlink>
      <w:r w:rsidR="00D73388">
        <w:rPr>
          <w:rStyle w:val="apple-converted-space"/>
          <w:rFonts w:ascii="inherit" w:hAnsi="inherit"/>
          <w:color w:val="BBBBBB"/>
          <w:sz w:val="16"/>
          <w:szCs w:val="16"/>
        </w:rPr>
        <w:t> </w:t>
      </w:r>
      <w:hyperlink r:id="rId36" w:anchor="comments" w:history="1">
        <w:r w:rsidR="00D73388">
          <w:rPr>
            <w:rStyle w:val="apple-converted-space"/>
            <w:rFonts w:ascii="inherit" w:hAnsi="inherit"/>
            <w:color w:val="BBBBBB"/>
            <w:sz w:val="16"/>
            <w:szCs w:val="16"/>
            <w:bdr w:val="none" w:sz="0" w:space="0" w:color="auto" w:frame="1"/>
          </w:rPr>
          <w:t> </w:t>
        </w:r>
        <w:r w:rsidR="00D73388">
          <w:rPr>
            <w:rStyle w:val="Hyperlink"/>
            <w:rFonts w:ascii="inherit" w:hAnsi="inherit"/>
            <w:color w:val="BBBBBB"/>
            <w:sz w:val="16"/>
            <w:szCs w:val="16"/>
            <w:bdr w:val="none" w:sz="0" w:space="0" w:color="auto" w:frame="1"/>
          </w:rPr>
          <w:t>2 Comments</w:t>
        </w:r>
      </w:hyperlink>
    </w:p>
    <w:p w:rsidR="00D73388" w:rsidRDefault="00D73388" w:rsidP="00D73388">
      <w:pPr>
        <w:pStyle w:val="NormalWeb"/>
        <w:shd w:val="clear" w:color="auto" w:fill="FFFFFF"/>
        <w:spacing w:before="0" w:beforeAutospacing="0" w:after="242" w:afterAutospacing="0" w:line="242" w:lineRule="atLeast"/>
        <w:textAlignment w:val="baseline"/>
        <w:rPr>
          <w:rFonts w:ascii="inherit" w:hAnsi="inherit" w:cs="Arial"/>
          <w:color w:val="666666"/>
          <w:sz w:val="17"/>
          <w:szCs w:val="17"/>
        </w:rPr>
      </w:pPr>
      <w:r>
        <w:rPr>
          <w:rFonts w:ascii="inherit" w:hAnsi="inherit" w:cs="Arial"/>
          <w:color w:val="666666"/>
          <w:sz w:val="17"/>
          <w:szCs w:val="17"/>
        </w:rPr>
        <w:t xml:space="preserve">By </w:t>
      </w:r>
      <w:proofErr w:type="gramStart"/>
      <w:r>
        <w:rPr>
          <w:rFonts w:ascii="inherit" w:hAnsi="inherit" w:cs="Arial"/>
          <w:color w:val="666666"/>
          <w:sz w:val="17"/>
          <w:szCs w:val="17"/>
        </w:rPr>
        <w:t>default</w:t>
      </w:r>
      <w:proofErr w:type="gramEnd"/>
      <w:r>
        <w:rPr>
          <w:rFonts w:ascii="inherit" w:hAnsi="inherit" w:cs="Arial"/>
          <w:color w:val="666666"/>
          <w:sz w:val="17"/>
          <w:szCs w:val="17"/>
        </w:rPr>
        <w:t xml:space="preserve"> vmstat and iostat generate a simple report showing the average values of different counters since the server has started. This information seems to be not much user friendly in most of the situations. But if you give the proper designated arguments for the command, it will generate an incremental report showing </w:t>
      </w:r>
      <w:proofErr w:type="gramStart"/>
      <w:r>
        <w:rPr>
          <w:rFonts w:ascii="inherit" w:hAnsi="inherit" w:cs="Arial"/>
          <w:color w:val="666666"/>
          <w:sz w:val="17"/>
          <w:szCs w:val="17"/>
        </w:rPr>
        <w:t>what  exactly</w:t>
      </w:r>
      <w:proofErr w:type="gramEnd"/>
      <w:r>
        <w:rPr>
          <w:rFonts w:ascii="inherit" w:hAnsi="inherit" w:cs="Arial"/>
          <w:color w:val="666666"/>
          <w:sz w:val="17"/>
          <w:szCs w:val="17"/>
        </w:rPr>
        <w:t xml:space="preserve"> the server is doing with your memory at the point of time. This will help us to fine tune your server for a better performance.</w:t>
      </w:r>
    </w:p>
    <w:p w:rsidR="00D73388" w:rsidRDefault="00D73388" w:rsidP="00D73388">
      <w:pPr>
        <w:pStyle w:val="NormalWeb"/>
        <w:shd w:val="clear" w:color="auto" w:fill="FFFFFF"/>
        <w:spacing w:before="0" w:beforeAutospacing="0" w:after="242" w:afterAutospacing="0" w:line="242" w:lineRule="atLeast"/>
        <w:textAlignment w:val="baseline"/>
        <w:rPr>
          <w:rFonts w:ascii="inherit" w:hAnsi="inherit" w:cs="Arial"/>
          <w:color w:val="666666"/>
          <w:sz w:val="17"/>
          <w:szCs w:val="17"/>
        </w:rPr>
      </w:pPr>
      <w:proofErr w:type="gramStart"/>
      <w:r>
        <w:rPr>
          <w:rFonts w:ascii="inherit" w:hAnsi="inherit" w:cs="Arial"/>
          <w:color w:val="666666"/>
          <w:sz w:val="17"/>
          <w:szCs w:val="17"/>
        </w:rPr>
        <w:t>Lets</w:t>
      </w:r>
      <w:proofErr w:type="gramEnd"/>
      <w:r>
        <w:rPr>
          <w:rFonts w:ascii="inherit" w:hAnsi="inherit" w:cs="Arial"/>
          <w:color w:val="666666"/>
          <w:sz w:val="17"/>
          <w:szCs w:val="17"/>
        </w:rPr>
        <w:t xml:space="preserve"> have look at the vmstat output with an interval of 5 seconds.</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Fonts w:ascii="inherit" w:hAnsi="inherit" w:cs="Arial"/>
          <w:noProof/>
          <w:color w:val="3B97DD"/>
          <w:sz w:val="17"/>
          <w:szCs w:val="17"/>
          <w:bdr w:val="none" w:sz="0" w:space="0" w:color="auto" w:frame="1"/>
        </w:rPr>
        <w:drawing>
          <wp:inline distT="0" distB="0" distL="0" distR="0">
            <wp:extent cx="6239510" cy="1129665"/>
            <wp:effectExtent l="19050" t="0" r="8890" b="0"/>
            <wp:docPr id="19" name="Picture 1" descr="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a:hlinkClick r:id="rId37"/>
                    </pic:cNvPr>
                    <pic:cNvPicPr>
                      <a:picLocks noChangeAspect="1" noChangeArrowheads="1"/>
                    </pic:cNvPicPr>
                  </pic:nvPicPr>
                  <pic:blipFill>
                    <a:blip r:embed="rId38"/>
                    <a:srcRect/>
                    <a:stretch>
                      <a:fillRect/>
                    </a:stretch>
                  </pic:blipFill>
                  <pic:spPr bwMode="auto">
                    <a:xfrm>
                      <a:off x="0" y="0"/>
                      <a:ext cx="6239510" cy="1129665"/>
                    </a:xfrm>
                    <a:prstGeom prst="rect">
                      <a:avLst/>
                    </a:prstGeom>
                    <a:noFill/>
                    <a:ln w="9525">
                      <a:noFill/>
                      <a:miter lim="800000"/>
                      <a:headEnd/>
                      <a:tailEnd/>
                    </a:ln>
                  </pic:spPr>
                </pic:pic>
              </a:graphicData>
            </a:graphic>
          </wp:inline>
        </w:drawing>
      </w:r>
    </w:p>
    <w:p w:rsidR="00D73388" w:rsidRDefault="00D73388" w:rsidP="00D73388">
      <w:pPr>
        <w:pStyle w:val="NormalWeb"/>
        <w:shd w:val="clear" w:color="auto" w:fill="FFFFFF"/>
        <w:spacing w:before="0" w:beforeAutospacing="0" w:after="242" w:afterAutospacing="0" w:line="242" w:lineRule="atLeast"/>
        <w:textAlignment w:val="baseline"/>
        <w:rPr>
          <w:rFonts w:ascii="inherit" w:hAnsi="inherit" w:cs="Arial"/>
          <w:color w:val="666666"/>
          <w:sz w:val="17"/>
          <w:szCs w:val="17"/>
        </w:rPr>
      </w:pPr>
      <w:r>
        <w:rPr>
          <w:rFonts w:ascii="inherit" w:hAnsi="inherit" w:cs="Arial"/>
          <w:color w:val="666666"/>
          <w:sz w:val="17"/>
          <w:szCs w:val="17"/>
        </w:rPr>
        <w:t>The columns are grouped with the following headers.</w:t>
      </w:r>
    </w:p>
    <w:p w:rsidR="00D73388" w:rsidRDefault="00D73388" w:rsidP="00D73388">
      <w:pPr>
        <w:pStyle w:val="NormalWeb"/>
        <w:shd w:val="clear" w:color="auto" w:fill="FFFFFF"/>
        <w:spacing w:before="0" w:beforeAutospacing="0" w:after="242" w:afterAutospacing="0" w:line="242" w:lineRule="atLeast"/>
        <w:textAlignment w:val="baseline"/>
        <w:rPr>
          <w:rFonts w:ascii="inherit" w:hAnsi="inherit" w:cs="Arial"/>
          <w:color w:val="666666"/>
          <w:sz w:val="17"/>
          <w:szCs w:val="17"/>
        </w:rPr>
      </w:pPr>
      <w:r>
        <w:rPr>
          <w:rFonts w:ascii="inherit" w:hAnsi="inherit" w:cs="Arial"/>
          <w:color w:val="666666"/>
          <w:sz w:val="17"/>
          <w:szCs w:val="17"/>
        </w:rPr>
        <w:t>1. procs</w:t>
      </w:r>
      <w:r>
        <w:rPr>
          <w:rFonts w:ascii="inherit" w:hAnsi="inherit" w:cs="Arial"/>
          <w:color w:val="666666"/>
          <w:sz w:val="17"/>
          <w:szCs w:val="17"/>
        </w:rPr>
        <w:br/>
        <w:t>2. memory</w:t>
      </w:r>
      <w:r>
        <w:rPr>
          <w:rFonts w:ascii="inherit" w:hAnsi="inherit" w:cs="Arial"/>
          <w:color w:val="666666"/>
          <w:sz w:val="17"/>
          <w:szCs w:val="17"/>
        </w:rPr>
        <w:br/>
        <w:t>3. swap</w:t>
      </w:r>
      <w:r>
        <w:rPr>
          <w:rFonts w:ascii="inherit" w:hAnsi="inherit" w:cs="Arial"/>
          <w:color w:val="666666"/>
          <w:sz w:val="17"/>
          <w:szCs w:val="17"/>
        </w:rPr>
        <w:br/>
        <w:t>4. io</w:t>
      </w:r>
      <w:r>
        <w:rPr>
          <w:rFonts w:ascii="inherit" w:hAnsi="inherit" w:cs="Arial"/>
          <w:color w:val="666666"/>
          <w:sz w:val="17"/>
          <w:szCs w:val="17"/>
        </w:rPr>
        <w:br/>
        <w:t>5. system</w:t>
      </w:r>
      <w:r>
        <w:rPr>
          <w:rFonts w:ascii="inherit" w:hAnsi="inherit" w:cs="Arial"/>
          <w:color w:val="666666"/>
          <w:sz w:val="17"/>
          <w:szCs w:val="17"/>
        </w:rPr>
        <w:br/>
        <w:t>6. cpu</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1. procs Header:</w:t>
      </w:r>
    </w:p>
    <w:p w:rsidR="00D73388" w:rsidRDefault="00D73388" w:rsidP="00D73388">
      <w:pPr>
        <w:pStyle w:val="NormalWeb"/>
        <w:shd w:val="clear" w:color="auto" w:fill="FFFFFF"/>
        <w:spacing w:before="0" w:beforeAutospacing="0" w:after="242" w:afterAutospacing="0" w:line="242" w:lineRule="atLeast"/>
        <w:textAlignment w:val="baseline"/>
        <w:rPr>
          <w:rFonts w:ascii="inherit" w:hAnsi="inherit" w:cs="Arial"/>
          <w:color w:val="666666"/>
          <w:sz w:val="17"/>
          <w:szCs w:val="17"/>
        </w:rPr>
      </w:pPr>
      <w:r>
        <w:rPr>
          <w:rFonts w:ascii="inherit" w:hAnsi="inherit" w:cs="Arial"/>
          <w:color w:val="666666"/>
          <w:sz w:val="17"/>
          <w:szCs w:val="17"/>
        </w:rPr>
        <w:t>The “procs” header is divided into 2 columns.</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Fonts w:ascii="inherit" w:hAnsi="inherit" w:cs="Arial"/>
          <w:noProof/>
          <w:color w:val="3B97DD"/>
          <w:sz w:val="17"/>
          <w:szCs w:val="17"/>
          <w:bdr w:val="none" w:sz="0" w:space="0" w:color="auto" w:frame="1"/>
        </w:rPr>
        <w:drawing>
          <wp:inline distT="0" distB="0" distL="0" distR="0">
            <wp:extent cx="591820" cy="845185"/>
            <wp:effectExtent l="19050" t="0" r="0" b="0"/>
            <wp:docPr id="18" name="Picture 2" descr="2">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a:hlinkClick r:id="rId39"/>
                    </pic:cNvPr>
                    <pic:cNvPicPr>
                      <a:picLocks noChangeAspect="1" noChangeArrowheads="1"/>
                    </pic:cNvPicPr>
                  </pic:nvPicPr>
                  <pic:blipFill>
                    <a:blip r:embed="rId40"/>
                    <a:srcRect/>
                    <a:stretch>
                      <a:fillRect/>
                    </a:stretch>
                  </pic:blipFill>
                  <pic:spPr bwMode="auto">
                    <a:xfrm>
                      <a:off x="0" y="0"/>
                      <a:ext cx="591820" cy="845185"/>
                    </a:xfrm>
                    <a:prstGeom prst="rect">
                      <a:avLst/>
                    </a:prstGeom>
                    <a:noFill/>
                    <a:ln w="9525">
                      <a:noFill/>
                      <a:miter lim="800000"/>
                      <a:headEnd/>
                      <a:tailEnd/>
                    </a:ln>
                  </pic:spPr>
                </pic:pic>
              </a:graphicData>
            </a:graphic>
          </wp:inline>
        </w:drawing>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r column:</w:t>
      </w:r>
      <w:r>
        <w:rPr>
          <w:rStyle w:val="apple-converted-space"/>
          <w:rFonts w:ascii="inherit" w:hAnsi="inherit" w:cs="Arial"/>
          <w:color w:val="666666"/>
          <w:sz w:val="17"/>
          <w:szCs w:val="17"/>
        </w:rPr>
        <w:t> </w:t>
      </w:r>
      <w:r>
        <w:rPr>
          <w:rFonts w:ascii="inherit" w:hAnsi="inherit" w:cs="Arial"/>
          <w:color w:val="666666"/>
          <w:sz w:val="17"/>
          <w:szCs w:val="17"/>
        </w:rPr>
        <w:t xml:space="preserve">This column shows how many process </w:t>
      </w:r>
      <w:proofErr w:type="gramStart"/>
      <w:r>
        <w:rPr>
          <w:rFonts w:ascii="inherit" w:hAnsi="inherit" w:cs="Arial"/>
          <w:color w:val="666666"/>
          <w:sz w:val="17"/>
          <w:szCs w:val="17"/>
        </w:rPr>
        <w:t>are</w:t>
      </w:r>
      <w:proofErr w:type="gramEnd"/>
      <w:r>
        <w:rPr>
          <w:rFonts w:ascii="inherit" w:hAnsi="inherit" w:cs="Arial"/>
          <w:color w:val="666666"/>
          <w:sz w:val="17"/>
          <w:szCs w:val="17"/>
        </w:rPr>
        <w:t xml:space="preserve"> waiting for CPU time.</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b column:</w:t>
      </w:r>
      <w:r>
        <w:rPr>
          <w:rStyle w:val="apple-converted-space"/>
          <w:rFonts w:ascii="inherit" w:hAnsi="inherit" w:cs="Arial"/>
          <w:color w:val="666666"/>
          <w:sz w:val="17"/>
          <w:szCs w:val="17"/>
        </w:rPr>
        <w:t> </w:t>
      </w:r>
      <w:r>
        <w:rPr>
          <w:rFonts w:ascii="inherit" w:hAnsi="inherit" w:cs="Arial"/>
          <w:color w:val="666666"/>
          <w:sz w:val="17"/>
          <w:szCs w:val="17"/>
        </w:rPr>
        <w:t>This column shows the number of process in uninterrupted sleep, which means the process blocked on I/O [Disk I/O, Network I/O etc.]</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2. memory Header:</w:t>
      </w:r>
    </w:p>
    <w:p w:rsidR="00D73388" w:rsidRDefault="00D73388" w:rsidP="00D73388">
      <w:pPr>
        <w:pStyle w:val="NormalWeb"/>
        <w:shd w:val="clear" w:color="auto" w:fill="FFFFFF"/>
        <w:spacing w:before="0" w:beforeAutospacing="0" w:after="242" w:afterAutospacing="0" w:line="242" w:lineRule="atLeast"/>
        <w:textAlignment w:val="baseline"/>
        <w:rPr>
          <w:rFonts w:ascii="inherit" w:hAnsi="inherit" w:cs="Arial"/>
          <w:color w:val="666666"/>
          <w:sz w:val="17"/>
          <w:szCs w:val="17"/>
        </w:rPr>
      </w:pPr>
      <w:r>
        <w:rPr>
          <w:rFonts w:ascii="inherit" w:hAnsi="inherit" w:cs="Arial"/>
          <w:color w:val="666666"/>
          <w:sz w:val="17"/>
          <w:szCs w:val="17"/>
        </w:rPr>
        <w:t>Subdivided into 4 columns.</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Fonts w:ascii="inherit" w:hAnsi="inherit" w:cs="Arial"/>
          <w:noProof/>
          <w:color w:val="3B97DD"/>
          <w:sz w:val="17"/>
          <w:szCs w:val="17"/>
          <w:bdr w:val="none" w:sz="0" w:space="0" w:color="auto" w:frame="1"/>
        </w:rPr>
        <w:lastRenderedPageBreak/>
        <w:drawing>
          <wp:inline distT="0" distB="0" distL="0" distR="0">
            <wp:extent cx="2197735" cy="1160145"/>
            <wp:effectExtent l="19050" t="0" r="0" b="0"/>
            <wp:docPr id="17" name="Picture 3" descr="3">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a:hlinkClick r:id="rId41"/>
                    </pic:cNvPr>
                    <pic:cNvPicPr>
                      <a:picLocks noChangeAspect="1" noChangeArrowheads="1"/>
                    </pic:cNvPicPr>
                  </pic:nvPicPr>
                  <pic:blipFill>
                    <a:blip r:embed="rId42"/>
                    <a:srcRect/>
                    <a:stretch>
                      <a:fillRect/>
                    </a:stretch>
                  </pic:blipFill>
                  <pic:spPr bwMode="auto">
                    <a:xfrm>
                      <a:off x="0" y="0"/>
                      <a:ext cx="2197735" cy="1160145"/>
                    </a:xfrm>
                    <a:prstGeom prst="rect">
                      <a:avLst/>
                    </a:prstGeom>
                    <a:noFill/>
                    <a:ln w="9525">
                      <a:noFill/>
                      <a:miter lim="800000"/>
                      <a:headEnd/>
                      <a:tailEnd/>
                    </a:ln>
                  </pic:spPr>
                </pic:pic>
              </a:graphicData>
            </a:graphic>
          </wp:inline>
        </w:drawing>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swapd column:</w:t>
      </w:r>
      <w:r>
        <w:rPr>
          <w:rStyle w:val="apple-converted-space"/>
          <w:rFonts w:ascii="inherit" w:hAnsi="inherit" w:cs="Arial"/>
          <w:color w:val="666666"/>
          <w:sz w:val="17"/>
          <w:szCs w:val="17"/>
        </w:rPr>
        <w:t> </w:t>
      </w:r>
      <w:r>
        <w:rPr>
          <w:rFonts w:ascii="inherit" w:hAnsi="inherit" w:cs="Arial"/>
          <w:color w:val="666666"/>
          <w:sz w:val="17"/>
          <w:szCs w:val="17"/>
        </w:rPr>
        <w:t>This shows how many memory blocks are swapd out to disk. That means when the memory usage is full, few of the pages which are not recently accessed will be swapped to disk.</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free column:</w:t>
      </w:r>
      <w:r>
        <w:rPr>
          <w:rStyle w:val="apple-converted-space"/>
          <w:rFonts w:ascii="inherit" w:hAnsi="inherit" w:cs="Arial"/>
          <w:color w:val="666666"/>
          <w:sz w:val="17"/>
          <w:szCs w:val="17"/>
        </w:rPr>
        <w:t> </w:t>
      </w:r>
      <w:r>
        <w:rPr>
          <w:rFonts w:ascii="inherit" w:hAnsi="inherit" w:cs="Arial"/>
          <w:color w:val="666666"/>
          <w:sz w:val="17"/>
          <w:szCs w:val="17"/>
        </w:rPr>
        <w:t>The number of free memory blocks in the server</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buffers column:</w:t>
      </w:r>
      <w:r>
        <w:rPr>
          <w:rStyle w:val="apple-converted-space"/>
          <w:rFonts w:ascii="inherit" w:hAnsi="inherit" w:cs="Arial"/>
          <w:color w:val="666666"/>
          <w:sz w:val="17"/>
          <w:szCs w:val="17"/>
        </w:rPr>
        <w:t> </w:t>
      </w:r>
      <w:r>
        <w:rPr>
          <w:rFonts w:ascii="inherit" w:hAnsi="inherit" w:cs="Arial"/>
          <w:color w:val="666666"/>
          <w:sz w:val="17"/>
          <w:szCs w:val="17"/>
        </w:rPr>
        <w:t>The number of memory blocks used for buffers [1*]</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cache column:</w:t>
      </w:r>
      <w:r>
        <w:rPr>
          <w:rStyle w:val="apple-converted-space"/>
          <w:rFonts w:ascii="inherit" w:hAnsi="inherit" w:cs="Arial"/>
          <w:color w:val="666666"/>
          <w:sz w:val="17"/>
          <w:szCs w:val="17"/>
        </w:rPr>
        <w:t> </w:t>
      </w:r>
      <w:r>
        <w:rPr>
          <w:rFonts w:ascii="inherit" w:hAnsi="inherit" w:cs="Arial"/>
          <w:color w:val="666666"/>
          <w:sz w:val="17"/>
          <w:szCs w:val="17"/>
        </w:rPr>
        <w:t>How many memory blocks used for operating cache [2*]</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3. swap Header:</w:t>
      </w:r>
    </w:p>
    <w:p w:rsidR="00D73388" w:rsidRDefault="00D73388" w:rsidP="00D73388">
      <w:pPr>
        <w:pStyle w:val="NormalWeb"/>
        <w:shd w:val="clear" w:color="auto" w:fill="FFFFFF"/>
        <w:spacing w:before="0" w:beforeAutospacing="0" w:after="242" w:afterAutospacing="0" w:line="242" w:lineRule="atLeast"/>
        <w:textAlignment w:val="baseline"/>
        <w:rPr>
          <w:rFonts w:ascii="inherit" w:hAnsi="inherit" w:cs="Arial"/>
          <w:color w:val="666666"/>
          <w:sz w:val="17"/>
          <w:szCs w:val="17"/>
        </w:rPr>
      </w:pPr>
      <w:r>
        <w:rPr>
          <w:rFonts w:ascii="inherit" w:hAnsi="inherit" w:cs="Arial"/>
          <w:color w:val="666666"/>
          <w:sz w:val="17"/>
          <w:szCs w:val="17"/>
        </w:rPr>
        <w:t>This header shows the swap activity. Divided into two columns</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Fonts w:ascii="inherit" w:hAnsi="inherit" w:cs="Arial"/>
          <w:noProof/>
          <w:color w:val="3B97DD"/>
          <w:sz w:val="17"/>
          <w:szCs w:val="17"/>
          <w:bdr w:val="none" w:sz="0" w:space="0" w:color="auto" w:frame="1"/>
        </w:rPr>
        <w:drawing>
          <wp:inline distT="0" distB="0" distL="0" distR="0">
            <wp:extent cx="906780" cy="1122045"/>
            <wp:effectExtent l="19050" t="0" r="7620" b="0"/>
            <wp:docPr id="16" name="Picture 4" descr="4">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a:hlinkClick r:id="rId43"/>
                    </pic:cNvPr>
                    <pic:cNvPicPr>
                      <a:picLocks noChangeAspect="1" noChangeArrowheads="1"/>
                    </pic:cNvPicPr>
                  </pic:nvPicPr>
                  <pic:blipFill>
                    <a:blip r:embed="rId44"/>
                    <a:srcRect/>
                    <a:stretch>
                      <a:fillRect/>
                    </a:stretch>
                  </pic:blipFill>
                  <pic:spPr bwMode="auto">
                    <a:xfrm>
                      <a:off x="0" y="0"/>
                      <a:ext cx="906780" cy="1122045"/>
                    </a:xfrm>
                    <a:prstGeom prst="rect">
                      <a:avLst/>
                    </a:prstGeom>
                    <a:noFill/>
                    <a:ln w="9525">
                      <a:noFill/>
                      <a:miter lim="800000"/>
                      <a:headEnd/>
                      <a:tailEnd/>
                    </a:ln>
                  </pic:spPr>
                </pic:pic>
              </a:graphicData>
            </a:graphic>
          </wp:inline>
        </w:drawing>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si column:</w:t>
      </w:r>
      <w:r>
        <w:rPr>
          <w:rStyle w:val="apple-converted-space"/>
          <w:rFonts w:ascii="inherit" w:hAnsi="inherit" w:cs="Arial"/>
          <w:color w:val="666666"/>
          <w:sz w:val="17"/>
          <w:szCs w:val="17"/>
        </w:rPr>
        <w:t> </w:t>
      </w:r>
      <w:r>
        <w:rPr>
          <w:rFonts w:ascii="inherit" w:hAnsi="inherit" w:cs="Arial"/>
          <w:color w:val="666666"/>
          <w:sz w:val="17"/>
          <w:szCs w:val="17"/>
        </w:rPr>
        <w:t>This column shows how many memory blocks per second the operating system swapping in [from disk to memory]</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so column:</w:t>
      </w:r>
      <w:r>
        <w:rPr>
          <w:rStyle w:val="apple-converted-space"/>
          <w:rFonts w:ascii="inherit" w:hAnsi="inherit" w:cs="Arial"/>
          <w:color w:val="666666"/>
          <w:sz w:val="17"/>
          <w:szCs w:val="17"/>
        </w:rPr>
        <w:t> </w:t>
      </w:r>
      <w:r>
        <w:rPr>
          <w:rFonts w:ascii="inherit" w:hAnsi="inherit" w:cs="Arial"/>
          <w:color w:val="666666"/>
          <w:sz w:val="17"/>
          <w:szCs w:val="17"/>
        </w:rPr>
        <w:t>This column shows how many memory blocks per second the operating system swapping out [from memory to Disk]</w:t>
      </w:r>
    </w:p>
    <w:p w:rsidR="00D73388" w:rsidRDefault="00D73388" w:rsidP="00D73388">
      <w:pPr>
        <w:pStyle w:val="NormalWeb"/>
        <w:shd w:val="clear" w:color="auto" w:fill="FFFFFF"/>
        <w:spacing w:before="0" w:beforeAutospacing="0" w:after="242" w:afterAutospacing="0" w:line="242" w:lineRule="atLeast"/>
        <w:textAlignment w:val="baseline"/>
        <w:rPr>
          <w:rFonts w:ascii="inherit" w:hAnsi="inherit" w:cs="Arial"/>
          <w:color w:val="666666"/>
          <w:sz w:val="17"/>
          <w:szCs w:val="17"/>
        </w:rPr>
      </w:pPr>
      <w:r>
        <w:rPr>
          <w:rFonts w:ascii="inherit" w:hAnsi="inherit" w:cs="Arial"/>
          <w:color w:val="666666"/>
          <w:sz w:val="17"/>
          <w:szCs w:val="17"/>
        </w:rPr>
        <w:t xml:space="preserve">This si and so columns are more important than the swapd column in the memory header group because this will give you a real time scenario about memory blocks swap in and swap out. If this value is </w:t>
      </w:r>
      <w:proofErr w:type="gramStart"/>
      <w:r>
        <w:rPr>
          <w:rFonts w:ascii="inherit" w:hAnsi="inherit" w:cs="Arial"/>
          <w:color w:val="666666"/>
          <w:sz w:val="17"/>
          <w:szCs w:val="17"/>
        </w:rPr>
        <w:t>more[</w:t>
      </w:r>
      <w:proofErr w:type="gramEnd"/>
      <w:r>
        <w:rPr>
          <w:rFonts w:ascii="inherit" w:hAnsi="inherit" w:cs="Arial"/>
          <w:color w:val="666666"/>
          <w:sz w:val="17"/>
          <w:szCs w:val="17"/>
        </w:rPr>
        <w:t>say more than 10 or 15], the memory usage in the server can be concluded as critical.</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4. io Header:</w:t>
      </w:r>
    </w:p>
    <w:p w:rsidR="00D73388" w:rsidRDefault="00D73388" w:rsidP="00D73388">
      <w:pPr>
        <w:pStyle w:val="NormalWeb"/>
        <w:shd w:val="clear" w:color="auto" w:fill="FFFFFF"/>
        <w:spacing w:before="0" w:beforeAutospacing="0" w:after="242" w:afterAutospacing="0" w:line="242" w:lineRule="atLeast"/>
        <w:textAlignment w:val="baseline"/>
        <w:rPr>
          <w:rFonts w:ascii="inherit" w:hAnsi="inherit" w:cs="Arial"/>
          <w:color w:val="666666"/>
          <w:sz w:val="17"/>
          <w:szCs w:val="17"/>
        </w:rPr>
      </w:pPr>
      <w:r>
        <w:rPr>
          <w:rFonts w:ascii="inherit" w:hAnsi="inherit" w:cs="Arial"/>
          <w:color w:val="666666"/>
          <w:sz w:val="17"/>
          <w:szCs w:val="17"/>
        </w:rPr>
        <w:t>This column will give you the r/w per second on block devices.</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Fonts w:ascii="inherit" w:hAnsi="inherit" w:cs="Arial"/>
          <w:noProof/>
          <w:color w:val="3B97DD"/>
          <w:sz w:val="17"/>
          <w:szCs w:val="17"/>
          <w:bdr w:val="none" w:sz="0" w:space="0" w:color="auto" w:frame="1"/>
        </w:rPr>
        <w:drawing>
          <wp:inline distT="0" distB="0" distL="0" distR="0">
            <wp:extent cx="968375" cy="1129665"/>
            <wp:effectExtent l="19050" t="0" r="3175" b="0"/>
            <wp:docPr id="15" name="Picture 5" descr="5">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a:hlinkClick r:id="rId45"/>
                    </pic:cNvPr>
                    <pic:cNvPicPr>
                      <a:picLocks noChangeAspect="1" noChangeArrowheads="1"/>
                    </pic:cNvPicPr>
                  </pic:nvPicPr>
                  <pic:blipFill>
                    <a:blip r:embed="rId46"/>
                    <a:srcRect/>
                    <a:stretch>
                      <a:fillRect/>
                    </a:stretch>
                  </pic:blipFill>
                  <pic:spPr bwMode="auto">
                    <a:xfrm>
                      <a:off x="0" y="0"/>
                      <a:ext cx="968375" cy="1129665"/>
                    </a:xfrm>
                    <a:prstGeom prst="rect">
                      <a:avLst/>
                    </a:prstGeom>
                    <a:noFill/>
                    <a:ln w="9525">
                      <a:noFill/>
                      <a:miter lim="800000"/>
                      <a:headEnd/>
                      <a:tailEnd/>
                    </a:ln>
                  </pic:spPr>
                </pic:pic>
              </a:graphicData>
            </a:graphic>
          </wp:inline>
        </w:drawing>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bi column:</w:t>
      </w:r>
      <w:r>
        <w:rPr>
          <w:rStyle w:val="apple-converted-space"/>
          <w:rFonts w:ascii="inherit" w:hAnsi="inherit" w:cs="Arial"/>
          <w:color w:val="666666"/>
          <w:sz w:val="17"/>
          <w:szCs w:val="17"/>
        </w:rPr>
        <w:t> </w:t>
      </w:r>
      <w:r>
        <w:rPr>
          <w:rFonts w:ascii="inherit" w:hAnsi="inherit" w:cs="Arial"/>
          <w:color w:val="666666"/>
          <w:sz w:val="17"/>
          <w:szCs w:val="17"/>
        </w:rPr>
        <w:t>This column will tell you how many blocks per second read in from block devices.</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bo column:</w:t>
      </w:r>
      <w:r>
        <w:rPr>
          <w:rStyle w:val="apple-converted-space"/>
          <w:rFonts w:ascii="inherit" w:hAnsi="inherit" w:cs="Arial"/>
          <w:color w:val="666666"/>
          <w:sz w:val="17"/>
          <w:szCs w:val="17"/>
        </w:rPr>
        <w:t> </w:t>
      </w:r>
      <w:r>
        <w:rPr>
          <w:rFonts w:ascii="inherit" w:hAnsi="inherit" w:cs="Arial"/>
          <w:color w:val="666666"/>
          <w:sz w:val="17"/>
          <w:szCs w:val="17"/>
        </w:rPr>
        <w:t>This column will give you how many blocks per second wrote to block devices.</w:t>
      </w:r>
    </w:p>
    <w:p w:rsidR="00D73388" w:rsidRDefault="00D73388" w:rsidP="00D73388">
      <w:pPr>
        <w:pStyle w:val="NormalWeb"/>
        <w:shd w:val="clear" w:color="auto" w:fill="FFFFFF"/>
        <w:spacing w:before="0" w:beforeAutospacing="0" w:after="242" w:afterAutospacing="0" w:line="242" w:lineRule="atLeast"/>
        <w:textAlignment w:val="baseline"/>
        <w:rPr>
          <w:rFonts w:ascii="inherit" w:hAnsi="inherit" w:cs="Arial"/>
          <w:color w:val="666666"/>
          <w:sz w:val="17"/>
          <w:szCs w:val="17"/>
        </w:rPr>
      </w:pPr>
      <w:r>
        <w:rPr>
          <w:rFonts w:ascii="inherit" w:hAnsi="inherit" w:cs="Arial"/>
          <w:color w:val="666666"/>
          <w:sz w:val="17"/>
          <w:szCs w:val="17"/>
        </w:rPr>
        <w:t>Usually this values will reflect the Disk I/O</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5. system Header:</w:t>
      </w:r>
    </w:p>
    <w:p w:rsidR="00D73388" w:rsidRDefault="00D73388" w:rsidP="00D73388">
      <w:pPr>
        <w:pStyle w:val="NormalWeb"/>
        <w:shd w:val="clear" w:color="auto" w:fill="FFFFFF"/>
        <w:spacing w:before="0" w:beforeAutospacing="0" w:after="242" w:afterAutospacing="0" w:line="242" w:lineRule="atLeast"/>
        <w:textAlignment w:val="baseline"/>
        <w:rPr>
          <w:rFonts w:ascii="inherit" w:hAnsi="inherit" w:cs="Arial"/>
          <w:color w:val="666666"/>
          <w:sz w:val="17"/>
          <w:szCs w:val="17"/>
        </w:rPr>
      </w:pPr>
      <w:r>
        <w:rPr>
          <w:rFonts w:ascii="inherit" w:hAnsi="inherit" w:cs="Arial"/>
          <w:color w:val="666666"/>
          <w:sz w:val="17"/>
          <w:szCs w:val="17"/>
        </w:rPr>
        <w:t>This header is sub-divided in to two columns.</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Fonts w:ascii="inherit" w:hAnsi="inherit" w:cs="Arial"/>
          <w:noProof/>
          <w:color w:val="3B97DD"/>
          <w:sz w:val="17"/>
          <w:szCs w:val="17"/>
          <w:bdr w:val="none" w:sz="0" w:space="0" w:color="auto" w:frame="1"/>
        </w:rPr>
        <w:drawing>
          <wp:inline distT="0" distB="0" distL="0" distR="0">
            <wp:extent cx="798830" cy="998855"/>
            <wp:effectExtent l="19050" t="0" r="1270" b="0"/>
            <wp:docPr id="14" name="Picture 6" descr="6">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a:hlinkClick r:id="rId47"/>
                    </pic:cNvPr>
                    <pic:cNvPicPr>
                      <a:picLocks noChangeAspect="1" noChangeArrowheads="1"/>
                    </pic:cNvPicPr>
                  </pic:nvPicPr>
                  <pic:blipFill>
                    <a:blip r:embed="rId48"/>
                    <a:srcRect/>
                    <a:stretch>
                      <a:fillRect/>
                    </a:stretch>
                  </pic:blipFill>
                  <pic:spPr bwMode="auto">
                    <a:xfrm>
                      <a:off x="0" y="0"/>
                      <a:ext cx="798830" cy="998855"/>
                    </a:xfrm>
                    <a:prstGeom prst="rect">
                      <a:avLst/>
                    </a:prstGeom>
                    <a:noFill/>
                    <a:ln w="9525">
                      <a:noFill/>
                      <a:miter lim="800000"/>
                      <a:headEnd/>
                      <a:tailEnd/>
                    </a:ln>
                  </pic:spPr>
                </pic:pic>
              </a:graphicData>
            </a:graphic>
          </wp:inline>
        </w:drawing>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lastRenderedPageBreak/>
        <w:t>in column:</w:t>
      </w:r>
      <w:r>
        <w:rPr>
          <w:rStyle w:val="apple-converted-space"/>
          <w:rFonts w:ascii="inherit" w:hAnsi="inherit" w:cs="Arial"/>
          <w:color w:val="666666"/>
          <w:sz w:val="17"/>
          <w:szCs w:val="17"/>
        </w:rPr>
        <w:t> </w:t>
      </w:r>
      <w:r>
        <w:rPr>
          <w:rFonts w:ascii="inherit" w:hAnsi="inherit" w:cs="Arial"/>
          <w:color w:val="666666"/>
          <w:sz w:val="17"/>
          <w:szCs w:val="17"/>
        </w:rPr>
        <w:t xml:space="preserve">This column will </w:t>
      </w:r>
      <w:proofErr w:type="gramStart"/>
      <w:r>
        <w:rPr>
          <w:rFonts w:ascii="inherit" w:hAnsi="inherit" w:cs="Arial"/>
          <w:color w:val="666666"/>
          <w:sz w:val="17"/>
          <w:szCs w:val="17"/>
        </w:rPr>
        <w:t>shows</w:t>
      </w:r>
      <w:proofErr w:type="gramEnd"/>
      <w:r>
        <w:rPr>
          <w:rFonts w:ascii="inherit" w:hAnsi="inherit" w:cs="Arial"/>
          <w:color w:val="666666"/>
          <w:sz w:val="17"/>
          <w:szCs w:val="17"/>
        </w:rPr>
        <w:t xml:space="preserve"> the number of interrupts per second. [3*]</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cs column:</w:t>
      </w:r>
      <w:r>
        <w:rPr>
          <w:rStyle w:val="apple-converted-space"/>
          <w:rFonts w:ascii="inherit" w:hAnsi="inherit" w:cs="Arial"/>
          <w:color w:val="666666"/>
          <w:sz w:val="17"/>
          <w:szCs w:val="17"/>
        </w:rPr>
        <w:t> </w:t>
      </w:r>
      <w:r>
        <w:rPr>
          <w:rFonts w:ascii="inherit" w:hAnsi="inherit" w:cs="Arial"/>
          <w:color w:val="666666"/>
          <w:sz w:val="17"/>
          <w:szCs w:val="17"/>
        </w:rPr>
        <w:t>This will give you the number of context switches per second. [4*]</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6. cpu Header:</w:t>
      </w:r>
    </w:p>
    <w:p w:rsidR="00D73388" w:rsidRDefault="00D73388" w:rsidP="00D73388">
      <w:pPr>
        <w:pStyle w:val="NormalWeb"/>
        <w:shd w:val="clear" w:color="auto" w:fill="FFFFFF"/>
        <w:spacing w:before="0" w:beforeAutospacing="0" w:after="242" w:afterAutospacing="0" w:line="242" w:lineRule="atLeast"/>
        <w:textAlignment w:val="baseline"/>
        <w:rPr>
          <w:rFonts w:ascii="inherit" w:hAnsi="inherit" w:cs="Arial"/>
          <w:color w:val="666666"/>
          <w:sz w:val="17"/>
          <w:szCs w:val="17"/>
        </w:rPr>
      </w:pPr>
      <w:r>
        <w:rPr>
          <w:rFonts w:ascii="inherit" w:hAnsi="inherit" w:cs="Arial"/>
          <w:color w:val="666666"/>
          <w:sz w:val="17"/>
          <w:szCs w:val="17"/>
        </w:rPr>
        <w:t>This header is sub-divided into 5 columns.</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Fonts w:ascii="inherit" w:hAnsi="inherit" w:cs="Arial"/>
          <w:noProof/>
          <w:color w:val="3B97DD"/>
          <w:sz w:val="17"/>
          <w:szCs w:val="17"/>
          <w:bdr w:val="none" w:sz="0" w:space="0" w:color="auto" w:frame="1"/>
        </w:rPr>
        <w:drawing>
          <wp:inline distT="0" distB="0" distL="0" distR="0">
            <wp:extent cx="1167765" cy="968375"/>
            <wp:effectExtent l="19050" t="0" r="0" b="0"/>
            <wp:docPr id="13" name="Picture 7" descr="7">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a:hlinkClick r:id="rId49"/>
                    </pic:cNvPr>
                    <pic:cNvPicPr>
                      <a:picLocks noChangeAspect="1" noChangeArrowheads="1"/>
                    </pic:cNvPicPr>
                  </pic:nvPicPr>
                  <pic:blipFill>
                    <a:blip r:embed="rId50"/>
                    <a:srcRect/>
                    <a:stretch>
                      <a:fillRect/>
                    </a:stretch>
                  </pic:blipFill>
                  <pic:spPr bwMode="auto">
                    <a:xfrm>
                      <a:off x="0" y="0"/>
                      <a:ext cx="1167765" cy="968375"/>
                    </a:xfrm>
                    <a:prstGeom prst="rect">
                      <a:avLst/>
                    </a:prstGeom>
                    <a:noFill/>
                    <a:ln w="9525">
                      <a:noFill/>
                      <a:miter lim="800000"/>
                      <a:headEnd/>
                      <a:tailEnd/>
                    </a:ln>
                  </pic:spPr>
                </pic:pic>
              </a:graphicData>
            </a:graphic>
          </wp:inline>
        </w:drawing>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us column:</w:t>
      </w:r>
      <w:r>
        <w:rPr>
          <w:rStyle w:val="apple-converted-space"/>
          <w:rFonts w:ascii="inherit" w:hAnsi="inherit" w:cs="Arial"/>
          <w:color w:val="666666"/>
          <w:sz w:val="17"/>
          <w:szCs w:val="17"/>
        </w:rPr>
        <w:t> </w:t>
      </w:r>
      <w:r>
        <w:rPr>
          <w:rFonts w:ascii="inherit" w:hAnsi="inherit" w:cs="Arial"/>
          <w:color w:val="666666"/>
          <w:sz w:val="17"/>
          <w:szCs w:val="17"/>
        </w:rPr>
        <w:t>This column shows the percentage of total CPU time spent for running the user code or user application [non-kernel codes]</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sy column:</w:t>
      </w:r>
      <w:r>
        <w:rPr>
          <w:rStyle w:val="apple-converted-space"/>
          <w:rFonts w:ascii="inherit" w:hAnsi="inherit" w:cs="Arial"/>
          <w:color w:val="666666"/>
          <w:sz w:val="17"/>
          <w:szCs w:val="17"/>
        </w:rPr>
        <w:t> </w:t>
      </w:r>
      <w:r>
        <w:rPr>
          <w:rFonts w:ascii="inherit" w:hAnsi="inherit" w:cs="Arial"/>
          <w:color w:val="666666"/>
          <w:sz w:val="17"/>
          <w:szCs w:val="17"/>
        </w:rPr>
        <w:t>This column shows the the percentage of total CPU time spent for running the system code/system process [kernel code]</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id column:</w:t>
      </w:r>
      <w:r>
        <w:rPr>
          <w:rStyle w:val="apple-converted-space"/>
          <w:rFonts w:ascii="inherit" w:hAnsi="inherit" w:cs="Arial"/>
          <w:color w:val="666666"/>
          <w:sz w:val="17"/>
          <w:szCs w:val="17"/>
        </w:rPr>
        <w:t> </w:t>
      </w:r>
      <w:r>
        <w:rPr>
          <w:rFonts w:ascii="inherit" w:hAnsi="inherit" w:cs="Arial"/>
          <w:color w:val="666666"/>
          <w:sz w:val="17"/>
          <w:szCs w:val="17"/>
        </w:rPr>
        <w:t>This shows the percentage idle time of the CPU.</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wa column:</w:t>
      </w:r>
      <w:r>
        <w:rPr>
          <w:rStyle w:val="apple-converted-space"/>
          <w:rFonts w:ascii="inherit" w:hAnsi="inherit" w:cs="Arial"/>
          <w:color w:val="666666"/>
          <w:sz w:val="17"/>
          <w:szCs w:val="17"/>
        </w:rPr>
        <w:t> </w:t>
      </w:r>
      <w:r>
        <w:rPr>
          <w:rFonts w:ascii="inherit" w:hAnsi="inherit" w:cs="Arial"/>
          <w:color w:val="666666"/>
          <w:sz w:val="17"/>
          <w:szCs w:val="17"/>
        </w:rPr>
        <w:t>This shows the percentage of CPU time waiting for I/O.</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st column:</w:t>
      </w:r>
      <w:r>
        <w:rPr>
          <w:rStyle w:val="apple-converted-space"/>
          <w:rFonts w:ascii="inherit" w:hAnsi="inherit" w:cs="Arial"/>
          <w:color w:val="666666"/>
          <w:sz w:val="17"/>
          <w:szCs w:val="17"/>
        </w:rPr>
        <w:t> </w:t>
      </w:r>
      <w:r>
        <w:rPr>
          <w:rFonts w:ascii="inherit" w:hAnsi="inherit" w:cs="Arial"/>
          <w:color w:val="666666"/>
          <w:sz w:val="17"/>
          <w:szCs w:val="17"/>
        </w:rPr>
        <w:t>This column shows the percent of CPU “stolen” from a virtual machine, if you are using virtualization. Please note that this column will not be there in the output if you are using a physical server. [5*]</w:t>
      </w:r>
    </w:p>
    <w:p w:rsidR="00D73388" w:rsidRDefault="00D73388" w:rsidP="00D73388">
      <w:pPr>
        <w:pStyle w:val="NormalWeb"/>
        <w:shd w:val="clear" w:color="auto" w:fill="FFFFFF"/>
        <w:spacing w:before="0" w:beforeAutospacing="0" w:after="242" w:afterAutospacing="0" w:line="242" w:lineRule="atLeast"/>
        <w:textAlignment w:val="baseline"/>
        <w:rPr>
          <w:rFonts w:ascii="inherit" w:hAnsi="inherit" w:cs="Arial"/>
          <w:color w:val="666666"/>
          <w:sz w:val="17"/>
          <w:szCs w:val="17"/>
        </w:rPr>
      </w:pPr>
      <w:r>
        <w:rPr>
          <w:rFonts w:ascii="inherit" w:hAnsi="inherit" w:cs="Arial"/>
          <w:color w:val="666666"/>
          <w:sz w:val="17"/>
          <w:szCs w:val="17"/>
        </w:rPr>
        <w:t xml:space="preserve">Now lets have </w:t>
      </w:r>
      <w:proofErr w:type="gramStart"/>
      <w:r>
        <w:rPr>
          <w:rFonts w:ascii="inherit" w:hAnsi="inherit" w:cs="Arial"/>
          <w:color w:val="666666"/>
          <w:sz w:val="17"/>
          <w:szCs w:val="17"/>
        </w:rPr>
        <w:t>some  more</w:t>
      </w:r>
      <w:proofErr w:type="gramEnd"/>
      <w:r>
        <w:rPr>
          <w:rFonts w:ascii="inherit" w:hAnsi="inherit" w:cs="Arial"/>
          <w:color w:val="666666"/>
          <w:sz w:val="17"/>
          <w:szCs w:val="17"/>
        </w:rPr>
        <w:t xml:space="preserve"> information about the terms used in the above [please have a look at the lines marked with &lt;number&gt;*]</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1. Buffers [1*]:</w:t>
      </w:r>
      <w:r>
        <w:rPr>
          <w:rStyle w:val="apple-converted-space"/>
          <w:rFonts w:ascii="inherit" w:hAnsi="inherit" w:cs="Arial"/>
          <w:color w:val="666666"/>
          <w:sz w:val="17"/>
          <w:szCs w:val="17"/>
        </w:rPr>
        <w:t> </w:t>
      </w:r>
      <w:r>
        <w:rPr>
          <w:rFonts w:ascii="inherit" w:hAnsi="inherit" w:cs="Arial"/>
          <w:color w:val="666666"/>
          <w:sz w:val="17"/>
          <w:szCs w:val="17"/>
        </w:rPr>
        <w:t>Buffers are a type of cache associated with the block devices and deals with the caching of file system metadata. When a process needs to access data from a file, the kernel will bring the data into main memory where the process will process it, and request that the data be saved in the file system back. When the kernel brings the data into memory, it also needs to bring the auxillary data associated with that data from the disk into memory. The auxiliary data will be any one of the following.</w:t>
      </w:r>
    </w:p>
    <w:p w:rsidR="00D73388" w:rsidRDefault="00D73388" w:rsidP="00D73388">
      <w:pPr>
        <w:pStyle w:val="NormalWeb"/>
        <w:shd w:val="clear" w:color="auto" w:fill="FFFFFF"/>
        <w:spacing w:before="0" w:beforeAutospacing="0" w:after="242" w:afterAutospacing="0" w:line="242" w:lineRule="atLeast"/>
        <w:textAlignment w:val="baseline"/>
        <w:rPr>
          <w:rFonts w:ascii="inherit" w:hAnsi="inherit" w:cs="Arial"/>
          <w:color w:val="666666"/>
          <w:sz w:val="17"/>
          <w:szCs w:val="17"/>
        </w:rPr>
      </w:pPr>
      <w:r>
        <w:rPr>
          <w:rFonts w:ascii="inherit" w:hAnsi="inherit" w:cs="Arial"/>
          <w:color w:val="666666"/>
          <w:sz w:val="17"/>
          <w:szCs w:val="17"/>
        </w:rPr>
        <w:t>* The super block of the file system that describes the free space available on the file system</w:t>
      </w:r>
      <w:r>
        <w:rPr>
          <w:rFonts w:ascii="inherit" w:hAnsi="inherit" w:cs="Arial"/>
          <w:color w:val="666666"/>
          <w:sz w:val="17"/>
          <w:szCs w:val="17"/>
        </w:rPr>
        <w:br/>
        <w:t>* The inode which describes the layout of the file</w:t>
      </w:r>
    </w:p>
    <w:p w:rsidR="00D73388" w:rsidRDefault="00D73388" w:rsidP="00D73388">
      <w:pPr>
        <w:pStyle w:val="NormalWeb"/>
        <w:shd w:val="clear" w:color="auto" w:fill="FFFFFF"/>
        <w:spacing w:before="0" w:beforeAutospacing="0" w:after="242" w:afterAutospacing="0" w:line="242" w:lineRule="atLeast"/>
        <w:textAlignment w:val="baseline"/>
        <w:rPr>
          <w:rFonts w:ascii="inherit" w:hAnsi="inherit" w:cs="Arial"/>
          <w:color w:val="666666"/>
          <w:sz w:val="17"/>
          <w:szCs w:val="17"/>
        </w:rPr>
      </w:pPr>
      <w:r>
        <w:rPr>
          <w:rFonts w:ascii="inherit" w:hAnsi="inherit" w:cs="Arial"/>
          <w:color w:val="666666"/>
          <w:sz w:val="17"/>
          <w:szCs w:val="17"/>
        </w:rPr>
        <w:t>The Caching of file system metadata is done in buffers and these buffers will remember the information about the file/directories [like permissions, contents etc.]</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2. Cache [2*]:</w:t>
      </w:r>
      <w:r>
        <w:rPr>
          <w:rStyle w:val="apple-converted-space"/>
          <w:rFonts w:ascii="inherit" w:hAnsi="inherit" w:cs="Arial"/>
          <w:color w:val="666666"/>
          <w:sz w:val="17"/>
          <w:szCs w:val="17"/>
        </w:rPr>
        <w:t> </w:t>
      </w:r>
      <w:r>
        <w:rPr>
          <w:rFonts w:ascii="inherit" w:hAnsi="inherit" w:cs="Arial"/>
          <w:color w:val="666666"/>
          <w:sz w:val="17"/>
          <w:szCs w:val="17"/>
        </w:rPr>
        <w:t>Cache is also known as page cache. This cache only contains the contents of the files alone. When a file is read from disk or network, the contents are stored in cache. Also cache contains recently used memory pages, in case they’re needed again.</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3. Interrupts [3*]:</w:t>
      </w:r>
      <w:r>
        <w:rPr>
          <w:rStyle w:val="apple-converted-space"/>
          <w:rFonts w:ascii="inherit" w:hAnsi="inherit" w:cs="Arial"/>
          <w:color w:val="666666"/>
          <w:sz w:val="17"/>
          <w:szCs w:val="17"/>
        </w:rPr>
        <w:t> </w:t>
      </w:r>
      <w:r>
        <w:rPr>
          <w:rFonts w:ascii="inherit" w:hAnsi="inherit" w:cs="Arial"/>
          <w:color w:val="666666"/>
          <w:sz w:val="17"/>
          <w:szCs w:val="17"/>
        </w:rPr>
        <w:t>An interrupt is a signal to the kernel that an event has occurred, and this results in changes in the sequence of instructions that is executed by the CPU. Two main types of interrupts, a hardware interrupt, is a signal to the system that has originated in hardware, such as the pressing of a key on the keyboard, a movement of the mouse or a progression in the system clock. Second one is software interrupts, generated by the application programs.</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4. Context Switches [4*]:</w:t>
      </w:r>
      <w:r>
        <w:rPr>
          <w:rStyle w:val="apple-converted-space"/>
          <w:rFonts w:ascii="inherit" w:hAnsi="inherit" w:cs="Arial"/>
          <w:color w:val="666666"/>
          <w:sz w:val="17"/>
          <w:szCs w:val="17"/>
        </w:rPr>
        <w:t> </w:t>
      </w:r>
      <w:r>
        <w:rPr>
          <w:rFonts w:ascii="inherit" w:hAnsi="inherit" w:cs="Arial"/>
          <w:color w:val="666666"/>
          <w:sz w:val="17"/>
          <w:szCs w:val="17"/>
        </w:rPr>
        <w:t xml:space="preserve">A context switch is the switching of CPU from one process/thread to another. This is also known as process switch or task switch. So a context is the contents of a CPU’s registers and program counter at any point in time. So context switches </w:t>
      </w:r>
      <w:proofErr w:type="gramStart"/>
      <w:r>
        <w:rPr>
          <w:rFonts w:ascii="inherit" w:hAnsi="inherit" w:cs="Arial"/>
          <w:color w:val="666666"/>
          <w:sz w:val="17"/>
          <w:szCs w:val="17"/>
        </w:rPr>
        <w:t>enables</w:t>
      </w:r>
      <w:proofErr w:type="gramEnd"/>
      <w:r>
        <w:rPr>
          <w:rFonts w:ascii="inherit" w:hAnsi="inherit" w:cs="Arial"/>
          <w:color w:val="666666"/>
          <w:sz w:val="17"/>
          <w:szCs w:val="17"/>
        </w:rPr>
        <w:t xml:space="preserve"> multiple processes to share a single CPU and is an essential feature of a multitasking operating system.</w:t>
      </w:r>
    </w:p>
    <w:p w:rsidR="00D73388" w:rsidRDefault="00D73388" w:rsidP="00D73388">
      <w:pPr>
        <w:pStyle w:val="NormalWeb"/>
        <w:shd w:val="clear" w:color="auto" w:fill="FFFFFF"/>
        <w:spacing w:before="0" w:beforeAutospacing="0" w:after="0" w:afterAutospacing="0" w:line="242" w:lineRule="atLeast"/>
        <w:textAlignment w:val="baseline"/>
        <w:rPr>
          <w:rFonts w:ascii="inherit" w:hAnsi="inherit" w:cs="Arial"/>
          <w:color w:val="666666"/>
          <w:sz w:val="17"/>
          <w:szCs w:val="17"/>
        </w:rPr>
      </w:pPr>
      <w:r>
        <w:rPr>
          <w:rStyle w:val="Strong"/>
          <w:rFonts w:ascii="inherit" w:eastAsiaTheme="majorEastAsia" w:hAnsi="inherit" w:cs="Arial"/>
          <w:color w:val="666666"/>
          <w:sz w:val="17"/>
          <w:szCs w:val="17"/>
          <w:bdr w:val="none" w:sz="0" w:space="0" w:color="auto" w:frame="1"/>
        </w:rPr>
        <w:t xml:space="preserve">5. CPU steal </w:t>
      </w:r>
      <w:proofErr w:type="gramStart"/>
      <w:r>
        <w:rPr>
          <w:rStyle w:val="Strong"/>
          <w:rFonts w:ascii="inherit" w:eastAsiaTheme="majorEastAsia" w:hAnsi="inherit" w:cs="Arial"/>
          <w:color w:val="666666"/>
          <w:sz w:val="17"/>
          <w:szCs w:val="17"/>
          <w:bdr w:val="none" w:sz="0" w:space="0" w:color="auto" w:frame="1"/>
        </w:rPr>
        <w:t>time[</w:t>
      </w:r>
      <w:proofErr w:type="gramEnd"/>
      <w:r>
        <w:rPr>
          <w:rStyle w:val="Strong"/>
          <w:rFonts w:ascii="inherit" w:eastAsiaTheme="majorEastAsia" w:hAnsi="inherit" w:cs="Arial"/>
          <w:color w:val="666666"/>
          <w:sz w:val="17"/>
          <w:szCs w:val="17"/>
          <w:bdr w:val="none" w:sz="0" w:space="0" w:color="auto" w:frame="1"/>
        </w:rPr>
        <w:t>5*]:</w:t>
      </w:r>
      <w:r>
        <w:rPr>
          <w:rStyle w:val="apple-converted-space"/>
          <w:rFonts w:ascii="inherit" w:hAnsi="inherit" w:cs="Arial"/>
          <w:color w:val="666666"/>
          <w:sz w:val="17"/>
          <w:szCs w:val="17"/>
        </w:rPr>
        <w:t> </w:t>
      </w:r>
      <w:r>
        <w:rPr>
          <w:rFonts w:ascii="inherit" w:hAnsi="inherit" w:cs="Arial"/>
          <w:color w:val="666666"/>
          <w:sz w:val="17"/>
          <w:szCs w:val="17"/>
        </w:rPr>
        <w:t>This is the amount of real CPU time the VM hypervisor allocated to tasks other than running the virtual machine. ie: The steal time is the time CPU can be used for running the process, but VM hypervisor steal it for running something else instead of giving to CPU.</w:t>
      </w:r>
    </w:p>
    <w:p w:rsidR="00D73388" w:rsidRDefault="00D73388" w:rsidP="00D73388">
      <w:pPr>
        <w:pStyle w:val="NormalWeb"/>
        <w:shd w:val="clear" w:color="auto" w:fill="FFFFFF"/>
        <w:spacing w:before="0" w:beforeAutospacing="0" w:after="242" w:afterAutospacing="0" w:line="242" w:lineRule="atLeast"/>
        <w:textAlignment w:val="baseline"/>
        <w:rPr>
          <w:rFonts w:ascii="inherit" w:hAnsi="inherit" w:cs="Arial"/>
          <w:color w:val="666666"/>
          <w:sz w:val="17"/>
          <w:szCs w:val="17"/>
        </w:rPr>
      </w:pPr>
      <w:r>
        <w:rPr>
          <w:rFonts w:ascii="inherit" w:hAnsi="inherit" w:cs="Arial"/>
          <w:color w:val="666666"/>
          <w:sz w:val="17"/>
          <w:szCs w:val="17"/>
        </w:rPr>
        <w:t xml:space="preserve">Vmstat is one of the key utilities for the System Administrators to troubleshoot as well as to optimize the performance of an existing system. Hope this post could give you an insight into “vmstat”. Stay tuned for more performance related </w:t>
      </w:r>
      <w:proofErr w:type="gramStart"/>
      <w:r>
        <w:rPr>
          <w:rFonts w:ascii="inherit" w:hAnsi="inherit" w:cs="Arial"/>
          <w:color w:val="666666"/>
          <w:sz w:val="17"/>
          <w:szCs w:val="17"/>
        </w:rPr>
        <w:t>articles !</w:t>
      </w:r>
      <w:proofErr w:type="gramEnd"/>
    </w:p>
    <w:p w:rsidR="00D73388" w:rsidRDefault="00D73388" w:rsidP="004B122F">
      <w:pPr>
        <w:pStyle w:val="NormalWeb"/>
        <w:shd w:val="clear" w:color="auto" w:fill="FFFFFF"/>
        <w:spacing w:before="121" w:beforeAutospacing="0" w:after="121" w:afterAutospacing="0" w:line="218" w:lineRule="atLeast"/>
        <w:rPr>
          <w:rFonts w:ascii="Arial" w:hAnsi="Arial" w:cs="Arial"/>
          <w:color w:val="333333"/>
          <w:sz w:val="15"/>
          <w:szCs w:val="15"/>
        </w:rPr>
      </w:pPr>
    </w:p>
    <w:p w:rsidR="00435284" w:rsidRDefault="00435284" w:rsidP="00435284">
      <w:pPr>
        <w:pStyle w:val="NormalWeb"/>
        <w:shd w:val="clear" w:color="auto" w:fill="FFFFFF"/>
        <w:spacing w:before="0" w:beforeAutospacing="0" w:after="377" w:afterAutospacing="0" w:line="377" w:lineRule="atLeast"/>
        <w:rPr>
          <w:rFonts w:ascii="Helvetica" w:hAnsi="Helvetica" w:cs="Helvetica"/>
          <w:color w:val="111111"/>
          <w:sz w:val="34"/>
          <w:szCs w:val="34"/>
        </w:rPr>
      </w:pPr>
      <w:r>
        <w:rPr>
          <w:rFonts w:ascii="Helvetica" w:hAnsi="Helvetica" w:cs="Helvetica"/>
          <w:color w:val="111111"/>
          <w:sz w:val="34"/>
          <w:szCs w:val="34"/>
        </w:rPr>
        <w:t>lsof stands for List Open Files.</w:t>
      </w:r>
    </w:p>
    <w:p w:rsidR="00435284" w:rsidRDefault="00435284" w:rsidP="00435284">
      <w:pPr>
        <w:pStyle w:val="NormalWeb"/>
        <w:shd w:val="clear" w:color="auto" w:fill="FFFFFF"/>
        <w:spacing w:before="0" w:beforeAutospacing="0" w:after="377" w:afterAutospacing="0" w:line="377" w:lineRule="atLeast"/>
        <w:rPr>
          <w:rFonts w:ascii="Helvetica" w:hAnsi="Helvetica" w:cs="Helvetica"/>
          <w:color w:val="111111"/>
          <w:sz w:val="34"/>
          <w:szCs w:val="34"/>
        </w:rPr>
      </w:pPr>
      <w:r>
        <w:rPr>
          <w:rFonts w:ascii="Helvetica" w:hAnsi="Helvetica" w:cs="Helvetica"/>
          <w:color w:val="111111"/>
          <w:sz w:val="34"/>
          <w:szCs w:val="34"/>
        </w:rPr>
        <w:t>It is easy to remember lsof command if you think of it as “ls + of”, where ls stands for list, and of stands for open files.</w:t>
      </w:r>
    </w:p>
    <w:p w:rsidR="00435284" w:rsidRDefault="00435284" w:rsidP="00435284">
      <w:pPr>
        <w:pStyle w:val="NormalWeb"/>
        <w:shd w:val="clear" w:color="auto" w:fill="FFFFFF"/>
        <w:spacing w:before="0" w:beforeAutospacing="0" w:after="0" w:afterAutospacing="0" w:line="377" w:lineRule="atLeast"/>
        <w:rPr>
          <w:rFonts w:ascii="Helvetica" w:hAnsi="Helvetica" w:cs="Helvetica"/>
          <w:color w:val="111111"/>
          <w:sz w:val="34"/>
          <w:szCs w:val="34"/>
        </w:rPr>
      </w:pPr>
      <w:r>
        <w:rPr>
          <w:rFonts w:ascii="Helvetica" w:hAnsi="Helvetica" w:cs="Helvetica"/>
          <w:color w:val="111111"/>
          <w:sz w:val="34"/>
          <w:szCs w:val="34"/>
        </w:rPr>
        <w:lastRenderedPageBreak/>
        <w:t xml:space="preserve">It is a command line utility which is used to list the information about the files that are opened by various processes. In unix, everything is a file, </w:t>
      </w:r>
      <w:proofErr w:type="gramStart"/>
      <w:r>
        <w:rPr>
          <w:rFonts w:ascii="Helvetica" w:hAnsi="Helvetica" w:cs="Helvetica"/>
          <w:color w:val="111111"/>
          <w:sz w:val="34"/>
          <w:szCs w:val="34"/>
        </w:rPr>
        <w:t>( pipes</w:t>
      </w:r>
      <w:proofErr w:type="gramEnd"/>
      <w:r>
        <w:rPr>
          <w:rFonts w:ascii="Helvetica" w:hAnsi="Helvetica" w:cs="Helvetica"/>
          <w:color w:val="111111"/>
          <w:sz w:val="34"/>
          <w:szCs w:val="34"/>
        </w:rPr>
        <w:t>, sockets, directories, devices, etc.). So by using lsof, you can get the information about any opened files.</w:t>
      </w:r>
      <w:r>
        <w:rPr>
          <w:rFonts w:ascii="Helvetica" w:hAnsi="Helvetica" w:cs="Helvetica"/>
          <w:color w:val="111111"/>
          <w:sz w:val="34"/>
          <w:szCs w:val="34"/>
        </w:rPr>
        <w:br/>
      </w:r>
    </w:p>
    <w:p w:rsidR="00435284" w:rsidRDefault="00435284" w:rsidP="00435284">
      <w:pPr>
        <w:pStyle w:val="Heading3"/>
        <w:shd w:val="clear" w:color="auto" w:fill="FFFFFF"/>
        <w:spacing w:before="440" w:after="147" w:line="293" w:lineRule="atLeast"/>
        <w:rPr>
          <w:rFonts w:ascii="Helvetica" w:hAnsi="Helvetica" w:cs="Helvetica"/>
          <w:b w:val="0"/>
          <w:bCs w:val="0"/>
          <w:color w:val="111111"/>
          <w:sz w:val="44"/>
          <w:szCs w:val="44"/>
        </w:rPr>
      </w:pPr>
      <w:r>
        <w:rPr>
          <w:rFonts w:ascii="Helvetica" w:hAnsi="Helvetica" w:cs="Helvetica"/>
          <w:b w:val="0"/>
          <w:bCs w:val="0"/>
          <w:color w:val="111111"/>
          <w:sz w:val="44"/>
          <w:szCs w:val="44"/>
        </w:rPr>
        <w:t>1. Introduction to lsof</w:t>
      </w:r>
    </w:p>
    <w:p w:rsidR="00435284" w:rsidRDefault="00435284" w:rsidP="00435284">
      <w:pPr>
        <w:pStyle w:val="NormalWeb"/>
        <w:shd w:val="clear" w:color="auto" w:fill="FFFFFF"/>
        <w:spacing w:before="0" w:beforeAutospacing="0" w:after="377" w:afterAutospacing="0" w:line="377" w:lineRule="atLeast"/>
        <w:rPr>
          <w:rFonts w:ascii="Helvetica" w:hAnsi="Helvetica" w:cs="Helvetica"/>
          <w:color w:val="111111"/>
          <w:sz w:val="34"/>
          <w:szCs w:val="34"/>
        </w:rPr>
      </w:pPr>
      <w:r>
        <w:rPr>
          <w:rFonts w:ascii="Helvetica" w:hAnsi="Helvetica" w:cs="Helvetica"/>
          <w:color w:val="111111"/>
          <w:sz w:val="34"/>
          <w:szCs w:val="34"/>
        </w:rPr>
        <w:t>Simply typing lsof will provide a list of all open files belonging to all active processes.</w:t>
      </w:r>
    </w:p>
    <w:p w:rsidR="00435284" w:rsidRDefault="00435284" w:rsidP="00435284">
      <w:pPr>
        <w:pStyle w:val="HTMLPreformatted"/>
        <w:pBdr>
          <w:top w:val="single" w:sz="4" w:space="8" w:color="DDDDDD"/>
          <w:left w:val="single" w:sz="4" w:space="11" w:color="DDDDDD"/>
          <w:bottom w:val="single" w:sz="4" w:space="8" w:color="DDDDDD"/>
          <w:right w:val="single" w:sz="4" w:space="11" w:color="DDDDDD"/>
        </w:pBdr>
        <w:shd w:val="clear" w:color="auto" w:fill="EEEEEE"/>
        <w:spacing w:after="440" w:line="360" w:lineRule="atLeast"/>
        <w:rPr>
          <w:rFonts w:ascii="Consolas" w:hAnsi="Consolas" w:cs="Consolas"/>
          <w:color w:val="111111"/>
          <w:sz w:val="29"/>
          <w:szCs w:val="29"/>
        </w:rPr>
      </w:pPr>
      <w:r>
        <w:rPr>
          <w:rFonts w:ascii="Consolas" w:hAnsi="Consolas" w:cs="Consolas"/>
          <w:color w:val="111111"/>
          <w:sz w:val="29"/>
          <w:szCs w:val="29"/>
        </w:rPr>
        <w:t># lsof</w:t>
      </w:r>
    </w:p>
    <w:p w:rsidR="00435284" w:rsidRDefault="00435284" w:rsidP="00435284">
      <w:pPr>
        <w:pStyle w:val="HTMLPreformatted"/>
        <w:pBdr>
          <w:top w:val="single" w:sz="4" w:space="8" w:color="DDDDDD"/>
          <w:left w:val="single" w:sz="4" w:space="11" w:color="DDDDDD"/>
          <w:bottom w:val="single" w:sz="4" w:space="8" w:color="DDDDDD"/>
          <w:right w:val="single" w:sz="4" w:space="11" w:color="DDDDDD"/>
        </w:pBdr>
        <w:shd w:val="clear" w:color="auto" w:fill="EEEEEE"/>
        <w:spacing w:after="440" w:line="360" w:lineRule="atLeast"/>
        <w:rPr>
          <w:rFonts w:ascii="Consolas" w:hAnsi="Consolas" w:cs="Consolas"/>
          <w:color w:val="111111"/>
          <w:sz w:val="29"/>
          <w:szCs w:val="29"/>
        </w:rPr>
      </w:pPr>
    </w:p>
    <w:p w:rsidR="00435284" w:rsidRDefault="00435284" w:rsidP="00435284">
      <w:pPr>
        <w:pStyle w:val="HTMLPreformatted"/>
        <w:pBdr>
          <w:top w:val="single" w:sz="4" w:space="8" w:color="DDDDDD"/>
          <w:left w:val="single" w:sz="4" w:space="11" w:color="DDDDDD"/>
          <w:bottom w:val="single" w:sz="4" w:space="8" w:color="DDDDDD"/>
          <w:right w:val="single" w:sz="4" w:space="11" w:color="DDDDDD"/>
        </w:pBdr>
        <w:shd w:val="clear" w:color="auto" w:fill="EEEEEE"/>
        <w:spacing w:after="440" w:line="360" w:lineRule="atLeast"/>
        <w:rPr>
          <w:rFonts w:ascii="Consolas" w:hAnsi="Consolas" w:cs="Consolas"/>
          <w:color w:val="111111"/>
          <w:sz w:val="29"/>
          <w:szCs w:val="29"/>
        </w:rPr>
      </w:pPr>
      <w:proofErr w:type="gramStart"/>
      <w:r>
        <w:rPr>
          <w:rFonts w:ascii="Consolas" w:hAnsi="Consolas" w:cs="Consolas"/>
          <w:color w:val="111111"/>
          <w:sz w:val="29"/>
          <w:szCs w:val="29"/>
        </w:rPr>
        <w:t>COMMAND  PID</w:t>
      </w:r>
      <w:proofErr w:type="gramEnd"/>
      <w:r>
        <w:rPr>
          <w:rFonts w:ascii="Consolas" w:hAnsi="Consolas" w:cs="Consolas"/>
          <w:color w:val="111111"/>
          <w:sz w:val="29"/>
          <w:szCs w:val="29"/>
        </w:rPr>
        <w:t xml:space="preserve">       USER   FD      TYPE     DEVICE  SIZE/OFF       NODE NAME</w:t>
      </w:r>
    </w:p>
    <w:p w:rsidR="00435284" w:rsidRDefault="00435284" w:rsidP="00435284">
      <w:pPr>
        <w:pStyle w:val="HTMLPreformatted"/>
        <w:pBdr>
          <w:top w:val="single" w:sz="4" w:space="8" w:color="DDDDDD"/>
          <w:left w:val="single" w:sz="4" w:space="11" w:color="DDDDDD"/>
          <w:bottom w:val="single" w:sz="4" w:space="8" w:color="DDDDDD"/>
          <w:right w:val="single" w:sz="4" w:space="11" w:color="DDDDDD"/>
        </w:pBdr>
        <w:shd w:val="clear" w:color="auto" w:fill="EEEEEE"/>
        <w:spacing w:after="440" w:line="360" w:lineRule="atLeast"/>
        <w:rPr>
          <w:rFonts w:ascii="Consolas" w:hAnsi="Consolas" w:cs="Consolas"/>
          <w:color w:val="111111"/>
          <w:sz w:val="29"/>
          <w:szCs w:val="29"/>
        </w:rPr>
      </w:pPr>
      <w:r>
        <w:rPr>
          <w:rFonts w:ascii="Consolas" w:hAnsi="Consolas" w:cs="Consolas"/>
          <w:color w:val="111111"/>
          <w:sz w:val="29"/>
          <w:szCs w:val="29"/>
        </w:rPr>
        <w:t xml:space="preserve">init       1       </w:t>
      </w:r>
      <w:proofErr w:type="gramStart"/>
      <w:r>
        <w:rPr>
          <w:rFonts w:ascii="Consolas" w:hAnsi="Consolas" w:cs="Consolas"/>
          <w:color w:val="111111"/>
          <w:sz w:val="29"/>
          <w:szCs w:val="29"/>
        </w:rPr>
        <w:t>root  cwd</w:t>
      </w:r>
      <w:proofErr w:type="gramEnd"/>
      <w:r>
        <w:rPr>
          <w:rFonts w:ascii="Consolas" w:hAnsi="Consolas" w:cs="Consolas"/>
          <w:color w:val="111111"/>
          <w:sz w:val="29"/>
          <w:szCs w:val="29"/>
        </w:rPr>
        <w:t xml:space="preserve">       DIR        8,1      4096          2 /</w:t>
      </w:r>
    </w:p>
    <w:p w:rsidR="00435284" w:rsidRDefault="00435284" w:rsidP="00435284">
      <w:pPr>
        <w:pStyle w:val="HTMLPreformatted"/>
        <w:pBdr>
          <w:top w:val="single" w:sz="4" w:space="8" w:color="DDDDDD"/>
          <w:left w:val="single" w:sz="4" w:space="11" w:color="DDDDDD"/>
          <w:bottom w:val="single" w:sz="4" w:space="8" w:color="DDDDDD"/>
          <w:right w:val="single" w:sz="4" w:space="11" w:color="DDDDDD"/>
        </w:pBdr>
        <w:shd w:val="clear" w:color="auto" w:fill="EEEEEE"/>
        <w:spacing w:after="440" w:line="360" w:lineRule="atLeast"/>
        <w:rPr>
          <w:rFonts w:ascii="Consolas" w:hAnsi="Consolas" w:cs="Consolas"/>
          <w:color w:val="111111"/>
          <w:sz w:val="29"/>
          <w:szCs w:val="29"/>
        </w:rPr>
      </w:pPr>
      <w:r>
        <w:rPr>
          <w:rFonts w:ascii="Consolas" w:hAnsi="Consolas" w:cs="Consolas"/>
          <w:color w:val="111111"/>
          <w:sz w:val="29"/>
          <w:szCs w:val="29"/>
        </w:rPr>
        <w:t xml:space="preserve">init       1       </w:t>
      </w:r>
      <w:proofErr w:type="gramStart"/>
      <w:r>
        <w:rPr>
          <w:rFonts w:ascii="Consolas" w:hAnsi="Consolas" w:cs="Consolas"/>
          <w:color w:val="111111"/>
          <w:sz w:val="29"/>
          <w:szCs w:val="29"/>
        </w:rPr>
        <w:t>root  txt</w:t>
      </w:r>
      <w:proofErr w:type="gramEnd"/>
      <w:r>
        <w:rPr>
          <w:rFonts w:ascii="Consolas" w:hAnsi="Consolas" w:cs="Consolas"/>
          <w:color w:val="111111"/>
          <w:sz w:val="29"/>
          <w:szCs w:val="29"/>
        </w:rPr>
        <w:t xml:space="preserve">       REG        8,1    124704     917562 /sbin/init</w:t>
      </w:r>
    </w:p>
    <w:p w:rsidR="00435284" w:rsidRDefault="00435284" w:rsidP="00435284">
      <w:pPr>
        <w:pStyle w:val="HTMLPreformatted"/>
        <w:pBdr>
          <w:top w:val="single" w:sz="4" w:space="8" w:color="DDDDDD"/>
          <w:left w:val="single" w:sz="4" w:space="11" w:color="DDDDDD"/>
          <w:bottom w:val="single" w:sz="4" w:space="8" w:color="DDDDDD"/>
          <w:right w:val="single" w:sz="4" w:space="11" w:color="DDDDDD"/>
        </w:pBdr>
        <w:shd w:val="clear" w:color="auto" w:fill="EEEEEE"/>
        <w:spacing w:after="440" w:line="360" w:lineRule="atLeast"/>
        <w:rPr>
          <w:rFonts w:ascii="Consolas" w:hAnsi="Consolas" w:cs="Consolas"/>
          <w:color w:val="111111"/>
          <w:sz w:val="29"/>
          <w:szCs w:val="29"/>
        </w:rPr>
      </w:pPr>
      <w:r>
        <w:rPr>
          <w:rFonts w:ascii="Consolas" w:hAnsi="Consolas" w:cs="Consolas"/>
          <w:color w:val="111111"/>
          <w:sz w:val="29"/>
          <w:szCs w:val="29"/>
        </w:rPr>
        <w:t>init       1       root    0u      CHR        1,3       0t0       4369 /dev/null</w:t>
      </w:r>
    </w:p>
    <w:p w:rsidR="00435284" w:rsidRDefault="00435284" w:rsidP="00435284">
      <w:pPr>
        <w:pStyle w:val="HTMLPreformatted"/>
        <w:pBdr>
          <w:top w:val="single" w:sz="4" w:space="8" w:color="DDDDDD"/>
          <w:left w:val="single" w:sz="4" w:space="11" w:color="DDDDDD"/>
          <w:bottom w:val="single" w:sz="4" w:space="8" w:color="DDDDDD"/>
          <w:right w:val="single" w:sz="4" w:space="11" w:color="DDDDDD"/>
        </w:pBdr>
        <w:shd w:val="clear" w:color="auto" w:fill="EEEEEE"/>
        <w:spacing w:after="440" w:line="360" w:lineRule="atLeast"/>
        <w:rPr>
          <w:rFonts w:ascii="Consolas" w:hAnsi="Consolas" w:cs="Consolas"/>
          <w:color w:val="111111"/>
          <w:sz w:val="29"/>
          <w:szCs w:val="29"/>
        </w:rPr>
      </w:pPr>
      <w:r>
        <w:rPr>
          <w:rFonts w:ascii="Consolas" w:hAnsi="Consolas" w:cs="Consolas"/>
          <w:color w:val="111111"/>
          <w:sz w:val="29"/>
          <w:szCs w:val="29"/>
        </w:rPr>
        <w:t>init       1       root    1u      CHR        1,3       0t0       4369 /dev/null</w:t>
      </w:r>
    </w:p>
    <w:p w:rsidR="00435284" w:rsidRDefault="00435284" w:rsidP="00435284">
      <w:pPr>
        <w:pStyle w:val="HTMLPreformatted"/>
        <w:pBdr>
          <w:top w:val="single" w:sz="4" w:space="8" w:color="DDDDDD"/>
          <w:left w:val="single" w:sz="4" w:space="11" w:color="DDDDDD"/>
          <w:bottom w:val="single" w:sz="4" w:space="8" w:color="DDDDDD"/>
          <w:right w:val="single" w:sz="4" w:space="11" w:color="DDDDDD"/>
        </w:pBdr>
        <w:shd w:val="clear" w:color="auto" w:fill="EEEEEE"/>
        <w:spacing w:after="440" w:line="360" w:lineRule="atLeast"/>
        <w:rPr>
          <w:rFonts w:ascii="Consolas" w:hAnsi="Consolas" w:cs="Consolas"/>
          <w:color w:val="111111"/>
          <w:sz w:val="29"/>
          <w:szCs w:val="29"/>
        </w:rPr>
      </w:pPr>
      <w:r>
        <w:rPr>
          <w:rFonts w:ascii="Consolas" w:hAnsi="Consolas" w:cs="Consolas"/>
          <w:color w:val="111111"/>
          <w:sz w:val="29"/>
          <w:szCs w:val="29"/>
        </w:rPr>
        <w:t>init       1       root    2u      CHR        1,3       0t0       4369 /dev/null</w:t>
      </w:r>
    </w:p>
    <w:p w:rsidR="00435284" w:rsidRDefault="00435284" w:rsidP="00435284">
      <w:pPr>
        <w:pStyle w:val="HTMLPreformatted"/>
        <w:pBdr>
          <w:top w:val="single" w:sz="4" w:space="8" w:color="DDDDDD"/>
          <w:left w:val="single" w:sz="4" w:space="11" w:color="DDDDDD"/>
          <w:bottom w:val="single" w:sz="4" w:space="8" w:color="DDDDDD"/>
          <w:right w:val="single" w:sz="4" w:space="11" w:color="DDDDDD"/>
        </w:pBdr>
        <w:shd w:val="clear" w:color="auto" w:fill="EEEEEE"/>
        <w:spacing w:after="440" w:line="360" w:lineRule="atLeast"/>
        <w:rPr>
          <w:rFonts w:ascii="Consolas" w:hAnsi="Consolas" w:cs="Consolas"/>
          <w:color w:val="111111"/>
          <w:sz w:val="29"/>
          <w:szCs w:val="29"/>
        </w:rPr>
      </w:pPr>
      <w:r>
        <w:rPr>
          <w:rFonts w:ascii="Consolas" w:hAnsi="Consolas" w:cs="Consolas"/>
          <w:color w:val="111111"/>
          <w:sz w:val="29"/>
          <w:szCs w:val="29"/>
        </w:rPr>
        <w:lastRenderedPageBreak/>
        <w:t>init       1       root    3r     FIFO        0,8       0t0       6323 pipe</w:t>
      </w:r>
    </w:p>
    <w:p w:rsidR="00435284" w:rsidRDefault="00435284" w:rsidP="00435284">
      <w:pPr>
        <w:pStyle w:val="HTMLPreformatted"/>
        <w:pBdr>
          <w:top w:val="single" w:sz="4" w:space="8" w:color="DDDDDD"/>
          <w:left w:val="single" w:sz="4" w:space="11" w:color="DDDDDD"/>
          <w:bottom w:val="single" w:sz="4" w:space="8" w:color="DDDDDD"/>
          <w:right w:val="single" w:sz="4" w:space="11" w:color="DDDDDD"/>
        </w:pBdr>
        <w:shd w:val="clear" w:color="auto" w:fill="EEEEEE"/>
        <w:spacing w:after="440" w:line="360" w:lineRule="atLeast"/>
        <w:rPr>
          <w:rFonts w:ascii="Consolas" w:hAnsi="Consolas" w:cs="Consolas"/>
          <w:color w:val="111111"/>
          <w:sz w:val="29"/>
          <w:szCs w:val="29"/>
        </w:rPr>
      </w:pPr>
      <w:r>
        <w:rPr>
          <w:rFonts w:ascii="Consolas" w:hAnsi="Consolas" w:cs="Consolas"/>
          <w:color w:val="111111"/>
          <w:sz w:val="29"/>
          <w:szCs w:val="29"/>
        </w:rPr>
        <w:t>...</w:t>
      </w:r>
    </w:p>
    <w:p w:rsidR="00435284" w:rsidRDefault="00435284" w:rsidP="00435284">
      <w:pPr>
        <w:pStyle w:val="NormalWeb"/>
        <w:shd w:val="clear" w:color="auto" w:fill="FFFFFF"/>
        <w:spacing w:before="0" w:beforeAutospacing="0" w:after="377" w:afterAutospacing="0" w:line="377" w:lineRule="atLeast"/>
        <w:rPr>
          <w:rFonts w:ascii="Helvetica" w:hAnsi="Helvetica" w:cs="Helvetica"/>
          <w:color w:val="111111"/>
          <w:sz w:val="34"/>
          <w:szCs w:val="34"/>
        </w:rPr>
      </w:pPr>
      <w:r>
        <w:rPr>
          <w:rFonts w:ascii="Helvetica" w:hAnsi="Helvetica" w:cs="Helvetica"/>
          <w:color w:val="111111"/>
          <w:sz w:val="34"/>
          <w:szCs w:val="34"/>
        </w:rPr>
        <w:t xml:space="preserve">By </w:t>
      </w:r>
      <w:proofErr w:type="gramStart"/>
      <w:r>
        <w:rPr>
          <w:rFonts w:ascii="Helvetica" w:hAnsi="Helvetica" w:cs="Helvetica"/>
          <w:color w:val="111111"/>
          <w:sz w:val="34"/>
          <w:szCs w:val="34"/>
        </w:rPr>
        <w:t>default</w:t>
      </w:r>
      <w:proofErr w:type="gramEnd"/>
      <w:r>
        <w:rPr>
          <w:rFonts w:ascii="Helvetica" w:hAnsi="Helvetica" w:cs="Helvetica"/>
          <w:color w:val="111111"/>
          <w:sz w:val="34"/>
          <w:szCs w:val="34"/>
        </w:rPr>
        <w:t xml:space="preserve"> One file per line is displayed. Most of the columns are self explanatory. We will explain the details about couple of cryptic columns (FD and TYPE).</w:t>
      </w:r>
    </w:p>
    <w:p w:rsidR="00435284" w:rsidRDefault="00435284" w:rsidP="00435284">
      <w:pPr>
        <w:pStyle w:val="NormalWeb"/>
        <w:shd w:val="clear" w:color="auto" w:fill="FFFFFF"/>
        <w:spacing w:before="0" w:beforeAutospacing="0" w:after="377" w:afterAutospacing="0" w:line="377" w:lineRule="atLeast"/>
        <w:rPr>
          <w:rFonts w:ascii="Helvetica" w:hAnsi="Helvetica" w:cs="Helvetica"/>
          <w:color w:val="111111"/>
          <w:sz w:val="34"/>
          <w:szCs w:val="34"/>
        </w:rPr>
      </w:pPr>
      <w:r>
        <w:rPr>
          <w:rFonts w:ascii="Helvetica" w:hAnsi="Helvetica" w:cs="Helvetica"/>
          <w:color w:val="111111"/>
          <w:sz w:val="34"/>
          <w:szCs w:val="34"/>
        </w:rPr>
        <w:t>FD – Represents the file descriptor. Some of the values of FDs are,</w:t>
      </w:r>
    </w:p>
    <w:p w:rsidR="00435284" w:rsidRDefault="00435284" w:rsidP="00435284">
      <w:pPr>
        <w:numPr>
          <w:ilvl w:val="0"/>
          <w:numId w:val="11"/>
        </w:numPr>
        <w:shd w:val="clear" w:color="auto" w:fill="FFFFFF"/>
        <w:spacing w:after="0" w:line="377" w:lineRule="atLeast"/>
        <w:ind w:left="377"/>
        <w:rPr>
          <w:rFonts w:ascii="Helvetica" w:hAnsi="Helvetica" w:cs="Helvetica"/>
          <w:color w:val="111111"/>
          <w:sz w:val="34"/>
          <w:szCs w:val="34"/>
        </w:rPr>
      </w:pPr>
      <w:r>
        <w:rPr>
          <w:rFonts w:ascii="Helvetica" w:hAnsi="Helvetica" w:cs="Helvetica"/>
          <w:color w:val="111111"/>
          <w:sz w:val="34"/>
          <w:szCs w:val="34"/>
        </w:rPr>
        <w:t>cwd – Current Working Directory</w:t>
      </w:r>
    </w:p>
    <w:p w:rsidR="00435284" w:rsidRDefault="00435284" w:rsidP="00435284">
      <w:pPr>
        <w:numPr>
          <w:ilvl w:val="0"/>
          <w:numId w:val="11"/>
        </w:numPr>
        <w:shd w:val="clear" w:color="auto" w:fill="FFFFFF"/>
        <w:spacing w:after="0" w:line="377" w:lineRule="atLeast"/>
        <w:ind w:left="377"/>
        <w:rPr>
          <w:rFonts w:ascii="Helvetica" w:hAnsi="Helvetica" w:cs="Helvetica"/>
          <w:color w:val="111111"/>
          <w:sz w:val="34"/>
          <w:szCs w:val="34"/>
        </w:rPr>
      </w:pPr>
      <w:r>
        <w:rPr>
          <w:rFonts w:ascii="Helvetica" w:hAnsi="Helvetica" w:cs="Helvetica"/>
          <w:color w:val="111111"/>
          <w:sz w:val="34"/>
          <w:szCs w:val="34"/>
        </w:rPr>
        <w:t>txt – Text file</w:t>
      </w:r>
    </w:p>
    <w:p w:rsidR="00435284" w:rsidRDefault="00435284" w:rsidP="00435284">
      <w:pPr>
        <w:numPr>
          <w:ilvl w:val="0"/>
          <w:numId w:val="11"/>
        </w:numPr>
        <w:shd w:val="clear" w:color="auto" w:fill="FFFFFF"/>
        <w:spacing w:after="0" w:line="377" w:lineRule="atLeast"/>
        <w:ind w:left="377"/>
        <w:rPr>
          <w:rFonts w:ascii="Helvetica" w:hAnsi="Helvetica" w:cs="Helvetica"/>
          <w:color w:val="111111"/>
          <w:sz w:val="34"/>
          <w:szCs w:val="34"/>
        </w:rPr>
      </w:pPr>
      <w:r>
        <w:rPr>
          <w:rFonts w:ascii="Helvetica" w:hAnsi="Helvetica" w:cs="Helvetica"/>
          <w:color w:val="111111"/>
          <w:sz w:val="34"/>
          <w:szCs w:val="34"/>
        </w:rPr>
        <w:t>mem – Memory mapped file</w:t>
      </w:r>
    </w:p>
    <w:p w:rsidR="00435284" w:rsidRDefault="00435284" w:rsidP="00435284">
      <w:pPr>
        <w:numPr>
          <w:ilvl w:val="0"/>
          <w:numId w:val="11"/>
        </w:numPr>
        <w:shd w:val="clear" w:color="auto" w:fill="FFFFFF"/>
        <w:spacing w:after="0" w:line="377" w:lineRule="atLeast"/>
        <w:ind w:left="377"/>
        <w:rPr>
          <w:rFonts w:ascii="Helvetica" w:hAnsi="Helvetica" w:cs="Helvetica"/>
          <w:color w:val="111111"/>
          <w:sz w:val="34"/>
          <w:szCs w:val="34"/>
        </w:rPr>
      </w:pPr>
      <w:r>
        <w:rPr>
          <w:rFonts w:ascii="Helvetica" w:hAnsi="Helvetica" w:cs="Helvetica"/>
          <w:color w:val="111111"/>
          <w:sz w:val="34"/>
          <w:szCs w:val="34"/>
        </w:rPr>
        <w:t>mmap – Memory mapped device</w:t>
      </w:r>
    </w:p>
    <w:p w:rsidR="00435284" w:rsidRDefault="00435284" w:rsidP="00435284">
      <w:pPr>
        <w:numPr>
          <w:ilvl w:val="0"/>
          <w:numId w:val="11"/>
        </w:numPr>
        <w:shd w:val="clear" w:color="auto" w:fill="FFFFFF"/>
        <w:spacing w:after="0" w:line="377" w:lineRule="atLeast"/>
        <w:ind w:left="377"/>
        <w:rPr>
          <w:rFonts w:ascii="Helvetica" w:hAnsi="Helvetica" w:cs="Helvetica"/>
          <w:color w:val="111111"/>
          <w:sz w:val="34"/>
          <w:szCs w:val="34"/>
        </w:rPr>
      </w:pPr>
      <w:r>
        <w:rPr>
          <w:rFonts w:ascii="Helvetica" w:hAnsi="Helvetica" w:cs="Helvetica"/>
          <w:color w:val="111111"/>
          <w:sz w:val="34"/>
          <w:szCs w:val="34"/>
        </w:rPr>
        <w:t>NUMBER – Represent the actual file descriptor. The character after the number i.e ’1u’, represents the mode in which the file is opened. r for read, w for write, u for read and write.</w:t>
      </w:r>
    </w:p>
    <w:p w:rsidR="00435284" w:rsidRDefault="00435284" w:rsidP="00435284">
      <w:pPr>
        <w:pStyle w:val="NormalWeb"/>
        <w:shd w:val="clear" w:color="auto" w:fill="FFFFFF"/>
        <w:spacing w:before="0" w:beforeAutospacing="0" w:after="377" w:afterAutospacing="0" w:line="377" w:lineRule="atLeast"/>
        <w:rPr>
          <w:rFonts w:ascii="Helvetica" w:hAnsi="Helvetica" w:cs="Helvetica"/>
          <w:color w:val="111111"/>
          <w:sz w:val="34"/>
          <w:szCs w:val="34"/>
        </w:rPr>
      </w:pPr>
      <w:r>
        <w:rPr>
          <w:rFonts w:ascii="Helvetica" w:hAnsi="Helvetica" w:cs="Helvetica"/>
          <w:color w:val="111111"/>
          <w:sz w:val="34"/>
          <w:szCs w:val="34"/>
        </w:rPr>
        <w:t>TYPE – Specifies the type of the file. Some of the values of TYPEs are,</w:t>
      </w:r>
    </w:p>
    <w:p w:rsidR="00435284" w:rsidRDefault="00435284" w:rsidP="00435284">
      <w:pPr>
        <w:numPr>
          <w:ilvl w:val="0"/>
          <w:numId w:val="12"/>
        </w:numPr>
        <w:shd w:val="clear" w:color="auto" w:fill="FFFFFF"/>
        <w:spacing w:after="0" w:line="377" w:lineRule="atLeast"/>
        <w:ind w:left="377"/>
        <w:rPr>
          <w:rFonts w:ascii="Helvetica" w:hAnsi="Helvetica" w:cs="Helvetica"/>
          <w:color w:val="111111"/>
          <w:sz w:val="34"/>
          <w:szCs w:val="34"/>
        </w:rPr>
      </w:pPr>
      <w:r>
        <w:rPr>
          <w:rFonts w:ascii="Helvetica" w:hAnsi="Helvetica" w:cs="Helvetica"/>
          <w:color w:val="111111"/>
          <w:sz w:val="34"/>
          <w:szCs w:val="34"/>
        </w:rPr>
        <w:t>REG – Regular File</w:t>
      </w:r>
    </w:p>
    <w:p w:rsidR="00435284" w:rsidRDefault="00435284" w:rsidP="00435284">
      <w:pPr>
        <w:numPr>
          <w:ilvl w:val="0"/>
          <w:numId w:val="12"/>
        </w:numPr>
        <w:shd w:val="clear" w:color="auto" w:fill="FFFFFF"/>
        <w:spacing w:after="0" w:line="377" w:lineRule="atLeast"/>
        <w:ind w:left="377"/>
        <w:rPr>
          <w:rFonts w:ascii="Helvetica" w:hAnsi="Helvetica" w:cs="Helvetica"/>
          <w:color w:val="111111"/>
          <w:sz w:val="34"/>
          <w:szCs w:val="34"/>
        </w:rPr>
      </w:pPr>
      <w:r>
        <w:rPr>
          <w:rFonts w:ascii="Helvetica" w:hAnsi="Helvetica" w:cs="Helvetica"/>
          <w:color w:val="111111"/>
          <w:sz w:val="34"/>
          <w:szCs w:val="34"/>
        </w:rPr>
        <w:t>DIR – Directory</w:t>
      </w:r>
    </w:p>
    <w:p w:rsidR="00435284" w:rsidRDefault="00435284" w:rsidP="00435284">
      <w:pPr>
        <w:numPr>
          <w:ilvl w:val="0"/>
          <w:numId w:val="12"/>
        </w:numPr>
        <w:shd w:val="clear" w:color="auto" w:fill="FFFFFF"/>
        <w:spacing w:after="0" w:line="377" w:lineRule="atLeast"/>
        <w:ind w:left="377"/>
        <w:rPr>
          <w:rFonts w:ascii="Helvetica" w:hAnsi="Helvetica" w:cs="Helvetica"/>
          <w:color w:val="111111"/>
          <w:sz w:val="34"/>
          <w:szCs w:val="34"/>
        </w:rPr>
      </w:pPr>
      <w:r>
        <w:rPr>
          <w:rFonts w:ascii="Helvetica" w:hAnsi="Helvetica" w:cs="Helvetica"/>
          <w:color w:val="111111"/>
          <w:sz w:val="34"/>
          <w:szCs w:val="34"/>
        </w:rPr>
        <w:t xml:space="preserve">FIFO – First </w:t>
      </w:r>
      <w:proofErr w:type="gramStart"/>
      <w:r>
        <w:rPr>
          <w:rFonts w:ascii="Helvetica" w:hAnsi="Helvetica" w:cs="Helvetica"/>
          <w:color w:val="111111"/>
          <w:sz w:val="34"/>
          <w:szCs w:val="34"/>
        </w:rPr>
        <w:t>In</w:t>
      </w:r>
      <w:proofErr w:type="gramEnd"/>
      <w:r>
        <w:rPr>
          <w:rFonts w:ascii="Helvetica" w:hAnsi="Helvetica" w:cs="Helvetica"/>
          <w:color w:val="111111"/>
          <w:sz w:val="34"/>
          <w:szCs w:val="34"/>
        </w:rPr>
        <w:t xml:space="preserve"> First Out</w:t>
      </w:r>
    </w:p>
    <w:p w:rsidR="00435284" w:rsidRDefault="00435284" w:rsidP="00435284">
      <w:pPr>
        <w:numPr>
          <w:ilvl w:val="0"/>
          <w:numId w:val="12"/>
        </w:numPr>
        <w:shd w:val="clear" w:color="auto" w:fill="FFFFFF"/>
        <w:spacing w:after="0" w:line="377" w:lineRule="atLeast"/>
        <w:ind w:left="377"/>
        <w:rPr>
          <w:rFonts w:ascii="Helvetica" w:hAnsi="Helvetica" w:cs="Helvetica"/>
          <w:color w:val="111111"/>
          <w:sz w:val="34"/>
          <w:szCs w:val="34"/>
        </w:rPr>
      </w:pPr>
      <w:r>
        <w:rPr>
          <w:rFonts w:ascii="Helvetica" w:hAnsi="Helvetica" w:cs="Helvetica"/>
          <w:color w:val="111111"/>
          <w:sz w:val="34"/>
          <w:szCs w:val="34"/>
        </w:rPr>
        <w:t>CHR – Character special file</w:t>
      </w:r>
    </w:p>
    <w:p w:rsidR="00435284" w:rsidRDefault="00435284" w:rsidP="00435284">
      <w:pPr>
        <w:pStyle w:val="NormalWeb"/>
        <w:shd w:val="clear" w:color="auto" w:fill="FFFFFF"/>
        <w:spacing w:before="0" w:beforeAutospacing="0" w:after="377" w:afterAutospacing="0" w:line="377" w:lineRule="atLeast"/>
        <w:rPr>
          <w:rFonts w:ascii="Helvetica" w:hAnsi="Helvetica" w:cs="Helvetica"/>
          <w:color w:val="111111"/>
          <w:sz w:val="34"/>
          <w:szCs w:val="34"/>
        </w:rPr>
      </w:pPr>
      <w:r>
        <w:rPr>
          <w:rFonts w:ascii="Helvetica" w:hAnsi="Helvetica" w:cs="Helvetica"/>
          <w:color w:val="111111"/>
          <w:sz w:val="34"/>
          <w:szCs w:val="34"/>
        </w:rPr>
        <w:t>For a complete list of FD &amp; TYPE, refer man lsof.</w:t>
      </w:r>
    </w:p>
    <w:p w:rsidR="00807044" w:rsidRDefault="00807044" w:rsidP="004B122F">
      <w:pPr>
        <w:pStyle w:val="NormalWeb"/>
        <w:shd w:val="clear" w:color="auto" w:fill="FFFFFF"/>
        <w:spacing w:before="121" w:beforeAutospacing="0" w:after="121" w:afterAutospacing="0" w:line="218" w:lineRule="atLeast"/>
        <w:rPr>
          <w:rFonts w:ascii="Arial" w:hAnsi="Arial" w:cs="Arial"/>
          <w:color w:val="333333"/>
          <w:sz w:val="15"/>
          <w:szCs w:val="15"/>
        </w:rPr>
      </w:pPr>
    </w:p>
    <w:p w:rsidR="00CD4A3B" w:rsidRDefault="00CD4A3B" w:rsidP="00E96276">
      <w:pPr>
        <w:pStyle w:val="ListParagraph"/>
      </w:pPr>
    </w:p>
    <w:p w:rsidR="00F340D8" w:rsidRDefault="00F340D8" w:rsidP="00E96276">
      <w:pPr>
        <w:pStyle w:val="ListParagraph"/>
      </w:pPr>
    </w:p>
    <w:p w:rsidR="00316B1A" w:rsidRDefault="005B2C0E" w:rsidP="00316B1A">
      <w:pPr>
        <w:pStyle w:val="Heading1"/>
        <w:pBdr>
          <w:bottom w:val="dotted" w:sz="4" w:space="2" w:color="CCCCCC"/>
        </w:pBdr>
        <w:spacing w:before="0" w:beforeAutospacing="0" w:after="0" w:afterAutospacing="0" w:line="264" w:lineRule="atLeast"/>
        <w:rPr>
          <w:rFonts w:ascii="Arial" w:hAnsi="Arial" w:cs="Arial"/>
          <w:b w:val="0"/>
          <w:bCs w:val="0"/>
          <w:color w:val="000000"/>
          <w:sz w:val="34"/>
          <w:szCs w:val="34"/>
        </w:rPr>
      </w:pPr>
      <w:hyperlink r:id="rId51" w:tooltip="Analyzing Database Server I/O Bottlenecks using IOSTAT" w:history="1">
        <w:r w:rsidR="00316B1A">
          <w:rPr>
            <w:rStyle w:val="Hyperlink"/>
            <w:rFonts w:ascii="Arial" w:hAnsi="Arial" w:cs="Arial"/>
            <w:b w:val="0"/>
            <w:bCs w:val="0"/>
            <w:color w:val="000000"/>
            <w:sz w:val="34"/>
            <w:szCs w:val="34"/>
            <w:bdr w:val="none" w:sz="0" w:space="0" w:color="auto" w:frame="1"/>
          </w:rPr>
          <w:t>Analyzing Database Server I/O Bottlenecks using IOSTAT</w:t>
        </w:r>
      </w:hyperlink>
    </w:p>
    <w:p w:rsidR="00316B1A" w:rsidRDefault="00316B1A" w:rsidP="00316B1A">
      <w:pPr>
        <w:rPr>
          <w:rFonts w:ascii="Times New Roman" w:hAnsi="Times New Roman" w:cs="Times New Roman"/>
          <w:color w:val="999999"/>
          <w:sz w:val="13"/>
          <w:szCs w:val="13"/>
        </w:rPr>
      </w:pPr>
      <w:r>
        <w:rPr>
          <w:rStyle w:val="icon"/>
          <w:color w:val="AAAAAA"/>
          <w:sz w:val="13"/>
          <w:szCs w:val="13"/>
          <w:bdr w:val="none" w:sz="0" w:space="0" w:color="auto" w:frame="1"/>
        </w:rPr>
        <w:t> </w:t>
      </w:r>
      <w:r>
        <w:rPr>
          <w:rStyle w:val="author"/>
          <w:color w:val="AAAAAA"/>
          <w:sz w:val="13"/>
          <w:szCs w:val="13"/>
          <w:bdr w:val="none" w:sz="0" w:space="0" w:color="auto" w:frame="1"/>
        </w:rPr>
        <w:t>Posted by</w:t>
      </w:r>
      <w:r>
        <w:rPr>
          <w:rStyle w:val="apple-converted-space"/>
          <w:color w:val="AAAAAA"/>
          <w:sz w:val="13"/>
          <w:szCs w:val="13"/>
          <w:bdr w:val="none" w:sz="0" w:space="0" w:color="auto" w:frame="1"/>
        </w:rPr>
        <w:t> </w:t>
      </w:r>
      <w:hyperlink r:id="rId52" w:history="1">
        <w:r>
          <w:rPr>
            <w:rStyle w:val="Hyperlink"/>
            <w:color w:val="999999"/>
            <w:sz w:val="13"/>
            <w:szCs w:val="13"/>
            <w:bdr w:val="none" w:sz="0" w:space="0" w:color="auto" w:frame="1"/>
          </w:rPr>
          <w:t>Ram Perumal</w:t>
        </w:r>
      </w:hyperlink>
      <w:r>
        <w:rPr>
          <w:rStyle w:val="apple-converted-space"/>
          <w:color w:val="AAAAAA"/>
          <w:sz w:val="13"/>
          <w:szCs w:val="13"/>
          <w:bdr w:val="none" w:sz="0" w:space="0" w:color="auto" w:frame="1"/>
        </w:rPr>
        <w:t> </w:t>
      </w:r>
      <w:r>
        <w:rPr>
          <w:rStyle w:val="author"/>
          <w:color w:val="AAAAAA"/>
          <w:sz w:val="13"/>
          <w:szCs w:val="13"/>
          <w:bdr w:val="none" w:sz="0" w:space="0" w:color="auto" w:frame="1"/>
        </w:rPr>
        <w:t>at 5:30 am</w:t>
      </w:r>
      <w:r>
        <w:rPr>
          <w:rStyle w:val="icon"/>
          <w:color w:val="999999"/>
          <w:sz w:val="13"/>
          <w:szCs w:val="13"/>
          <w:bdr w:val="none" w:sz="0" w:space="0" w:color="auto" w:frame="1"/>
        </w:rPr>
        <w:t> </w:t>
      </w:r>
      <w:hyperlink r:id="rId53" w:anchor="respond" w:history="1">
        <w:r>
          <w:rPr>
            <w:rStyle w:val="Hyperlink"/>
            <w:color w:val="999999"/>
            <w:sz w:val="13"/>
            <w:szCs w:val="13"/>
            <w:bdr w:val="none" w:sz="0" w:space="0" w:color="auto" w:frame="1"/>
          </w:rPr>
          <w:t>Add comments</w:t>
        </w:r>
      </w:hyperlink>
    </w:p>
    <w:p w:rsidR="00316B1A" w:rsidRDefault="00316B1A" w:rsidP="00316B1A">
      <w:pPr>
        <w:spacing w:line="218" w:lineRule="atLeast"/>
        <w:jc w:val="center"/>
        <w:rPr>
          <w:rFonts w:ascii="Arial" w:hAnsi="Arial" w:cs="Arial"/>
          <w:color w:val="FFFFFF"/>
        </w:rPr>
      </w:pPr>
      <w:r>
        <w:rPr>
          <w:rStyle w:val="month"/>
          <w:rFonts w:ascii="Arial" w:hAnsi="Arial" w:cs="Arial"/>
          <w:color w:val="FFFFFF"/>
          <w:sz w:val="11"/>
          <w:szCs w:val="11"/>
          <w:bdr w:val="none" w:sz="0" w:space="0" w:color="auto" w:frame="1"/>
        </w:rPr>
        <w:t>May</w:t>
      </w:r>
      <w:r>
        <w:rPr>
          <w:rStyle w:val="day"/>
          <w:rFonts w:ascii="Arial" w:hAnsi="Arial" w:cs="Arial"/>
          <w:color w:val="FFFFFF"/>
          <w:bdr w:val="none" w:sz="0" w:space="0" w:color="auto" w:frame="1"/>
        </w:rPr>
        <w:t>26</w:t>
      </w:r>
      <w:r>
        <w:rPr>
          <w:rStyle w:val="year"/>
          <w:rFonts w:ascii="Arial" w:hAnsi="Arial" w:cs="Arial"/>
          <w:color w:val="FFFFFF"/>
          <w:sz w:val="11"/>
          <w:szCs w:val="11"/>
          <w:bdr w:val="none" w:sz="0" w:space="0" w:color="auto" w:frame="1"/>
        </w:rPr>
        <w:t>2009</w:t>
      </w:r>
    </w:p>
    <w:p w:rsidR="00316B1A" w:rsidRDefault="00316B1A" w:rsidP="00316B1A">
      <w:pPr>
        <w:spacing w:line="240" w:lineRule="auto"/>
        <w:rPr>
          <w:rFonts w:ascii="Times New Roman" w:hAnsi="Times New Roman" w:cs="Times New Roman"/>
          <w:sz w:val="24"/>
          <w:szCs w:val="24"/>
        </w:rPr>
      </w:pPr>
      <w:r>
        <w:rPr>
          <w:rStyle w:val="post-format-icon"/>
          <w:rFonts w:ascii="Arial" w:hAnsi="Arial" w:cs="Arial"/>
          <w:color w:val="000000"/>
          <w:sz w:val="15"/>
          <w:szCs w:val="15"/>
          <w:bdr w:val="none" w:sz="0" w:space="0" w:color="auto" w:frame="1"/>
        </w:rPr>
        <w:t> </w:t>
      </w:r>
    </w:p>
    <w:p w:rsidR="00316B1A" w:rsidRDefault="00316B1A" w:rsidP="00316B1A">
      <w:pPr>
        <w:pStyle w:val="first-para"/>
        <w:spacing w:before="0" w:beforeAutospacing="0" w:after="0" w:afterAutospacing="0" w:line="384" w:lineRule="atLeast"/>
        <w:rPr>
          <w:rFonts w:ascii="Arial" w:hAnsi="Arial" w:cs="Arial"/>
          <w:color w:val="000000"/>
          <w:sz w:val="17"/>
          <w:szCs w:val="17"/>
        </w:rPr>
      </w:pPr>
      <w:r>
        <w:rPr>
          <w:rFonts w:ascii="Courier New" w:hAnsi="Courier New" w:cs="Courier New"/>
          <w:color w:val="000000"/>
          <w:sz w:val="17"/>
          <w:szCs w:val="17"/>
          <w:bdr w:val="none" w:sz="0" w:space="0" w:color="auto" w:frame="1"/>
        </w:rPr>
        <w:t>iostat</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 xml:space="preserve">(input/output statistics) </w:t>
      </w:r>
      <w:proofErr w:type="gramStart"/>
      <w:r>
        <w:rPr>
          <w:rFonts w:ascii="Arial" w:hAnsi="Arial" w:cs="Arial"/>
          <w:color w:val="000000"/>
          <w:sz w:val="17"/>
          <w:szCs w:val="17"/>
        </w:rPr>
        <w:t>an</w:t>
      </w:r>
      <w:proofErr w:type="gramEnd"/>
      <w:r>
        <w:rPr>
          <w:rFonts w:ascii="Arial" w:hAnsi="Arial" w:cs="Arial"/>
          <w:color w:val="000000"/>
          <w:sz w:val="17"/>
          <w:szCs w:val="17"/>
        </w:rPr>
        <w:t xml:space="preserve"> utility that reports Central Processing Unit (CPU) statistics and input/output statistics for devices and partitions. The</w:t>
      </w:r>
      <w:r>
        <w:rPr>
          <w:rStyle w:val="apple-converted-space"/>
          <w:rFonts w:ascii="Arial" w:hAnsi="Arial" w:cs="Arial"/>
          <w:color w:val="000000"/>
          <w:sz w:val="17"/>
          <w:szCs w:val="17"/>
        </w:rPr>
        <w:t> </w:t>
      </w:r>
      <w:r>
        <w:rPr>
          <w:rFonts w:ascii="Courier New" w:hAnsi="Courier New" w:cs="Courier New"/>
          <w:color w:val="000000"/>
          <w:sz w:val="17"/>
          <w:szCs w:val="17"/>
          <w:bdr w:val="none" w:sz="0" w:space="0" w:color="auto" w:frame="1"/>
        </w:rPr>
        <w:t>iostat</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command is used for monitoring system input/output device loading by observing the time the devices are active in relation to their average transfer rates. The</w:t>
      </w:r>
      <w:r>
        <w:rPr>
          <w:rStyle w:val="apple-converted-space"/>
          <w:rFonts w:ascii="Arial" w:hAnsi="Arial" w:cs="Arial"/>
          <w:color w:val="000000"/>
          <w:sz w:val="17"/>
          <w:szCs w:val="17"/>
        </w:rPr>
        <w:t> </w:t>
      </w:r>
      <w:r>
        <w:rPr>
          <w:rFonts w:ascii="Courier New" w:hAnsi="Courier New" w:cs="Courier New"/>
          <w:color w:val="000000"/>
          <w:sz w:val="17"/>
          <w:szCs w:val="17"/>
          <w:bdr w:val="none" w:sz="0" w:space="0" w:color="auto" w:frame="1"/>
        </w:rPr>
        <w:t>iostat</w:t>
      </w:r>
      <w:r>
        <w:rPr>
          <w:rStyle w:val="apple-converted-space"/>
          <w:rFonts w:ascii="Arial" w:hAnsi="Arial" w:cs="Arial"/>
          <w:color w:val="000000"/>
          <w:sz w:val="17"/>
          <w:szCs w:val="17"/>
        </w:rPr>
        <w:t> </w:t>
      </w:r>
      <w:r>
        <w:rPr>
          <w:rFonts w:ascii="Arial" w:hAnsi="Arial" w:cs="Arial"/>
          <w:color w:val="000000"/>
          <w:sz w:val="17"/>
          <w:szCs w:val="17"/>
        </w:rPr>
        <w:t>command generates reports that can be used to change system configuration to better balance the input/output load between physical disks.</w:t>
      </w:r>
    </w:p>
    <w:p w:rsidR="00316B1A" w:rsidRDefault="00316B1A" w:rsidP="00316B1A">
      <w:pPr>
        <w:pStyle w:val="NormalWeb"/>
        <w:spacing w:before="0" w:beforeAutospacing="0" w:after="360" w:afterAutospacing="0" w:line="384" w:lineRule="atLeast"/>
        <w:rPr>
          <w:rFonts w:ascii="Arial" w:hAnsi="Arial" w:cs="Arial"/>
          <w:color w:val="000000"/>
          <w:sz w:val="17"/>
          <w:szCs w:val="17"/>
        </w:rPr>
      </w:pPr>
      <w:r>
        <w:rPr>
          <w:rFonts w:ascii="Arial" w:hAnsi="Arial" w:cs="Arial"/>
          <w:color w:val="000000"/>
          <w:sz w:val="17"/>
          <w:szCs w:val="17"/>
        </w:rPr>
        <w:t>The first report generated by the iostat command provides statistics concerning the time since the system was booted. Each subsequent report covers the time since the previous report. All statistics are reported each time the iostat command is run. The report consists of a CPU header row followed by a row of CPU statistics. On multiprocessor systems, CPU statistics are calculated system-wide as averages among all processors. A device header row is displayed followed by a line of statistics for each device that is configured.</w:t>
      </w:r>
    </w:p>
    <w:p w:rsidR="00316B1A" w:rsidRDefault="00316B1A" w:rsidP="00316B1A">
      <w:pPr>
        <w:pStyle w:val="NormalWeb"/>
        <w:spacing w:before="0" w:beforeAutospacing="0" w:after="360" w:afterAutospacing="0" w:line="384" w:lineRule="atLeast"/>
        <w:rPr>
          <w:rFonts w:ascii="Arial" w:hAnsi="Arial" w:cs="Arial"/>
          <w:color w:val="000000"/>
          <w:sz w:val="17"/>
          <w:szCs w:val="17"/>
        </w:rPr>
      </w:pPr>
      <w:r>
        <w:rPr>
          <w:rFonts w:ascii="Arial" w:hAnsi="Arial" w:cs="Arial"/>
          <w:color w:val="000000"/>
          <w:sz w:val="17"/>
          <w:szCs w:val="17"/>
        </w:rPr>
        <w:t>Below is the sample default output, which displays a single history since boot report for all CPU and Devices.</w:t>
      </w:r>
    </w:p>
    <w:tbl>
      <w:tblPr>
        <w:tblW w:w="10806" w:type="dxa"/>
        <w:tblCellMar>
          <w:left w:w="0" w:type="dxa"/>
          <w:right w:w="0" w:type="dxa"/>
        </w:tblCellMar>
        <w:tblLook w:val="04A0" w:firstRow="1" w:lastRow="0" w:firstColumn="1" w:lastColumn="0" w:noHBand="0" w:noVBand="1"/>
      </w:tblPr>
      <w:tblGrid>
        <w:gridCol w:w="484"/>
        <w:gridCol w:w="10322"/>
      </w:tblGrid>
      <w:tr w:rsidR="00316B1A" w:rsidTr="00316B1A">
        <w:tc>
          <w:tcPr>
            <w:tcW w:w="0" w:type="auto"/>
            <w:vAlign w:val="center"/>
            <w:hideMark/>
          </w:tcPr>
          <w:p w:rsidR="00316B1A" w:rsidRDefault="00316B1A" w:rsidP="00316B1A">
            <w:r>
              <w:t>01</w:t>
            </w:r>
          </w:p>
          <w:p w:rsidR="00316B1A" w:rsidRDefault="00316B1A" w:rsidP="00316B1A">
            <w:r>
              <w:t>02</w:t>
            </w:r>
          </w:p>
          <w:p w:rsidR="00316B1A" w:rsidRDefault="00316B1A" w:rsidP="00316B1A">
            <w:r>
              <w:t>03</w:t>
            </w:r>
          </w:p>
          <w:p w:rsidR="00316B1A" w:rsidRDefault="00316B1A" w:rsidP="00316B1A">
            <w:r>
              <w:t>04</w:t>
            </w:r>
          </w:p>
          <w:p w:rsidR="00316B1A" w:rsidRDefault="00316B1A" w:rsidP="00316B1A">
            <w:r>
              <w:t>05</w:t>
            </w:r>
          </w:p>
          <w:p w:rsidR="00316B1A" w:rsidRDefault="00316B1A" w:rsidP="00316B1A">
            <w:r>
              <w:t>06</w:t>
            </w:r>
          </w:p>
          <w:p w:rsidR="00316B1A" w:rsidRDefault="00316B1A" w:rsidP="00316B1A">
            <w:r>
              <w:t>07</w:t>
            </w:r>
          </w:p>
          <w:p w:rsidR="00316B1A" w:rsidRDefault="00316B1A" w:rsidP="00316B1A">
            <w:r>
              <w:t>08</w:t>
            </w:r>
          </w:p>
          <w:p w:rsidR="00316B1A" w:rsidRDefault="00316B1A" w:rsidP="00316B1A">
            <w:r>
              <w:t>09</w:t>
            </w:r>
          </w:p>
          <w:p w:rsidR="00316B1A" w:rsidRDefault="00316B1A" w:rsidP="00316B1A">
            <w:pPr>
              <w:rPr>
                <w:sz w:val="24"/>
                <w:szCs w:val="24"/>
              </w:rPr>
            </w:pPr>
            <w:r>
              <w:t>10</w:t>
            </w:r>
          </w:p>
        </w:tc>
        <w:tc>
          <w:tcPr>
            <w:tcW w:w="10322" w:type="dxa"/>
            <w:vAlign w:val="center"/>
            <w:hideMark/>
          </w:tcPr>
          <w:p w:rsidR="00316B1A" w:rsidRDefault="00316B1A" w:rsidP="00316B1A">
            <w:r>
              <w:rPr>
                <w:rStyle w:val="HTMLCode"/>
                <w:rFonts w:eastAsiaTheme="minorHAnsi"/>
              </w:rPr>
              <w:t>$ iostat</w:t>
            </w:r>
          </w:p>
          <w:p w:rsidR="00316B1A" w:rsidRDefault="00316B1A" w:rsidP="00316B1A">
            <w:r>
              <w:rPr>
                <w:rStyle w:val="HTMLCode"/>
                <w:rFonts w:eastAsiaTheme="minorHAnsi"/>
              </w:rPr>
              <w:t>Linux 2.6.18-92.1.22.el5 (</w:t>
            </w:r>
            <w:proofErr w:type="gramStart"/>
            <w:r>
              <w:rPr>
                <w:rStyle w:val="HTMLCode"/>
                <w:rFonts w:eastAsiaTheme="minorHAnsi"/>
              </w:rPr>
              <w:t>dblx131.lab.perumal.org)   </w:t>
            </w:r>
            <w:proofErr w:type="gramEnd"/>
            <w:r>
              <w:rPr>
                <w:rStyle w:val="HTMLCode"/>
                <w:rFonts w:eastAsiaTheme="minorHAnsi"/>
              </w:rPr>
              <w:t>   05/26/2009</w:t>
            </w:r>
          </w:p>
          <w:p w:rsidR="00316B1A" w:rsidRDefault="00316B1A" w:rsidP="00316B1A">
            <w:r>
              <w:t> </w:t>
            </w:r>
          </w:p>
          <w:p w:rsidR="00316B1A" w:rsidRDefault="00316B1A" w:rsidP="00316B1A">
            <w:r>
              <w:rPr>
                <w:rStyle w:val="HTMLCode"/>
                <w:rFonts w:eastAsiaTheme="minorHAnsi"/>
              </w:rPr>
              <w:t>avg-cpu:  %user   %nice %system %</w:t>
            </w:r>
            <w:proofErr w:type="gramStart"/>
            <w:r>
              <w:rPr>
                <w:rStyle w:val="HTMLCode"/>
                <w:rFonts w:eastAsiaTheme="minorHAnsi"/>
              </w:rPr>
              <w:t>iowait  %</w:t>
            </w:r>
            <w:proofErr w:type="gramEnd"/>
            <w:r>
              <w:rPr>
                <w:rStyle w:val="HTMLCode"/>
                <w:rFonts w:eastAsiaTheme="minorHAnsi"/>
              </w:rPr>
              <w:t>steal   %idle</w:t>
            </w:r>
          </w:p>
          <w:p w:rsidR="00316B1A" w:rsidRDefault="00316B1A" w:rsidP="00316B1A">
            <w:r>
              <w:rPr>
                <w:rStyle w:val="HTMLCode"/>
                <w:rFonts w:eastAsiaTheme="minorHAnsi"/>
              </w:rPr>
              <w:t>           1.24    0.88    0.55    0.83    0.00   96.51</w:t>
            </w:r>
          </w:p>
          <w:p w:rsidR="00316B1A" w:rsidRDefault="00316B1A" w:rsidP="00316B1A">
            <w:r>
              <w:t> </w:t>
            </w:r>
          </w:p>
          <w:p w:rsidR="00316B1A" w:rsidRDefault="00316B1A" w:rsidP="00316B1A">
            <w:r>
              <w:rPr>
                <w:rStyle w:val="HTMLCode"/>
                <w:rFonts w:eastAsiaTheme="minorHAnsi"/>
              </w:rPr>
              <w:t>Device:            tps   Blk_read/s   Blk_wrtn/s   Blk_read   Blk_wrtn</w:t>
            </w:r>
          </w:p>
          <w:p w:rsidR="00316B1A" w:rsidRDefault="00316B1A" w:rsidP="00316B1A">
            <w:r>
              <w:rPr>
                <w:rStyle w:val="HTMLCode"/>
                <w:rFonts w:eastAsiaTheme="minorHAnsi"/>
              </w:rPr>
              <w:t>hda               2.89        34.98        52.43   19131771   28671500</w:t>
            </w:r>
          </w:p>
          <w:p w:rsidR="00316B1A" w:rsidRDefault="00316B1A" w:rsidP="00316B1A">
            <w:r>
              <w:rPr>
                <w:rStyle w:val="HTMLCode"/>
                <w:rFonts w:eastAsiaTheme="minorHAnsi"/>
              </w:rPr>
              <w:t>dm-0              7.27        34.67        52.11   18960146   28500800</w:t>
            </w:r>
          </w:p>
          <w:p w:rsidR="00316B1A" w:rsidRDefault="00316B1A" w:rsidP="00316B1A">
            <w:pPr>
              <w:rPr>
                <w:sz w:val="24"/>
                <w:szCs w:val="24"/>
              </w:rPr>
            </w:pPr>
            <w:r>
              <w:rPr>
                <w:rStyle w:val="HTMLCode"/>
                <w:rFonts w:eastAsiaTheme="minorHAnsi"/>
              </w:rPr>
              <w:t>dm-1              0.08         0.31         0.31     168184     170696</w:t>
            </w:r>
          </w:p>
        </w:tc>
      </w:tr>
    </w:tbl>
    <w:p w:rsidR="00316B1A" w:rsidRDefault="00316B1A" w:rsidP="00316B1A">
      <w:pPr>
        <w:pStyle w:val="NormalWeb"/>
        <w:spacing w:before="0" w:beforeAutospacing="0" w:after="360" w:afterAutospacing="0" w:line="384" w:lineRule="atLeast"/>
        <w:rPr>
          <w:rFonts w:ascii="Arial" w:hAnsi="Arial" w:cs="Arial"/>
          <w:color w:val="000000"/>
          <w:sz w:val="17"/>
          <w:szCs w:val="17"/>
        </w:rPr>
      </w:pPr>
      <w:r>
        <w:rPr>
          <w:rFonts w:ascii="Arial" w:hAnsi="Arial" w:cs="Arial"/>
          <w:color w:val="000000"/>
          <w:sz w:val="17"/>
          <w:szCs w:val="17"/>
        </w:rPr>
        <w:t>The first report generated by the iostat command is the CPU Utilization Report. For multiprocessor systems, the CPU values are global averages among all processors. The report has the following format:</w:t>
      </w:r>
    </w:p>
    <w:p w:rsidR="00316B1A" w:rsidRDefault="00316B1A" w:rsidP="00316B1A">
      <w:pPr>
        <w:numPr>
          <w:ilvl w:val="0"/>
          <w:numId w:val="13"/>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%user:</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Show the percentage of CPU utilization that occurred while executing at the user level (application).</w:t>
      </w:r>
    </w:p>
    <w:p w:rsidR="00316B1A" w:rsidRDefault="00316B1A" w:rsidP="00316B1A">
      <w:pPr>
        <w:numPr>
          <w:ilvl w:val="0"/>
          <w:numId w:val="13"/>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lastRenderedPageBreak/>
        <w:t>%nice:</w:t>
      </w:r>
      <w:r>
        <w:rPr>
          <w:rStyle w:val="apple-converted-space"/>
          <w:rFonts w:ascii="Arial" w:hAnsi="Arial" w:cs="Arial"/>
          <w:color w:val="000000"/>
          <w:sz w:val="17"/>
          <w:szCs w:val="17"/>
        </w:rPr>
        <w:t> </w:t>
      </w:r>
      <w:r>
        <w:rPr>
          <w:rFonts w:ascii="Arial" w:hAnsi="Arial" w:cs="Arial"/>
          <w:color w:val="000000"/>
          <w:sz w:val="17"/>
          <w:szCs w:val="17"/>
        </w:rPr>
        <w:t>Show the percentage of CPU utilization that occurred while executing at the user level with nice priority.</w:t>
      </w:r>
    </w:p>
    <w:p w:rsidR="00316B1A" w:rsidRDefault="00316B1A" w:rsidP="00316B1A">
      <w:pPr>
        <w:numPr>
          <w:ilvl w:val="0"/>
          <w:numId w:val="13"/>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%system:</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Show the percentage of CPU utilization that occurred while executing at the system level (kernel).</w:t>
      </w:r>
    </w:p>
    <w:p w:rsidR="00316B1A" w:rsidRDefault="00316B1A" w:rsidP="00316B1A">
      <w:pPr>
        <w:numPr>
          <w:ilvl w:val="0"/>
          <w:numId w:val="13"/>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%iowait:</w:t>
      </w:r>
      <w:r>
        <w:rPr>
          <w:rStyle w:val="apple-converted-space"/>
          <w:rFonts w:ascii="Arial" w:hAnsi="Arial" w:cs="Arial"/>
          <w:color w:val="000000"/>
          <w:sz w:val="17"/>
          <w:szCs w:val="17"/>
        </w:rPr>
        <w:t> </w:t>
      </w:r>
      <w:r>
        <w:rPr>
          <w:rFonts w:ascii="Arial" w:hAnsi="Arial" w:cs="Arial"/>
          <w:color w:val="000000"/>
          <w:sz w:val="17"/>
          <w:szCs w:val="17"/>
        </w:rPr>
        <w:t>Show the percentage of time that the CPU or CPUs were idle during which the system had an outstanding disk I/O request.</w:t>
      </w:r>
    </w:p>
    <w:p w:rsidR="00316B1A" w:rsidRDefault="00316B1A" w:rsidP="00316B1A">
      <w:pPr>
        <w:numPr>
          <w:ilvl w:val="0"/>
          <w:numId w:val="13"/>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%steal:</w:t>
      </w:r>
      <w:r>
        <w:rPr>
          <w:rStyle w:val="apple-converted-space"/>
          <w:rFonts w:ascii="Arial" w:hAnsi="Arial" w:cs="Arial"/>
          <w:color w:val="000000"/>
          <w:sz w:val="17"/>
          <w:szCs w:val="17"/>
        </w:rPr>
        <w:t> </w:t>
      </w:r>
      <w:r>
        <w:rPr>
          <w:rFonts w:ascii="Arial" w:hAnsi="Arial" w:cs="Arial"/>
          <w:color w:val="000000"/>
          <w:sz w:val="17"/>
          <w:szCs w:val="17"/>
        </w:rPr>
        <w:t>Show the percentage of time spent in involuntary wait by the virtual CPU or CPUs while the hypervisor was servicing another virtual processor.</w:t>
      </w:r>
    </w:p>
    <w:p w:rsidR="00316B1A" w:rsidRDefault="00316B1A" w:rsidP="00316B1A">
      <w:pPr>
        <w:numPr>
          <w:ilvl w:val="0"/>
          <w:numId w:val="13"/>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%idle:</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Show the percentage of time that the CPU or CPUs were idle and the system did not have an outstanding disk I/O request.</w:t>
      </w:r>
    </w:p>
    <w:p w:rsidR="00316B1A" w:rsidRDefault="00316B1A" w:rsidP="00316B1A">
      <w:pPr>
        <w:pStyle w:val="NormalWeb"/>
        <w:spacing w:before="0" w:beforeAutospacing="0" w:after="360" w:afterAutospacing="0" w:line="384" w:lineRule="atLeast"/>
        <w:rPr>
          <w:rFonts w:ascii="Arial" w:hAnsi="Arial" w:cs="Arial"/>
          <w:color w:val="000000"/>
          <w:sz w:val="17"/>
          <w:szCs w:val="17"/>
        </w:rPr>
      </w:pPr>
      <w:r>
        <w:rPr>
          <w:rFonts w:ascii="Arial" w:hAnsi="Arial" w:cs="Arial"/>
          <w:color w:val="000000"/>
          <w:sz w:val="17"/>
          <w:szCs w:val="17"/>
        </w:rPr>
        <w:t>The second report generated by the iostat command is the Device Utilization Report. The device report provides statistics on a per physical device or partition basis. Block devices for which statistics are to be displayed may be entered on the command line. Partitions may also be entered on the command line providing that option -x is not used. If no device nor partition is entered, then statistics are displayed for every device used by the system, and providing that the kernel maintains statistics for it. If the ALL keyword is given on the command line, then statistics are displayed for every device defined by the system, including those that have never been used. The report may show the following fields, depending on the flags used:</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Device:</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This column gives the device (or partition) name.</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tps:</w:t>
      </w:r>
      <w:r>
        <w:rPr>
          <w:rStyle w:val="apple-converted-space"/>
          <w:rFonts w:ascii="Arial" w:hAnsi="Arial" w:cs="Arial"/>
          <w:color w:val="000000"/>
          <w:sz w:val="17"/>
          <w:szCs w:val="17"/>
        </w:rPr>
        <w:t> </w:t>
      </w:r>
      <w:r>
        <w:rPr>
          <w:rFonts w:ascii="Arial" w:hAnsi="Arial" w:cs="Arial"/>
          <w:color w:val="000000"/>
          <w:sz w:val="17"/>
          <w:szCs w:val="17"/>
        </w:rPr>
        <w:t>Indicate the number of transfers per second that were issued to the device.</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Blk_read/s:</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Indicate the amount of data read from the device expressed in a number of blocks per second.</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Blk_wrtn/s:</w:t>
      </w:r>
      <w:r>
        <w:rPr>
          <w:rStyle w:val="apple-converted-space"/>
          <w:rFonts w:ascii="Arial" w:hAnsi="Arial" w:cs="Arial"/>
          <w:color w:val="000000"/>
          <w:sz w:val="17"/>
          <w:szCs w:val="17"/>
        </w:rPr>
        <w:t> </w:t>
      </w:r>
      <w:r>
        <w:rPr>
          <w:rFonts w:ascii="Arial" w:hAnsi="Arial" w:cs="Arial"/>
          <w:color w:val="000000"/>
          <w:sz w:val="17"/>
          <w:szCs w:val="17"/>
        </w:rPr>
        <w:t>Indicate the amount of data written to the device expressed in a number of blocks per second.</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Blk_read:</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The total number of blocks read.</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Blk_wrtn:</w:t>
      </w:r>
      <w:r>
        <w:rPr>
          <w:rStyle w:val="apple-converted-space"/>
          <w:rFonts w:ascii="Arial" w:hAnsi="Arial" w:cs="Arial"/>
          <w:color w:val="000000"/>
          <w:sz w:val="17"/>
          <w:szCs w:val="17"/>
        </w:rPr>
        <w:t> </w:t>
      </w:r>
      <w:r>
        <w:rPr>
          <w:rFonts w:ascii="Arial" w:hAnsi="Arial" w:cs="Arial"/>
          <w:color w:val="000000"/>
          <w:sz w:val="17"/>
          <w:szCs w:val="17"/>
        </w:rPr>
        <w:t>The total number of blocks written.</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kB_read/s:</w:t>
      </w:r>
      <w:r>
        <w:rPr>
          <w:rStyle w:val="apple-converted-space"/>
          <w:rFonts w:ascii="Arial" w:hAnsi="Arial" w:cs="Arial"/>
          <w:color w:val="000000"/>
          <w:sz w:val="17"/>
          <w:szCs w:val="17"/>
        </w:rPr>
        <w:t> </w:t>
      </w:r>
      <w:r>
        <w:rPr>
          <w:rFonts w:ascii="Arial" w:hAnsi="Arial" w:cs="Arial"/>
          <w:color w:val="000000"/>
          <w:sz w:val="17"/>
          <w:szCs w:val="17"/>
        </w:rPr>
        <w:t>Indicate the amount of data read from the device expressed in kilobytes per second.</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kB_wrtn/s:</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Indicate the amount of data written to the device expressed in kilobytes per second.</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kB_read:</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The total number of kilobytes read.</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kB_wrtn:</w:t>
      </w:r>
      <w:r>
        <w:rPr>
          <w:rStyle w:val="apple-converted-space"/>
          <w:rFonts w:ascii="Arial" w:hAnsi="Arial" w:cs="Arial"/>
          <w:color w:val="000000"/>
          <w:sz w:val="17"/>
          <w:szCs w:val="17"/>
        </w:rPr>
        <w:t> </w:t>
      </w:r>
      <w:r>
        <w:rPr>
          <w:rFonts w:ascii="Arial" w:hAnsi="Arial" w:cs="Arial"/>
          <w:color w:val="000000"/>
          <w:sz w:val="17"/>
          <w:szCs w:val="17"/>
        </w:rPr>
        <w:t>The total number of kilobytes written.</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MB_read/s:</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Indicate the amount of data read from the device expressed in megabytes per second.</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MB_wrtn/s:</w:t>
      </w:r>
      <w:r>
        <w:rPr>
          <w:rStyle w:val="apple-converted-space"/>
          <w:rFonts w:ascii="Arial" w:hAnsi="Arial" w:cs="Arial"/>
          <w:color w:val="000000"/>
          <w:sz w:val="17"/>
          <w:szCs w:val="17"/>
        </w:rPr>
        <w:t> </w:t>
      </w:r>
      <w:r>
        <w:rPr>
          <w:rFonts w:ascii="Arial" w:hAnsi="Arial" w:cs="Arial"/>
          <w:color w:val="000000"/>
          <w:sz w:val="17"/>
          <w:szCs w:val="17"/>
        </w:rPr>
        <w:t>Indicate the amount of data written to the device expressed in megabytes per second.</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MB_read:</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The total number of megabytes read.</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MB_wrtn:</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The total number of megabytes written.</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rrqm/s:</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The number of read requests merged per second that were queued to the device.</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wrqm/s:</w:t>
      </w:r>
      <w:r>
        <w:rPr>
          <w:rStyle w:val="apple-converted-space"/>
          <w:rFonts w:ascii="Arial" w:hAnsi="Arial" w:cs="Arial"/>
          <w:color w:val="000000"/>
          <w:sz w:val="17"/>
          <w:szCs w:val="17"/>
        </w:rPr>
        <w:t> </w:t>
      </w:r>
      <w:r>
        <w:rPr>
          <w:rFonts w:ascii="Arial" w:hAnsi="Arial" w:cs="Arial"/>
          <w:color w:val="000000"/>
          <w:sz w:val="17"/>
          <w:szCs w:val="17"/>
        </w:rPr>
        <w:t>The number of write requests merged per second that were queued to the device.</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r/s:</w:t>
      </w:r>
      <w:r>
        <w:rPr>
          <w:rStyle w:val="apple-converted-space"/>
          <w:rFonts w:ascii="Arial" w:hAnsi="Arial" w:cs="Arial"/>
          <w:color w:val="000000"/>
          <w:sz w:val="17"/>
          <w:szCs w:val="17"/>
        </w:rPr>
        <w:t> </w:t>
      </w:r>
      <w:r>
        <w:rPr>
          <w:rFonts w:ascii="Arial" w:hAnsi="Arial" w:cs="Arial"/>
          <w:color w:val="000000"/>
          <w:sz w:val="17"/>
          <w:szCs w:val="17"/>
        </w:rPr>
        <w:t>The number of read requests that were issued to the device per second.</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w/s:</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The number of write requests that were issued to the device per second.</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lastRenderedPageBreak/>
        <w:t>rsec/s:</w:t>
      </w:r>
      <w:r>
        <w:rPr>
          <w:rStyle w:val="apple-converted-space"/>
          <w:rFonts w:ascii="Arial" w:hAnsi="Arial" w:cs="Arial"/>
          <w:color w:val="000000"/>
          <w:sz w:val="17"/>
          <w:szCs w:val="17"/>
        </w:rPr>
        <w:t> </w:t>
      </w:r>
      <w:r>
        <w:rPr>
          <w:rFonts w:ascii="Arial" w:hAnsi="Arial" w:cs="Arial"/>
          <w:color w:val="000000"/>
          <w:sz w:val="17"/>
          <w:szCs w:val="17"/>
        </w:rPr>
        <w:t>The number of sectors read from the device per second.</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wsec/s:</w:t>
      </w:r>
      <w:r>
        <w:rPr>
          <w:rStyle w:val="apple-converted-space"/>
          <w:rFonts w:ascii="Arial" w:hAnsi="Arial" w:cs="Arial"/>
          <w:color w:val="000000"/>
          <w:sz w:val="17"/>
          <w:szCs w:val="17"/>
        </w:rPr>
        <w:t> </w:t>
      </w:r>
      <w:r>
        <w:rPr>
          <w:rFonts w:ascii="Arial" w:hAnsi="Arial" w:cs="Arial"/>
          <w:color w:val="000000"/>
          <w:sz w:val="17"/>
          <w:szCs w:val="17"/>
        </w:rPr>
        <w:t>The number of sectors written to the device per second.</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rkB/s:</w:t>
      </w:r>
      <w:r>
        <w:rPr>
          <w:rStyle w:val="apple-converted-space"/>
          <w:rFonts w:ascii="Arial" w:hAnsi="Arial" w:cs="Arial"/>
          <w:color w:val="000000"/>
          <w:sz w:val="17"/>
          <w:szCs w:val="17"/>
        </w:rPr>
        <w:t> </w:t>
      </w:r>
      <w:r>
        <w:rPr>
          <w:rFonts w:ascii="Arial" w:hAnsi="Arial" w:cs="Arial"/>
          <w:color w:val="000000"/>
          <w:sz w:val="17"/>
          <w:szCs w:val="17"/>
        </w:rPr>
        <w:t>The number of kilobytes read from the device per second.</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wkB/s:</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The number of kilobytes written to the device per second.</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rMB/s:</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The number of megabytes read from the device per second.</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wMB/s:</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The number of megabytes written to the device per second.</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avgrq-sz:</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The average size (in sectors) of the requests that were issued to the device.</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avgqu-sz:</w:t>
      </w:r>
      <w:r>
        <w:rPr>
          <w:rStyle w:val="apple-converted-space"/>
          <w:rFonts w:ascii="Arial" w:hAnsi="Arial" w:cs="Arial"/>
          <w:color w:val="000000"/>
          <w:sz w:val="17"/>
          <w:szCs w:val="17"/>
        </w:rPr>
        <w:t> </w:t>
      </w:r>
      <w:r>
        <w:rPr>
          <w:rFonts w:ascii="Arial" w:hAnsi="Arial" w:cs="Arial"/>
          <w:color w:val="000000"/>
          <w:sz w:val="17"/>
          <w:szCs w:val="17"/>
        </w:rPr>
        <w:t>The average queue length of the requests that were issued to the device.</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await:</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The average time (in milliseconds) for I/O requests issued to the device to be served. This includes the time spent by the requests in queue and the time spent servicing them.</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svctm:</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The average service time (in milliseconds) for I/O requests that were issued to the device.</w:t>
      </w:r>
    </w:p>
    <w:p w:rsidR="00316B1A" w:rsidRDefault="00316B1A" w:rsidP="00316B1A">
      <w:pPr>
        <w:numPr>
          <w:ilvl w:val="0"/>
          <w:numId w:val="14"/>
        </w:numPr>
        <w:spacing w:after="0" w:line="384" w:lineRule="atLeast"/>
        <w:ind w:left="360"/>
        <w:rPr>
          <w:rFonts w:ascii="Arial" w:hAnsi="Arial" w:cs="Arial"/>
          <w:color w:val="000000"/>
          <w:sz w:val="17"/>
          <w:szCs w:val="17"/>
        </w:rPr>
      </w:pPr>
      <w:r>
        <w:rPr>
          <w:rFonts w:ascii="Courier New" w:hAnsi="Courier New" w:cs="Courier New"/>
          <w:color w:val="000000"/>
          <w:sz w:val="17"/>
          <w:szCs w:val="17"/>
          <w:bdr w:val="none" w:sz="0" w:space="0" w:color="auto" w:frame="1"/>
        </w:rPr>
        <w:t>%util:</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Percentage of CPU time during which I/O requests were issued to the device (bandwidth utilization for the device). Device saturation occurs when this value is close to 100%.</w:t>
      </w:r>
    </w:p>
    <w:p w:rsidR="00316B1A" w:rsidRDefault="00316B1A" w:rsidP="00316B1A">
      <w:pPr>
        <w:pStyle w:val="NormalWeb"/>
        <w:spacing w:before="0" w:beforeAutospacing="0" w:after="360" w:afterAutospacing="0" w:line="384" w:lineRule="atLeast"/>
        <w:rPr>
          <w:rFonts w:ascii="Arial" w:hAnsi="Arial" w:cs="Arial"/>
          <w:color w:val="000000"/>
          <w:sz w:val="17"/>
          <w:szCs w:val="17"/>
        </w:rPr>
      </w:pPr>
      <w:r>
        <w:rPr>
          <w:rFonts w:ascii="Arial" w:hAnsi="Arial" w:cs="Arial"/>
          <w:color w:val="000000"/>
          <w:sz w:val="17"/>
          <w:szCs w:val="17"/>
        </w:rPr>
        <w:t xml:space="preserve">Below are some frequently used </w:t>
      </w:r>
      <w:proofErr w:type="gramStart"/>
      <w:r>
        <w:rPr>
          <w:rFonts w:ascii="Arial" w:hAnsi="Arial" w:cs="Arial"/>
          <w:color w:val="000000"/>
          <w:sz w:val="17"/>
          <w:szCs w:val="17"/>
        </w:rPr>
        <w:t>examples ;</w:t>
      </w:r>
      <w:proofErr w:type="gramEnd"/>
    </w:p>
    <w:p w:rsidR="00316B1A" w:rsidRDefault="00316B1A" w:rsidP="00316B1A">
      <w:pPr>
        <w:numPr>
          <w:ilvl w:val="0"/>
          <w:numId w:val="15"/>
        </w:numPr>
        <w:spacing w:after="0" w:line="384" w:lineRule="atLeast"/>
        <w:ind w:left="360"/>
        <w:rPr>
          <w:rFonts w:ascii="Arial" w:hAnsi="Arial" w:cs="Arial"/>
          <w:color w:val="000000"/>
          <w:sz w:val="17"/>
          <w:szCs w:val="17"/>
        </w:rPr>
      </w:pPr>
      <w:r>
        <w:rPr>
          <w:rFonts w:ascii="Arial" w:hAnsi="Arial" w:cs="Arial"/>
          <w:color w:val="000000"/>
          <w:sz w:val="17"/>
          <w:szCs w:val="17"/>
        </w:rPr>
        <w:t>Display a continuous device report at two second intervals.</w:t>
      </w:r>
    </w:p>
    <w:tbl>
      <w:tblPr>
        <w:tblW w:w="10806" w:type="dxa"/>
        <w:tblCellMar>
          <w:left w:w="0" w:type="dxa"/>
          <w:right w:w="0" w:type="dxa"/>
        </w:tblCellMar>
        <w:tblLook w:val="04A0" w:firstRow="1" w:lastRow="0" w:firstColumn="1" w:lastColumn="0" w:noHBand="0" w:noVBand="1"/>
      </w:tblPr>
      <w:tblGrid>
        <w:gridCol w:w="484"/>
        <w:gridCol w:w="10322"/>
      </w:tblGrid>
      <w:tr w:rsidR="00316B1A" w:rsidTr="00316B1A">
        <w:tc>
          <w:tcPr>
            <w:tcW w:w="0" w:type="auto"/>
            <w:vAlign w:val="center"/>
            <w:hideMark/>
          </w:tcPr>
          <w:p w:rsidR="00316B1A" w:rsidRDefault="00316B1A" w:rsidP="00316B1A">
            <w:r>
              <w:t>01</w:t>
            </w:r>
          </w:p>
          <w:p w:rsidR="00316B1A" w:rsidRDefault="00316B1A" w:rsidP="00316B1A">
            <w:r>
              <w:t>02</w:t>
            </w:r>
          </w:p>
          <w:p w:rsidR="00316B1A" w:rsidRDefault="00316B1A" w:rsidP="00316B1A">
            <w:r>
              <w:t>03</w:t>
            </w:r>
          </w:p>
          <w:p w:rsidR="00316B1A" w:rsidRDefault="00316B1A" w:rsidP="00316B1A">
            <w:r>
              <w:t>04</w:t>
            </w:r>
          </w:p>
          <w:p w:rsidR="00316B1A" w:rsidRDefault="00316B1A" w:rsidP="00316B1A">
            <w:r>
              <w:t>05</w:t>
            </w:r>
          </w:p>
          <w:p w:rsidR="00316B1A" w:rsidRDefault="00316B1A" w:rsidP="00316B1A">
            <w:r>
              <w:t>06</w:t>
            </w:r>
          </w:p>
          <w:p w:rsidR="00316B1A" w:rsidRDefault="00316B1A" w:rsidP="00316B1A">
            <w:r>
              <w:t>07</w:t>
            </w:r>
          </w:p>
          <w:p w:rsidR="00316B1A" w:rsidRDefault="00316B1A" w:rsidP="00316B1A">
            <w:r>
              <w:t>08</w:t>
            </w:r>
          </w:p>
          <w:p w:rsidR="00316B1A" w:rsidRDefault="00316B1A" w:rsidP="00316B1A">
            <w:r>
              <w:t>09</w:t>
            </w:r>
          </w:p>
          <w:p w:rsidR="00316B1A" w:rsidRDefault="00316B1A" w:rsidP="00316B1A">
            <w:r>
              <w:t>10</w:t>
            </w:r>
          </w:p>
          <w:p w:rsidR="00316B1A" w:rsidRDefault="00316B1A" w:rsidP="00316B1A">
            <w:r>
              <w:t>11</w:t>
            </w:r>
          </w:p>
          <w:p w:rsidR="00316B1A" w:rsidRDefault="00316B1A" w:rsidP="00316B1A">
            <w:r>
              <w:t>12</w:t>
            </w:r>
          </w:p>
          <w:p w:rsidR="00316B1A" w:rsidRDefault="00316B1A" w:rsidP="00316B1A">
            <w:r>
              <w:t>13</w:t>
            </w:r>
          </w:p>
          <w:p w:rsidR="00316B1A" w:rsidRDefault="00316B1A" w:rsidP="00316B1A">
            <w:r>
              <w:lastRenderedPageBreak/>
              <w:t>14</w:t>
            </w:r>
          </w:p>
          <w:p w:rsidR="00316B1A" w:rsidRDefault="00316B1A" w:rsidP="00316B1A">
            <w:pPr>
              <w:rPr>
                <w:sz w:val="24"/>
                <w:szCs w:val="24"/>
              </w:rPr>
            </w:pPr>
            <w:r>
              <w:t>15</w:t>
            </w:r>
          </w:p>
        </w:tc>
        <w:tc>
          <w:tcPr>
            <w:tcW w:w="10322" w:type="dxa"/>
            <w:vAlign w:val="center"/>
            <w:hideMark/>
          </w:tcPr>
          <w:p w:rsidR="00316B1A" w:rsidRDefault="00316B1A" w:rsidP="00316B1A">
            <w:r>
              <w:rPr>
                <w:rStyle w:val="HTMLCode"/>
                <w:rFonts w:eastAsiaTheme="minorHAnsi"/>
              </w:rPr>
              <w:lastRenderedPageBreak/>
              <w:t>$ iostat -d 2</w:t>
            </w:r>
          </w:p>
          <w:p w:rsidR="00316B1A" w:rsidRDefault="00316B1A" w:rsidP="00316B1A">
            <w:r>
              <w:rPr>
                <w:rStyle w:val="HTMLCode"/>
                <w:rFonts w:eastAsiaTheme="minorHAnsi"/>
              </w:rPr>
              <w:t>Linux 2.6.18-92.1.22.el5 (</w:t>
            </w:r>
            <w:proofErr w:type="gramStart"/>
            <w:r>
              <w:rPr>
                <w:rStyle w:val="HTMLCode"/>
                <w:rFonts w:eastAsiaTheme="minorHAnsi"/>
              </w:rPr>
              <w:t>dblx131.lab.perumal.org)   </w:t>
            </w:r>
            <w:proofErr w:type="gramEnd"/>
            <w:r>
              <w:rPr>
                <w:rStyle w:val="HTMLCode"/>
                <w:rFonts w:eastAsiaTheme="minorHAnsi"/>
              </w:rPr>
              <w:t>   05/26/2009</w:t>
            </w:r>
          </w:p>
          <w:p w:rsidR="00316B1A" w:rsidRDefault="00316B1A" w:rsidP="00316B1A">
            <w:r>
              <w:t> </w:t>
            </w:r>
          </w:p>
          <w:p w:rsidR="00316B1A" w:rsidRDefault="00316B1A" w:rsidP="00316B1A">
            <w:r>
              <w:rPr>
                <w:rStyle w:val="HTMLCode"/>
                <w:rFonts w:eastAsiaTheme="minorHAnsi"/>
              </w:rPr>
              <w:t>Device:            tps   Blk_read/s   Blk_wrtn/s   Blk_read   Blk_wrtn</w:t>
            </w:r>
          </w:p>
          <w:p w:rsidR="00316B1A" w:rsidRDefault="00316B1A" w:rsidP="00316B1A">
            <w:r>
              <w:rPr>
                <w:rStyle w:val="HTMLCode"/>
                <w:rFonts w:eastAsiaTheme="minorHAnsi"/>
              </w:rPr>
              <w:t>hda               2.90        34.99        52.45   19203049   28782692</w:t>
            </w:r>
          </w:p>
          <w:p w:rsidR="00316B1A" w:rsidRDefault="00316B1A" w:rsidP="00316B1A">
            <w:r>
              <w:rPr>
                <w:rStyle w:val="HTMLCode"/>
                <w:rFonts w:eastAsiaTheme="minorHAnsi"/>
              </w:rPr>
              <w:t>dm-0              7.28        34.68        52.14   19031378   28611760</w:t>
            </w:r>
          </w:p>
          <w:p w:rsidR="00316B1A" w:rsidRDefault="00316B1A" w:rsidP="00316B1A">
            <w:r>
              <w:rPr>
                <w:rStyle w:val="HTMLCode"/>
                <w:rFonts w:eastAsiaTheme="minorHAnsi"/>
              </w:rPr>
              <w:t>dm-1              0.08         0.31         0.31     168224     170928</w:t>
            </w:r>
          </w:p>
          <w:p w:rsidR="00316B1A" w:rsidRDefault="00316B1A" w:rsidP="00316B1A">
            <w:r>
              <w:t> </w:t>
            </w:r>
          </w:p>
          <w:p w:rsidR="00316B1A" w:rsidRDefault="00316B1A" w:rsidP="00316B1A">
            <w:r>
              <w:rPr>
                <w:rStyle w:val="HTMLCode"/>
                <w:rFonts w:eastAsiaTheme="minorHAnsi"/>
              </w:rPr>
              <w:t>Device:            tps   Blk_read/s   Blk_wrtn/s   Blk_read   Blk_wrtn</w:t>
            </w:r>
          </w:p>
          <w:p w:rsidR="00316B1A" w:rsidRDefault="00316B1A" w:rsidP="00316B1A">
            <w:r>
              <w:rPr>
                <w:rStyle w:val="HTMLCode"/>
                <w:rFonts w:eastAsiaTheme="minorHAnsi"/>
              </w:rPr>
              <w:t>hda               2.00         0.00        48.00          0         96</w:t>
            </w:r>
          </w:p>
          <w:p w:rsidR="00316B1A" w:rsidRDefault="00316B1A" w:rsidP="00316B1A">
            <w:r>
              <w:rPr>
                <w:rStyle w:val="HTMLCode"/>
                <w:rFonts w:eastAsiaTheme="minorHAnsi"/>
              </w:rPr>
              <w:t>dm-0              6.00         0.00        48.00          0         96</w:t>
            </w:r>
          </w:p>
          <w:p w:rsidR="00316B1A" w:rsidRDefault="00316B1A" w:rsidP="00316B1A">
            <w:r>
              <w:rPr>
                <w:rStyle w:val="HTMLCode"/>
                <w:rFonts w:eastAsiaTheme="minorHAnsi"/>
              </w:rPr>
              <w:t>dm-1              0.00         0.00         0.00          0          0</w:t>
            </w:r>
          </w:p>
          <w:p w:rsidR="00316B1A" w:rsidRDefault="00316B1A" w:rsidP="00316B1A">
            <w:r>
              <w:rPr>
                <w:rStyle w:val="HTMLCode"/>
                <w:rFonts w:eastAsiaTheme="minorHAnsi"/>
              </w:rPr>
              <w:t>....</w:t>
            </w:r>
          </w:p>
          <w:p w:rsidR="00316B1A" w:rsidRDefault="00316B1A" w:rsidP="00316B1A">
            <w:r>
              <w:rPr>
                <w:rStyle w:val="HTMLCode"/>
                <w:rFonts w:eastAsiaTheme="minorHAnsi"/>
              </w:rPr>
              <w:t>....</w:t>
            </w:r>
          </w:p>
          <w:p w:rsidR="00316B1A" w:rsidRDefault="00316B1A" w:rsidP="00316B1A">
            <w:pPr>
              <w:rPr>
                <w:sz w:val="24"/>
                <w:szCs w:val="24"/>
              </w:rPr>
            </w:pPr>
            <w:r>
              <w:rPr>
                <w:rStyle w:val="HTMLCode"/>
                <w:rFonts w:eastAsiaTheme="minorHAnsi"/>
              </w:rPr>
              <w:lastRenderedPageBreak/>
              <w:t>....</w:t>
            </w:r>
          </w:p>
        </w:tc>
      </w:tr>
    </w:tbl>
    <w:p w:rsidR="00316B1A" w:rsidRDefault="00316B1A" w:rsidP="00316B1A">
      <w:pPr>
        <w:numPr>
          <w:ilvl w:val="0"/>
          <w:numId w:val="16"/>
        </w:numPr>
        <w:spacing w:after="0" w:line="384" w:lineRule="atLeast"/>
        <w:ind w:left="360"/>
        <w:rPr>
          <w:rFonts w:ascii="Arial" w:hAnsi="Arial" w:cs="Arial"/>
          <w:color w:val="000000"/>
          <w:sz w:val="17"/>
          <w:szCs w:val="17"/>
        </w:rPr>
      </w:pPr>
      <w:r>
        <w:rPr>
          <w:rFonts w:ascii="Arial" w:hAnsi="Arial" w:cs="Arial"/>
          <w:color w:val="000000"/>
          <w:sz w:val="17"/>
          <w:szCs w:val="17"/>
        </w:rPr>
        <w:lastRenderedPageBreak/>
        <w:t>Display three reports at two second intervals for all devices.</w:t>
      </w:r>
    </w:p>
    <w:tbl>
      <w:tblPr>
        <w:tblW w:w="10806" w:type="dxa"/>
        <w:tblCellMar>
          <w:left w:w="0" w:type="dxa"/>
          <w:right w:w="0" w:type="dxa"/>
        </w:tblCellMar>
        <w:tblLook w:val="04A0" w:firstRow="1" w:lastRow="0" w:firstColumn="1" w:lastColumn="0" w:noHBand="0" w:noVBand="1"/>
      </w:tblPr>
      <w:tblGrid>
        <w:gridCol w:w="484"/>
        <w:gridCol w:w="10322"/>
      </w:tblGrid>
      <w:tr w:rsidR="00316B1A" w:rsidTr="00316B1A">
        <w:tc>
          <w:tcPr>
            <w:tcW w:w="0" w:type="auto"/>
            <w:vAlign w:val="center"/>
            <w:hideMark/>
          </w:tcPr>
          <w:p w:rsidR="00316B1A" w:rsidRDefault="00316B1A" w:rsidP="00316B1A">
            <w:r>
              <w:t>01</w:t>
            </w:r>
          </w:p>
          <w:p w:rsidR="00316B1A" w:rsidRDefault="00316B1A" w:rsidP="00316B1A">
            <w:r>
              <w:t>02</w:t>
            </w:r>
          </w:p>
          <w:p w:rsidR="00316B1A" w:rsidRDefault="00316B1A" w:rsidP="00316B1A">
            <w:r>
              <w:t>03</w:t>
            </w:r>
          </w:p>
          <w:p w:rsidR="00316B1A" w:rsidRDefault="00316B1A" w:rsidP="00316B1A">
            <w:r>
              <w:t>04</w:t>
            </w:r>
          </w:p>
          <w:p w:rsidR="00316B1A" w:rsidRDefault="00316B1A" w:rsidP="00316B1A">
            <w:r>
              <w:t>05</w:t>
            </w:r>
          </w:p>
          <w:p w:rsidR="00316B1A" w:rsidRDefault="00316B1A" w:rsidP="00316B1A">
            <w:r>
              <w:t>06</w:t>
            </w:r>
          </w:p>
          <w:p w:rsidR="00316B1A" w:rsidRDefault="00316B1A" w:rsidP="00316B1A">
            <w:r>
              <w:t>07</w:t>
            </w:r>
          </w:p>
          <w:p w:rsidR="00316B1A" w:rsidRDefault="00316B1A" w:rsidP="00316B1A">
            <w:r>
              <w:t>08</w:t>
            </w:r>
          </w:p>
          <w:p w:rsidR="00316B1A" w:rsidRDefault="00316B1A" w:rsidP="00316B1A">
            <w:r>
              <w:t>09</w:t>
            </w:r>
          </w:p>
          <w:p w:rsidR="00316B1A" w:rsidRDefault="00316B1A" w:rsidP="00316B1A">
            <w:r>
              <w:t>10</w:t>
            </w:r>
          </w:p>
          <w:p w:rsidR="00316B1A" w:rsidRDefault="00316B1A" w:rsidP="00316B1A">
            <w:r>
              <w:t>11</w:t>
            </w:r>
          </w:p>
          <w:p w:rsidR="00316B1A" w:rsidRDefault="00316B1A" w:rsidP="00316B1A">
            <w:r>
              <w:t>12</w:t>
            </w:r>
          </w:p>
          <w:p w:rsidR="00316B1A" w:rsidRDefault="00316B1A" w:rsidP="00316B1A">
            <w:r>
              <w:t>13</w:t>
            </w:r>
          </w:p>
          <w:p w:rsidR="00316B1A" w:rsidRDefault="00316B1A" w:rsidP="00316B1A">
            <w:r>
              <w:t>14</w:t>
            </w:r>
          </w:p>
          <w:p w:rsidR="00316B1A" w:rsidRDefault="00316B1A" w:rsidP="00316B1A">
            <w:r>
              <w:t>15</w:t>
            </w:r>
          </w:p>
          <w:p w:rsidR="00316B1A" w:rsidRDefault="00316B1A" w:rsidP="00316B1A">
            <w:r>
              <w:t>16</w:t>
            </w:r>
          </w:p>
          <w:p w:rsidR="00316B1A" w:rsidRDefault="00316B1A" w:rsidP="00316B1A">
            <w:pPr>
              <w:rPr>
                <w:sz w:val="24"/>
                <w:szCs w:val="24"/>
              </w:rPr>
            </w:pPr>
            <w:r>
              <w:t>17</w:t>
            </w:r>
          </w:p>
        </w:tc>
        <w:tc>
          <w:tcPr>
            <w:tcW w:w="10322" w:type="dxa"/>
            <w:vAlign w:val="center"/>
            <w:hideMark/>
          </w:tcPr>
          <w:p w:rsidR="00316B1A" w:rsidRDefault="00316B1A" w:rsidP="00316B1A">
            <w:r>
              <w:rPr>
                <w:rStyle w:val="HTMLCode"/>
                <w:rFonts w:eastAsiaTheme="minorHAnsi"/>
              </w:rPr>
              <w:t>$ iostat -d 2 3</w:t>
            </w:r>
          </w:p>
          <w:p w:rsidR="00316B1A" w:rsidRDefault="00316B1A" w:rsidP="00316B1A">
            <w:r>
              <w:rPr>
                <w:rStyle w:val="HTMLCode"/>
                <w:rFonts w:eastAsiaTheme="minorHAnsi"/>
              </w:rPr>
              <w:t>Linux 2.6.18-92.1.22.el5 (</w:t>
            </w:r>
            <w:proofErr w:type="gramStart"/>
            <w:r>
              <w:rPr>
                <w:rStyle w:val="HTMLCode"/>
                <w:rFonts w:eastAsiaTheme="minorHAnsi"/>
              </w:rPr>
              <w:t>dblx131.lab.perumal.org)   </w:t>
            </w:r>
            <w:proofErr w:type="gramEnd"/>
            <w:r>
              <w:rPr>
                <w:rStyle w:val="HTMLCode"/>
                <w:rFonts w:eastAsiaTheme="minorHAnsi"/>
              </w:rPr>
              <w:t>   05/26/2009</w:t>
            </w:r>
          </w:p>
          <w:p w:rsidR="00316B1A" w:rsidRDefault="00316B1A" w:rsidP="00316B1A">
            <w:r>
              <w:t> </w:t>
            </w:r>
          </w:p>
          <w:p w:rsidR="00316B1A" w:rsidRDefault="00316B1A" w:rsidP="00316B1A">
            <w:r>
              <w:rPr>
                <w:rStyle w:val="HTMLCode"/>
                <w:rFonts w:eastAsiaTheme="minorHAnsi"/>
              </w:rPr>
              <w:t>Device:            tps   Blk_read/s   Blk_wrtn/s   Blk_read   Blk_wrtn</w:t>
            </w:r>
          </w:p>
          <w:p w:rsidR="00316B1A" w:rsidRDefault="00316B1A" w:rsidP="00316B1A">
            <w:r>
              <w:rPr>
                <w:rStyle w:val="HTMLCode"/>
                <w:rFonts w:eastAsiaTheme="minorHAnsi"/>
              </w:rPr>
              <w:t>hda               2.90        34.98        52.45   19203113   28789580</w:t>
            </w:r>
          </w:p>
          <w:p w:rsidR="00316B1A" w:rsidRDefault="00316B1A" w:rsidP="00316B1A">
            <w:r>
              <w:rPr>
                <w:rStyle w:val="HTMLCode"/>
                <w:rFonts w:eastAsiaTheme="minorHAnsi"/>
              </w:rPr>
              <w:t>dm-0              7.28        34.67        52.14   19031442   28618648</w:t>
            </w:r>
          </w:p>
          <w:p w:rsidR="00316B1A" w:rsidRDefault="00316B1A" w:rsidP="00316B1A">
            <w:r>
              <w:rPr>
                <w:rStyle w:val="HTMLCode"/>
                <w:rFonts w:eastAsiaTheme="minorHAnsi"/>
              </w:rPr>
              <w:t>dm-1              0.08         0.31         0.31     168224     170928</w:t>
            </w:r>
          </w:p>
          <w:p w:rsidR="00316B1A" w:rsidRDefault="00316B1A" w:rsidP="00316B1A">
            <w:r>
              <w:t> </w:t>
            </w:r>
          </w:p>
          <w:p w:rsidR="00316B1A" w:rsidRDefault="00316B1A" w:rsidP="00316B1A">
            <w:r>
              <w:rPr>
                <w:rStyle w:val="HTMLCode"/>
                <w:rFonts w:eastAsiaTheme="minorHAnsi"/>
              </w:rPr>
              <w:t>Device:            tps   Blk_read/s   Blk_wrtn/s   Blk_read   Blk_wrtn</w:t>
            </w:r>
          </w:p>
          <w:p w:rsidR="00316B1A" w:rsidRDefault="00316B1A" w:rsidP="00316B1A">
            <w:r>
              <w:rPr>
                <w:rStyle w:val="HTMLCode"/>
                <w:rFonts w:eastAsiaTheme="minorHAnsi"/>
              </w:rPr>
              <w:t>hda               2.01         0.00        48.24          0         96</w:t>
            </w:r>
          </w:p>
          <w:p w:rsidR="00316B1A" w:rsidRDefault="00316B1A" w:rsidP="00316B1A">
            <w:r>
              <w:rPr>
                <w:rStyle w:val="HTMLCode"/>
                <w:rFonts w:eastAsiaTheme="minorHAnsi"/>
              </w:rPr>
              <w:t>dm-0              6.03         0.00        48.24          0         96</w:t>
            </w:r>
          </w:p>
          <w:p w:rsidR="00316B1A" w:rsidRDefault="00316B1A" w:rsidP="00316B1A">
            <w:r>
              <w:rPr>
                <w:rStyle w:val="HTMLCode"/>
                <w:rFonts w:eastAsiaTheme="minorHAnsi"/>
              </w:rPr>
              <w:t>dm-1              0.00         0.00         0.00          0          0</w:t>
            </w:r>
          </w:p>
          <w:p w:rsidR="00316B1A" w:rsidRDefault="00316B1A" w:rsidP="00316B1A">
            <w:r>
              <w:t> </w:t>
            </w:r>
          </w:p>
          <w:p w:rsidR="00316B1A" w:rsidRDefault="00316B1A" w:rsidP="00316B1A">
            <w:r>
              <w:rPr>
                <w:rStyle w:val="HTMLCode"/>
                <w:rFonts w:eastAsiaTheme="minorHAnsi"/>
              </w:rPr>
              <w:t>Device:            tps   Blk_read/s   Blk_wrtn/s   Blk_read   Blk_wrtn</w:t>
            </w:r>
          </w:p>
          <w:p w:rsidR="00316B1A" w:rsidRDefault="00316B1A" w:rsidP="00316B1A">
            <w:r>
              <w:rPr>
                <w:rStyle w:val="HTMLCode"/>
                <w:rFonts w:eastAsiaTheme="minorHAnsi"/>
              </w:rPr>
              <w:t>hda               3.00         0.00        84.00          0        168</w:t>
            </w:r>
          </w:p>
          <w:p w:rsidR="00316B1A" w:rsidRDefault="00316B1A" w:rsidP="00316B1A">
            <w:r>
              <w:rPr>
                <w:rStyle w:val="HTMLCode"/>
                <w:rFonts w:eastAsiaTheme="minorHAnsi"/>
              </w:rPr>
              <w:t>dm-0             10.50         0.00        84.00          0        168</w:t>
            </w:r>
          </w:p>
          <w:p w:rsidR="00316B1A" w:rsidRDefault="00316B1A" w:rsidP="00316B1A">
            <w:pPr>
              <w:rPr>
                <w:sz w:val="24"/>
                <w:szCs w:val="24"/>
              </w:rPr>
            </w:pPr>
            <w:r>
              <w:rPr>
                <w:rStyle w:val="HTMLCode"/>
                <w:rFonts w:eastAsiaTheme="minorHAnsi"/>
              </w:rPr>
              <w:t>dm-1              0.00         0.00         0.00          0          0</w:t>
            </w:r>
          </w:p>
        </w:tc>
      </w:tr>
    </w:tbl>
    <w:p w:rsidR="00316B1A" w:rsidRDefault="00316B1A" w:rsidP="00316B1A">
      <w:pPr>
        <w:numPr>
          <w:ilvl w:val="0"/>
          <w:numId w:val="17"/>
        </w:numPr>
        <w:spacing w:after="0" w:line="384" w:lineRule="atLeast"/>
        <w:ind w:left="360"/>
        <w:rPr>
          <w:rFonts w:ascii="Arial" w:hAnsi="Arial" w:cs="Arial"/>
          <w:color w:val="000000"/>
          <w:sz w:val="17"/>
          <w:szCs w:val="17"/>
        </w:rPr>
      </w:pPr>
      <w:r>
        <w:rPr>
          <w:rFonts w:ascii="Arial" w:hAnsi="Arial" w:cs="Arial"/>
          <w:color w:val="000000"/>
          <w:sz w:val="17"/>
          <w:szCs w:val="17"/>
        </w:rPr>
        <w:t>Display three reports of extended statistics at two second intervals for devices hda and hdb.</w:t>
      </w:r>
    </w:p>
    <w:tbl>
      <w:tblPr>
        <w:tblW w:w="10806" w:type="dxa"/>
        <w:tblCellMar>
          <w:left w:w="0" w:type="dxa"/>
          <w:right w:w="0" w:type="dxa"/>
        </w:tblCellMar>
        <w:tblLook w:val="04A0" w:firstRow="1" w:lastRow="0" w:firstColumn="1" w:lastColumn="0" w:noHBand="0" w:noVBand="1"/>
      </w:tblPr>
      <w:tblGrid>
        <w:gridCol w:w="484"/>
        <w:gridCol w:w="10322"/>
      </w:tblGrid>
      <w:tr w:rsidR="00316B1A" w:rsidTr="00316B1A">
        <w:tc>
          <w:tcPr>
            <w:tcW w:w="0" w:type="auto"/>
            <w:vAlign w:val="center"/>
            <w:hideMark/>
          </w:tcPr>
          <w:p w:rsidR="00316B1A" w:rsidRDefault="00316B1A" w:rsidP="00316B1A">
            <w:r>
              <w:t>01</w:t>
            </w:r>
          </w:p>
          <w:p w:rsidR="00316B1A" w:rsidRDefault="00316B1A" w:rsidP="00316B1A">
            <w:r>
              <w:t>02</w:t>
            </w:r>
          </w:p>
          <w:p w:rsidR="00316B1A" w:rsidRDefault="00316B1A" w:rsidP="00316B1A">
            <w:r>
              <w:t>03</w:t>
            </w:r>
          </w:p>
          <w:p w:rsidR="00316B1A" w:rsidRDefault="00316B1A" w:rsidP="00316B1A">
            <w:r>
              <w:t>04</w:t>
            </w:r>
          </w:p>
          <w:p w:rsidR="00316B1A" w:rsidRDefault="00316B1A" w:rsidP="00316B1A">
            <w:r>
              <w:lastRenderedPageBreak/>
              <w:t>05</w:t>
            </w:r>
          </w:p>
          <w:p w:rsidR="00316B1A" w:rsidRDefault="00316B1A" w:rsidP="00316B1A">
            <w:r>
              <w:t>06</w:t>
            </w:r>
          </w:p>
          <w:p w:rsidR="00316B1A" w:rsidRDefault="00316B1A" w:rsidP="00316B1A">
            <w:r>
              <w:t>07</w:t>
            </w:r>
          </w:p>
          <w:p w:rsidR="00316B1A" w:rsidRDefault="00316B1A" w:rsidP="00316B1A">
            <w:r>
              <w:t>08</w:t>
            </w:r>
          </w:p>
          <w:p w:rsidR="00316B1A" w:rsidRDefault="00316B1A" w:rsidP="00316B1A">
            <w:r>
              <w:t>09</w:t>
            </w:r>
          </w:p>
          <w:p w:rsidR="00316B1A" w:rsidRDefault="00316B1A" w:rsidP="00316B1A">
            <w:r>
              <w:t>10</w:t>
            </w:r>
          </w:p>
          <w:p w:rsidR="00316B1A" w:rsidRDefault="00316B1A" w:rsidP="00316B1A">
            <w:r>
              <w:t>11</w:t>
            </w:r>
          </w:p>
          <w:p w:rsidR="00316B1A" w:rsidRDefault="00316B1A" w:rsidP="00316B1A">
            <w:r>
              <w:t>12</w:t>
            </w:r>
          </w:p>
          <w:p w:rsidR="00316B1A" w:rsidRDefault="00316B1A" w:rsidP="00316B1A">
            <w:r>
              <w:t>13</w:t>
            </w:r>
          </w:p>
          <w:p w:rsidR="00316B1A" w:rsidRDefault="00316B1A" w:rsidP="00316B1A">
            <w:r>
              <w:t>14</w:t>
            </w:r>
          </w:p>
          <w:p w:rsidR="00316B1A" w:rsidRDefault="00316B1A" w:rsidP="00316B1A">
            <w:r>
              <w:t>15</w:t>
            </w:r>
          </w:p>
          <w:p w:rsidR="00316B1A" w:rsidRDefault="00316B1A" w:rsidP="00316B1A">
            <w:r>
              <w:t>16</w:t>
            </w:r>
          </w:p>
          <w:p w:rsidR="00316B1A" w:rsidRDefault="00316B1A" w:rsidP="00316B1A">
            <w:r>
              <w:t>17</w:t>
            </w:r>
          </w:p>
          <w:p w:rsidR="00316B1A" w:rsidRDefault="00316B1A" w:rsidP="00316B1A">
            <w:r>
              <w:t>18</w:t>
            </w:r>
          </w:p>
          <w:p w:rsidR="00316B1A" w:rsidRDefault="00316B1A" w:rsidP="00316B1A">
            <w:r>
              <w:t>19</w:t>
            </w:r>
          </w:p>
          <w:p w:rsidR="00316B1A" w:rsidRDefault="00316B1A" w:rsidP="00316B1A">
            <w:pPr>
              <w:rPr>
                <w:sz w:val="24"/>
                <w:szCs w:val="24"/>
              </w:rPr>
            </w:pPr>
            <w:r>
              <w:t>20</w:t>
            </w:r>
          </w:p>
        </w:tc>
        <w:tc>
          <w:tcPr>
            <w:tcW w:w="10322" w:type="dxa"/>
            <w:vAlign w:val="center"/>
            <w:hideMark/>
          </w:tcPr>
          <w:p w:rsidR="00316B1A" w:rsidRDefault="00316B1A" w:rsidP="00316B1A">
            <w:r>
              <w:rPr>
                <w:rStyle w:val="HTMLCode"/>
                <w:rFonts w:eastAsiaTheme="minorHAnsi"/>
              </w:rPr>
              <w:lastRenderedPageBreak/>
              <w:t>$ iostat -x hda 2 3</w:t>
            </w:r>
          </w:p>
          <w:p w:rsidR="00316B1A" w:rsidRDefault="00316B1A" w:rsidP="00316B1A">
            <w:r>
              <w:rPr>
                <w:rStyle w:val="HTMLCode"/>
                <w:rFonts w:eastAsiaTheme="minorHAnsi"/>
              </w:rPr>
              <w:t>Linux 2.6.18-92.1.22.el5 (</w:t>
            </w:r>
            <w:proofErr w:type="gramStart"/>
            <w:r>
              <w:rPr>
                <w:rStyle w:val="HTMLCode"/>
                <w:rFonts w:eastAsiaTheme="minorHAnsi"/>
              </w:rPr>
              <w:t>dblx131.lab.perumal.org)   </w:t>
            </w:r>
            <w:proofErr w:type="gramEnd"/>
            <w:r>
              <w:rPr>
                <w:rStyle w:val="HTMLCode"/>
                <w:rFonts w:eastAsiaTheme="minorHAnsi"/>
              </w:rPr>
              <w:t>   05/26/2009</w:t>
            </w:r>
          </w:p>
          <w:p w:rsidR="00316B1A" w:rsidRDefault="00316B1A" w:rsidP="00316B1A">
            <w:r>
              <w:t> </w:t>
            </w:r>
          </w:p>
          <w:p w:rsidR="00316B1A" w:rsidRDefault="00316B1A" w:rsidP="00316B1A">
            <w:r>
              <w:rPr>
                <w:rStyle w:val="HTMLCode"/>
                <w:rFonts w:eastAsiaTheme="minorHAnsi"/>
              </w:rPr>
              <w:t>avg-cpu:  %user   %nice %system %</w:t>
            </w:r>
            <w:proofErr w:type="gramStart"/>
            <w:r>
              <w:rPr>
                <w:rStyle w:val="HTMLCode"/>
                <w:rFonts w:eastAsiaTheme="minorHAnsi"/>
              </w:rPr>
              <w:t>iowait  %</w:t>
            </w:r>
            <w:proofErr w:type="gramEnd"/>
            <w:r>
              <w:rPr>
                <w:rStyle w:val="HTMLCode"/>
                <w:rFonts w:eastAsiaTheme="minorHAnsi"/>
              </w:rPr>
              <w:t>steal   %idle</w:t>
            </w:r>
          </w:p>
          <w:p w:rsidR="00316B1A" w:rsidRDefault="00316B1A" w:rsidP="00316B1A">
            <w:r>
              <w:rPr>
                <w:rStyle w:val="HTMLCode"/>
                <w:rFonts w:eastAsiaTheme="minorHAnsi"/>
              </w:rPr>
              <w:t>           1.24    0.88    0.55    0.84    0.00   96.49</w:t>
            </w:r>
          </w:p>
          <w:p w:rsidR="00316B1A" w:rsidRDefault="00316B1A" w:rsidP="00316B1A">
            <w:r>
              <w:lastRenderedPageBreak/>
              <w:t> </w:t>
            </w:r>
          </w:p>
          <w:p w:rsidR="00316B1A" w:rsidRDefault="00316B1A" w:rsidP="00316B1A">
            <w:r>
              <w:rPr>
                <w:rStyle w:val="HTMLCode"/>
                <w:rFonts w:eastAsiaTheme="minorHAnsi"/>
              </w:rPr>
              <w:t xml:space="preserve">Device:         rrqm/s   wrqm/s   r/s   w/s   rsec/s   wsec/s avgrq-sz avgqu-sz   </w:t>
            </w:r>
            <w:proofErr w:type="gramStart"/>
            <w:r>
              <w:rPr>
                <w:rStyle w:val="HTMLCode"/>
                <w:rFonts w:eastAsiaTheme="minorHAnsi"/>
              </w:rPr>
              <w:t>await  svctm</w:t>
            </w:r>
            <w:proofErr w:type="gramEnd"/>
            <w:r>
              <w:rPr>
                <w:rStyle w:val="HTMLCode"/>
                <w:rFonts w:eastAsiaTheme="minorHAnsi"/>
              </w:rPr>
              <w:t>  %util</w:t>
            </w:r>
          </w:p>
          <w:p w:rsidR="00316B1A" w:rsidRDefault="00316B1A" w:rsidP="00316B1A">
            <w:r>
              <w:rPr>
                <w:rStyle w:val="HTMLCode"/>
                <w:rFonts w:eastAsiaTheme="minorHAnsi"/>
              </w:rPr>
              <w:t xml:space="preserve">hda               0.13     </w:t>
            </w:r>
            <w:proofErr w:type="gramStart"/>
            <w:r>
              <w:rPr>
                <w:rStyle w:val="HTMLCode"/>
                <w:rFonts w:eastAsiaTheme="minorHAnsi"/>
              </w:rPr>
              <w:t>4.33  0.68</w:t>
            </w:r>
            <w:proofErr w:type="gramEnd"/>
            <w:r>
              <w:rPr>
                <w:rStyle w:val="HTMLCode"/>
                <w:rFonts w:eastAsiaTheme="minorHAnsi"/>
              </w:rPr>
              <w:t>  2.22    34.98    52.45    30.14     0.11   37.77   4.11   1.19</w:t>
            </w:r>
          </w:p>
          <w:p w:rsidR="00316B1A" w:rsidRDefault="00316B1A" w:rsidP="00316B1A">
            <w:r>
              <w:t> </w:t>
            </w:r>
          </w:p>
          <w:p w:rsidR="00316B1A" w:rsidRDefault="00316B1A" w:rsidP="00316B1A">
            <w:r>
              <w:rPr>
                <w:rStyle w:val="HTMLCode"/>
                <w:rFonts w:eastAsiaTheme="minorHAnsi"/>
              </w:rPr>
              <w:t>avg-cpu:  %user   %nice %system %</w:t>
            </w:r>
            <w:proofErr w:type="gramStart"/>
            <w:r>
              <w:rPr>
                <w:rStyle w:val="HTMLCode"/>
                <w:rFonts w:eastAsiaTheme="minorHAnsi"/>
              </w:rPr>
              <w:t>iowait  %</w:t>
            </w:r>
            <w:proofErr w:type="gramEnd"/>
            <w:r>
              <w:rPr>
                <w:rStyle w:val="HTMLCode"/>
                <w:rFonts w:eastAsiaTheme="minorHAnsi"/>
              </w:rPr>
              <w:t>steal   %idle</w:t>
            </w:r>
          </w:p>
          <w:p w:rsidR="00316B1A" w:rsidRDefault="00316B1A" w:rsidP="00316B1A">
            <w:r>
              <w:rPr>
                <w:rStyle w:val="HTMLCode"/>
                <w:rFonts w:eastAsiaTheme="minorHAnsi"/>
              </w:rPr>
              <w:t>           6.47    0.00    1.49    0.50    0.00   91.54</w:t>
            </w:r>
          </w:p>
          <w:p w:rsidR="00316B1A" w:rsidRDefault="00316B1A" w:rsidP="00316B1A">
            <w:r>
              <w:t> </w:t>
            </w:r>
          </w:p>
          <w:p w:rsidR="00316B1A" w:rsidRDefault="00316B1A" w:rsidP="00316B1A">
            <w:r>
              <w:rPr>
                <w:rStyle w:val="HTMLCode"/>
                <w:rFonts w:eastAsiaTheme="minorHAnsi"/>
              </w:rPr>
              <w:t xml:space="preserve">Device:         rrqm/s   wrqm/s   r/s   w/s   rsec/s   wsec/s avgrq-sz avgqu-sz   </w:t>
            </w:r>
            <w:proofErr w:type="gramStart"/>
            <w:r>
              <w:rPr>
                <w:rStyle w:val="HTMLCode"/>
                <w:rFonts w:eastAsiaTheme="minorHAnsi"/>
              </w:rPr>
              <w:t>await  svctm</w:t>
            </w:r>
            <w:proofErr w:type="gramEnd"/>
            <w:r>
              <w:rPr>
                <w:rStyle w:val="HTMLCode"/>
                <w:rFonts w:eastAsiaTheme="minorHAnsi"/>
              </w:rPr>
              <w:t>  %util</w:t>
            </w:r>
          </w:p>
          <w:p w:rsidR="00316B1A" w:rsidRDefault="00316B1A" w:rsidP="00316B1A">
            <w:r>
              <w:rPr>
                <w:rStyle w:val="HTMLCode"/>
                <w:rFonts w:eastAsiaTheme="minorHAnsi"/>
              </w:rPr>
              <w:t xml:space="preserve">hda               0.00     </w:t>
            </w:r>
            <w:proofErr w:type="gramStart"/>
            <w:r>
              <w:rPr>
                <w:rStyle w:val="HTMLCode"/>
                <w:rFonts w:eastAsiaTheme="minorHAnsi"/>
              </w:rPr>
              <w:t>3.98  0.50</w:t>
            </w:r>
            <w:proofErr w:type="gramEnd"/>
            <w:r>
              <w:rPr>
                <w:rStyle w:val="HTMLCode"/>
                <w:rFonts w:eastAsiaTheme="minorHAnsi"/>
              </w:rPr>
              <w:t>  3.48     3.98    59.70    16.00     0.01    1.88   1.50   0.60</w:t>
            </w:r>
          </w:p>
          <w:p w:rsidR="00316B1A" w:rsidRDefault="00316B1A" w:rsidP="00316B1A">
            <w:r>
              <w:t> </w:t>
            </w:r>
          </w:p>
          <w:p w:rsidR="00316B1A" w:rsidRDefault="00316B1A" w:rsidP="00316B1A">
            <w:r>
              <w:rPr>
                <w:rStyle w:val="HTMLCode"/>
                <w:rFonts w:eastAsiaTheme="minorHAnsi"/>
              </w:rPr>
              <w:t>avg-cpu:  %user   %nice %system %</w:t>
            </w:r>
            <w:proofErr w:type="gramStart"/>
            <w:r>
              <w:rPr>
                <w:rStyle w:val="HTMLCode"/>
                <w:rFonts w:eastAsiaTheme="minorHAnsi"/>
              </w:rPr>
              <w:t>iowait  %</w:t>
            </w:r>
            <w:proofErr w:type="gramEnd"/>
            <w:r>
              <w:rPr>
                <w:rStyle w:val="HTMLCode"/>
                <w:rFonts w:eastAsiaTheme="minorHAnsi"/>
              </w:rPr>
              <w:t>steal   %idle</w:t>
            </w:r>
          </w:p>
          <w:p w:rsidR="00316B1A" w:rsidRDefault="00316B1A" w:rsidP="00316B1A">
            <w:r>
              <w:rPr>
                <w:rStyle w:val="HTMLCode"/>
                <w:rFonts w:eastAsiaTheme="minorHAnsi"/>
              </w:rPr>
              <w:t>           0.50    0.00    0.00    0.00    0.00   99.50</w:t>
            </w:r>
          </w:p>
          <w:p w:rsidR="00316B1A" w:rsidRDefault="00316B1A" w:rsidP="00316B1A">
            <w:r>
              <w:t> </w:t>
            </w:r>
          </w:p>
          <w:p w:rsidR="00316B1A" w:rsidRDefault="00316B1A" w:rsidP="00316B1A">
            <w:r>
              <w:rPr>
                <w:rStyle w:val="HTMLCode"/>
                <w:rFonts w:eastAsiaTheme="minorHAnsi"/>
              </w:rPr>
              <w:t xml:space="preserve">Device:         rrqm/s   wrqm/s   r/s   w/s   rsec/s   wsec/s avgrq-sz avgqu-sz   </w:t>
            </w:r>
            <w:proofErr w:type="gramStart"/>
            <w:r>
              <w:rPr>
                <w:rStyle w:val="HTMLCode"/>
                <w:rFonts w:eastAsiaTheme="minorHAnsi"/>
              </w:rPr>
              <w:t>await  svctm</w:t>
            </w:r>
            <w:proofErr w:type="gramEnd"/>
            <w:r>
              <w:rPr>
                <w:rStyle w:val="HTMLCode"/>
                <w:rFonts w:eastAsiaTheme="minorHAnsi"/>
              </w:rPr>
              <w:t>  %util</w:t>
            </w:r>
          </w:p>
          <w:p w:rsidR="00316B1A" w:rsidRDefault="00316B1A" w:rsidP="00316B1A">
            <w:pPr>
              <w:rPr>
                <w:sz w:val="24"/>
                <w:szCs w:val="24"/>
              </w:rPr>
            </w:pPr>
            <w:r>
              <w:rPr>
                <w:rStyle w:val="HTMLCode"/>
                <w:rFonts w:eastAsiaTheme="minorHAnsi"/>
              </w:rPr>
              <w:t>hda               0.00     4.00  0.00  1.00     0.00    40.00    40.00     0.00    1.50   1.50   0.15</w:t>
            </w:r>
          </w:p>
        </w:tc>
      </w:tr>
    </w:tbl>
    <w:p w:rsidR="00316B1A" w:rsidRDefault="00316B1A" w:rsidP="00316B1A">
      <w:pPr>
        <w:numPr>
          <w:ilvl w:val="0"/>
          <w:numId w:val="18"/>
        </w:numPr>
        <w:spacing w:after="0" w:line="384" w:lineRule="atLeast"/>
        <w:ind w:left="360"/>
        <w:rPr>
          <w:rFonts w:ascii="Arial" w:hAnsi="Arial" w:cs="Arial"/>
          <w:color w:val="000000"/>
          <w:sz w:val="17"/>
          <w:szCs w:val="17"/>
        </w:rPr>
      </w:pPr>
      <w:r>
        <w:rPr>
          <w:rFonts w:ascii="Arial" w:hAnsi="Arial" w:cs="Arial"/>
          <w:color w:val="000000"/>
          <w:sz w:val="17"/>
          <w:szCs w:val="17"/>
        </w:rPr>
        <w:lastRenderedPageBreak/>
        <w:t>Display three reports at two second intervals for device hda and all its partitions (hda1, etc.)</w:t>
      </w:r>
    </w:p>
    <w:tbl>
      <w:tblPr>
        <w:tblW w:w="10806" w:type="dxa"/>
        <w:tblCellMar>
          <w:left w:w="0" w:type="dxa"/>
          <w:right w:w="0" w:type="dxa"/>
        </w:tblCellMar>
        <w:tblLook w:val="04A0" w:firstRow="1" w:lastRow="0" w:firstColumn="1" w:lastColumn="0" w:noHBand="0" w:noVBand="1"/>
      </w:tblPr>
      <w:tblGrid>
        <w:gridCol w:w="484"/>
        <w:gridCol w:w="10322"/>
      </w:tblGrid>
      <w:tr w:rsidR="00316B1A" w:rsidTr="00316B1A">
        <w:tc>
          <w:tcPr>
            <w:tcW w:w="0" w:type="auto"/>
            <w:vAlign w:val="center"/>
            <w:hideMark/>
          </w:tcPr>
          <w:p w:rsidR="00316B1A" w:rsidRDefault="00316B1A" w:rsidP="00316B1A">
            <w:r>
              <w:t>01</w:t>
            </w:r>
          </w:p>
          <w:p w:rsidR="00316B1A" w:rsidRDefault="00316B1A" w:rsidP="00316B1A">
            <w:r>
              <w:t>02</w:t>
            </w:r>
          </w:p>
          <w:p w:rsidR="00316B1A" w:rsidRDefault="00316B1A" w:rsidP="00316B1A">
            <w:r>
              <w:t>03</w:t>
            </w:r>
          </w:p>
          <w:p w:rsidR="00316B1A" w:rsidRDefault="00316B1A" w:rsidP="00316B1A">
            <w:r>
              <w:t>04</w:t>
            </w:r>
          </w:p>
          <w:p w:rsidR="00316B1A" w:rsidRDefault="00316B1A" w:rsidP="00316B1A">
            <w:r>
              <w:t>05</w:t>
            </w:r>
          </w:p>
          <w:p w:rsidR="00316B1A" w:rsidRDefault="00316B1A" w:rsidP="00316B1A">
            <w:r>
              <w:t>06</w:t>
            </w:r>
          </w:p>
          <w:p w:rsidR="00316B1A" w:rsidRDefault="00316B1A" w:rsidP="00316B1A">
            <w:r>
              <w:t>07</w:t>
            </w:r>
          </w:p>
          <w:p w:rsidR="00316B1A" w:rsidRDefault="00316B1A" w:rsidP="00316B1A">
            <w:r>
              <w:lastRenderedPageBreak/>
              <w:t>08</w:t>
            </w:r>
          </w:p>
          <w:p w:rsidR="00316B1A" w:rsidRDefault="00316B1A" w:rsidP="00316B1A">
            <w:r>
              <w:t>09</w:t>
            </w:r>
          </w:p>
          <w:p w:rsidR="00316B1A" w:rsidRDefault="00316B1A" w:rsidP="00316B1A">
            <w:r>
              <w:t>10</w:t>
            </w:r>
          </w:p>
          <w:p w:rsidR="00316B1A" w:rsidRDefault="00316B1A" w:rsidP="00316B1A">
            <w:r>
              <w:t>11</w:t>
            </w:r>
          </w:p>
          <w:p w:rsidR="00316B1A" w:rsidRDefault="00316B1A" w:rsidP="00316B1A">
            <w:r>
              <w:t>12</w:t>
            </w:r>
          </w:p>
          <w:p w:rsidR="00316B1A" w:rsidRDefault="00316B1A" w:rsidP="00316B1A">
            <w:r>
              <w:t>13</w:t>
            </w:r>
          </w:p>
          <w:p w:rsidR="00316B1A" w:rsidRDefault="00316B1A" w:rsidP="00316B1A">
            <w:r>
              <w:t>14</w:t>
            </w:r>
          </w:p>
          <w:p w:rsidR="00316B1A" w:rsidRDefault="00316B1A" w:rsidP="00316B1A">
            <w:r>
              <w:t>15</w:t>
            </w:r>
          </w:p>
          <w:p w:rsidR="00316B1A" w:rsidRDefault="00316B1A" w:rsidP="00316B1A">
            <w:r>
              <w:t>16</w:t>
            </w:r>
          </w:p>
          <w:p w:rsidR="00316B1A" w:rsidRDefault="00316B1A" w:rsidP="00316B1A">
            <w:r>
              <w:t>17</w:t>
            </w:r>
          </w:p>
          <w:p w:rsidR="00316B1A" w:rsidRDefault="00316B1A" w:rsidP="00316B1A">
            <w:r>
              <w:t>18</w:t>
            </w:r>
          </w:p>
          <w:p w:rsidR="00316B1A" w:rsidRDefault="00316B1A" w:rsidP="00316B1A">
            <w:r>
              <w:t>19</w:t>
            </w:r>
          </w:p>
          <w:p w:rsidR="00316B1A" w:rsidRDefault="00316B1A" w:rsidP="00316B1A">
            <w:r>
              <w:t>20</w:t>
            </w:r>
          </w:p>
          <w:p w:rsidR="00316B1A" w:rsidRDefault="00316B1A" w:rsidP="00316B1A">
            <w:r>
              <w:t>21</w:t>
            </w:r>
          </w:p>
          <w:p w:rsidR="00316B1A" w:rsidRDefault="00316B1A" w:rsidP="00316B1A">
            <w:r>
              <w:t>22</w:t>
            </w:r>
          </w:p>
          <w:p w:rsidR="00316B1A" w:rsidRDefault="00316B1A" w:rsidP="00316B1A">
            <w:r>
              <w:t>23</w:t>
            </w:r>
          </w:p>
          <w:p w:rsidR="00316B1A" w:rsidRDefault="00316B1A" w:rsidP="00316B1A">
            <w:r>
              <w:t>24</w:t>
            </w:r>
          </w:p>
          <w:p w:rsidR="00316B1A" w:rsidRDefault="00316B1A" w:rsidP="00316B1A">
            <w:r>
              <w:t>25</w:t>
            </w:r>
          </w:p>
          <w:p w:rsidR="00316B1A" w:rsidRDefault="00316B1A" w:rsidP="00316B1A">
            <w:pPr>
              <w:rPr>
                <w:sz w:val="24"/>
                <w:szCs w:val="24"/>
              </w:rPr>
            </w:pPr>
            <w:r>
              <w:t>26</w:t>
            </w:r>
          </w:p>
        </w:tc>
        <w:tc>
          <w:tcPr>
            <w:tcW w:w="10322" w:type="dxa"/>
            <w:vAlign w:val="center"/>
            <w:hideMark/>
          </w:tcPr>
          <w:p w:rsidR="00316B1A" w:rsidRDefault="00316B1A" w:rsidP="00316B1A">
            <w:r>
              <w:rPr>
                <w:rStyle w:val="HTMLCode"/>
                <w:rFonts w:eastAsiaTheme="minorHAnsi"/>
              </w:rPr>
              <w:lastRenderedPageBreak/>
              <w:t>$ iostat -p hda 2 3</w:t>
            </w:r>
          </w:p>
          <w:p w:rsidR="00316B1A" w:rsidRDefault="00316B1A" w:rsidP="00316B1A">
            <w:r>
              <w:rPr>
                <w:rStyle w:val="HTMLCode"/>
                <w:rFonts w:eastAsiaTheme="minorHAnsi"/>
              </w:rPr>
              <w:t>Linux 2.6.18-92.1.22.el5 (</w:t>
            </w:r>
            <w:proofErr w:type="gramStart"/>
            <w:r>
              <w:rPr>
                <w:rStyle w:val="HTMLCode"/>
                <w:rFonts w:eastAsiaTheme="minorHAnsi"/>
              </w:rPr>
              <w:t>dblx131.lab.perumal.org)   </w:t>
            </w:r>
            <w:proofErr w:type="gramEnd"/>
            <w:r>
              <w:rPr>
                <w:rStyle w:val="HTMLCode"/>
                <w:rFonts w:eastAsiaTheme="minorHAnsi"/>
              </w:rPr>
              <w:t>   05/26/2009</w:t>
            </w:r>
          </w:p>
          <w:p w:rsidR="00316B1A" w:rsidRDefault="00316B1A" w:rsidP="00316B1A">
            <w:r>
              <w:t> </w:t>
            </w:r>
          </w:p>
          <w:p w:rsidR="00316B1A" w:rsidRDefault="00316B1A" w:rsidP="00316B1A">
            <w:r>
              <w:rPr>
                <w:rStyle w:val="HTMLCode"/>
                <w:rFonts w:eastAsiaTheme="minorHAnsi"/>
              </w:rPr>
              <w:t>avg-cpu:  %user   %nice %system %</w:t>
            </w:r>
            <w:proofErr w:type="gramStart"/>
            <w:r>
              <w:rPr>
                <w:rStyle w:val="HTMLCode"/>
                <w:rFonts w:eastAsiaTheme="minorHAnsi"/>
              </w:rPr>
              <w:t>iowait  %</w:t>
            </w:r>
            <w:proofErr w:type="gramEnd"/>
            <w:r>
              <w:rPr>
                <w:rStyle w:val="HTMLCode"/>
                <w:rFonts w:eastAsiaTheme="minorHAnsi"/>
              </w:rPr>
              <w:t>steal   %idle</w:t>
            </w:r>
          </w:p>
          <w:p w:rsidR="00316B1A" w:rsidRDefault="00316B1A" w:rsidP="00316B1A">
            <w:r>
              <w:rPr>
                <w:rStyle w:val="HTMLCode"/>
                <w:rFonts w:eastAsiaTheme="minorHAnsi"/>
              </w:rPr>
              <w:t>           1.24    0.88    0.55    0.84    0.00   96.49</w:t>
            </w:r>
          </w:p>
          <w:p w:rsidR="00316B1A" w:rsidRDefault="00316B1A" w:rsidP="00316B1A">
            <w:r>
              <w:t> </w:t>
            </w:r>
          </w:p>
          <w:p w:rsidR="00316B1A" w:rsidRDefault="00316B1A" w:rsidP="00316B1A">
            <w:r>
              <w:rPr>
                <w:rStyle w:val="HTMLCode"/>
                <w:rFonts w:eastAsiaTheme="minorHAnsi"/>
              </w:rPr>
              <w:t>Device:            tps   Blk_read/s   Blk_wrtn/s   Blk_read   Blk_wrtn</w:t>
            </w:r>
          </w:p>
          <w:p w:rsidR="00316B1A" w:rsidRDefault="00316B1A" w:rsidP="00316B1A">
            <w:r>
              <w:rPr>
                <w:rStyle w:val="HTMLCode"/>
                <w:rFonts w:eastAsiaTheme="minorHAnsi"/>
              </w:rPr>
              <w:t>hda               2.90        34.98        52.45   19203121   28793028</w:t>
            </w:r>
          </w:p>
          <w:p w:rsidR="00316B1A" w:rsidRDefault="00316B1A" w:rsidP="00316B1A">
            <w:r>
              <w:rPr>
                <w:rStyle w:val="HTMLCode"/>
                <w:rFonts w:eastAsiaTheme="minorHAnsi"/>
              </w:rPr>
              <w:lastRenderedPageBreak/>
              <w:t>hda2              7.36        34.97        52.45   19200291   28793024</w:t>
            </w:r>
          </w:p>
          <w:p w:rsidR="00316B1A" w:rsidRDefault="00316B1A" w:rsidP="00316B1A">
            <w:r>
              <w:rPr>
                <w:rStyle w:val="HTMLCode"/>
                <w:rFonts w:eastAsiaTheme="minorHAnsi"/>
              </w:rPr>
              <w:t>hda1              0.00         0.00         0.00       2302          4</w:t>
            </w:r>
          </w:p>
          <w:p w:rsidR="00316B1A" w:rsidRDefault="00316B1A" w:rsidP="00316B1A">
            <w:r>
              <w:t> </w:t>
            </w:r>
          </w:p>
          <w:p w:rsidR="00316B1A" w:rsidRDefault="00316B1A" w:rsidP="00316B1A">
            <w:r>
              <w:rPr>
                <w:rStyle w:val="HTMLCode"/>
                <w:rFonts w:eastAsiaTheme="minorHAnsi"/>
              </w:rPr>
              <w:t>avg-cpu:  %user   %nice %system %</w:t>
            </w:r>
            <w:proofErr w:type="gramStart"/>
            <w:r>
              <w:rPr>
                <w:rStyle w:val="HTMLCode"/>
                <w:rFonts w:eastAsiaTheme="minorHAnsi"/>
              </w:rPr>
              <w:t>iowait  %</w:t>
            </w:r>
            <w:proofErr w:type="gramEnd"/>
            <w:r>
              <w:rPr>
                <w:rStyle w:val="HTMLCode"/>
                <w:rFonts w:eastAsiaTheme="minorHAnsi"/>
              </w:rPr>
              <w:t>steal   %idle</w:t>
            </w:r>
          </w:p>
          <w:p w:rsidR="00316B1A" w:rsidRDefault="00316B1A" w:rsidP="00316B1A">
            <w:r>
              <w:rPr>
                <w:rStyle w:val="HTMLCode"/>
                <w:rFonts w:eastAsiaTheme="minorHAnsi"/>
              </w:rPr>
              <w:t>           0.00    0.00    0.50    0.00    0.00   99.50</w:t>
            </w:r>
          </w:p>
          <w:p w:rsidR="00316B1A" w:rsidRDefault="00316B1A" w:rsidP="00316B1A">
            <w:r>
              <w:t> </w:t>
            </w:r>
          </w:p>
          <w:p w:rsidR="00316B1A" w:rsidRDefault="00316B1A" w:rsidP="00316B1A">
            <w:r>
              <w:rPr>
                <w:rStyle w:val="HTMLCode"/>
                <w:rFonts w:eastAsiaTheme="minorHAnsi"/>
              </w:rPr>
              <w:t>Device:            tps   Blk_read/s   Blk_wrtn/s   Blk_read   Blk_wrtn</w:t>
            </w:r>
          </w:p>
          <w:p w:rsidR="00316B1A" w:rsidRDefault="00316B1A" w:rsidP="00316B1A">
            <w:r>
              <w:rPr>
                <w:rStyle w:val="HTMLCode"/>
                <w:rFonts w:eastAsiaTheme="minorHAnsi"/>
              </w:rPr>
              <w:t>hda               3.02         0.00        84.42          0        168</w:t>
            </w:r>
          </w:p>
          <w:p w:rsidR="00316B1A" w:rsidRDefault="00316B1A" w:rsidP="00316B1A">
            <w:r>
              <w:rPr>
                <w:rStyle w:val="HTMLCode"/>
                <w:rFonts w:eastAsiaTheme="minorHAnsi"/>
              </w:rPr>
              <w:t>hda2             10.55         0.00        84.42          0        168</w:t>
            </w:r>
          </w:p>
          <w:p w:rsidR="00316B1A" w:rsidRDefault="00316B1A" w:rsidP="00316B1A">
            <w:r>
              <w:rPr>
                <w:rStyle w:val="HTMLCode"/>
                <w:rFonts w:eastAsiaTheme="minorHAnsi"/>
              </w:rPr>
              <w:t>hda1              0.00         0.00         0.00          0          0</w:t>
            </w:r>
          </w:p>
          <w:p w:rsidR="00316B1A" w:rsidRDefault="00316B1A" w:rsidP="00316B1A">
            <w:r>
              <w:t> </w:t>
            </w:r>
          </w:p>
          <w:p w:rsidR="00316B1A" w:rsidRDefault="00316B1A" w:rsidP="00316B1A">
            <w:r>
              <w:rPr>
                <w:rStyle w:val="HTMLCode"/>
                <w:rFonts w:eastAsiaTheme="minorHAnsi"/>
              </w:rPr>
              <w:t>avg-cpu:  %user   %nice %system %</w:t>
            </w:r>
            <w:proofErr w:type="gramStart"/>
            <w:r>
              <w:rPr>
                <w:rStyle w:val="HTMLCode"/>
                <w:rFonts w:eastAsiaTheme="minorHAnsi"/>
              </w:rPr>
              <w:t>iowait  %</w:t>
            </w:r>
            <w:proofErr w:type="gramEnd"/>
            <w:r>
              <w:rPr>
                <w:rStyle w:val="HTMLCode"/>
                <w:rFonts w:eastAsiaTheme="minorHAnsi"/>
              </w:rPr>
              <w:t>steal   %idle</w:t>
            </w:r>
          </w:p>
          <w:p w:rsidR="00316B1A" w:rsidRDefault="00316B1A" w:rsidP="00316B1A">
            <w:r>
              <w:rPr>
                <w:rStyle w:val="HTMLCode"/>
                <w:rFonts w:eastAsiaTheme="minorHAnsi"/>
              </w:rPr>
              <w:t xml:space="preserve">           0.00    0.00    0.00    0.00    </w:t>
            </w:r>
            <w:proofErr w:type="gramStart"/>
            <w:r>
              <w:rPr>
                <w:rStyle w:val="HTMLCode"/>
                <w:rFonts w:eastAsiaTheme="minorHAnsi"/>
              </w:rPr>
              <w:t>0.00  100.00</w:t>
            </w:r>
            <w:proofErr w:type="gramEnd"/>
          </w:p>
          <w:p w:rsidR="00316B1A" w:rsidRDefault="00316B1A" w:rsidP="00316B1A">
            <w:r>
              <w:t> </w:t>
            </w:r>
          </w:p>
          <w:p w:rsidR="00316B1A" w:rsidRDefault="00316B1A" w:rsidP="00316B1A">
            <w:r>
              <w:rPr>
                <w:rStyle w:val="HTMLCode"/>
                <w:rFonts w:eastAsiaTheme="minorHAnsi"/>
              </w:rPr>
              <w:t>Device:            tps   Blk_read/s   Blk_wrtn/s   Blk_read   Blk_wrtn</w:t>
            </w:r>
          </w:p>
          <w:p w:rsidR="00316B1A" w:rsidRDefault="00316B1A" w:rsidP="00316B1A">
            <w:r>
              <w:rPr>
                <w:rStyle w:val="HTMLCode"/>
                <w:rFonts w:eastAsiaTheme="minorHAnsi"/>
              </w:rPr>
              <w:t>hda               0.00         0.00         0.00          0          0</w:t>
            </w:r>
          </w:p>
          <w:p w:rsidR="00316B1A" w:rsidRDefault="00316B1A" w:rsidP="00316B1A">
            <w:r>
              <w:rPr>
                <w:rStyle w:val="HTMLCode"/>
                <w:rFonts w:eastAsiaTheme="minorHAnsi"/>
              </w:rPr>
              <w:t>hda2              0.00         0.00         0.00          0          0</w:t>
            </w:r>
          </w:p>
          <w:p w:rsidR="00316B1A" w:rsidRDefault="00316B1A" w:rsidP="00316B1A">
            <w:pPr>
              <w:rPr>
                <w:sz w:val="24"/>
                <w:szCs w:val="24"/>
              </w:rPr>
            </w:pPr>
            <w:r>
              <w:rPr>
                <w:rStyle w:val="HTMLCode"/>
                <w:rFonts w:eastAsiaTheme="minorHAnsi"/>
              </w:rPr>
              <w:t>hda1              0.00         0.00         0.00          0          0</w:t>
            </w:r>
          </w:p>
        </w:tc>
      </w:tr>
    </w:tbl>
    <w:p w:rsidR="00316B1A" w:rsidRDefault="00316B1A" w:rsidP="00316B1A">
      <w:pPr>
        <w:pStyle w:val="NormalWeb"/>
        <w:spacing w:before="0" w:beforeAutospacing="0" w:after="360" w:afterAutospacing="0" w:line="384" w:lineRule="atLeast"/>
        <w:rPr>
          <w:rFonts w:ascii="Arial" w:hAnsi="Arial" w:cs="Arial"/>
          <w:color w:val="000000"/>
          <w:sz w:val="17"/>
          <w:szCs w:val="17"/>
        </w:rPr>
      </w:pPr>
      <w:r>
        <w:rPr>
          <w:rFonts w:ascii="Arial" w:hAnsi="Arial" w:cs="Arial"/>
          <w:color w:val="000000"/>
          <w:sz w:val="17"/>
          <w:szCs w:val="17"/>
        </w:rPr>
        <w:lastRenderedPageBreak/>
        <w:t>Below are some general tips, which you can use while analyzing the output –</w:t>
      </w:r>
    </w:p>
    <w:p w:rsidR="00316B1A" w:rsidRDefault="00316B1A" w:rsidP="00316B1A">
      <w:pPr>
        <w:numPr>
          <w:ilvl w:val="0"/>
          <w:numId w:val="19"/>
        </w:numPr>
        <w:spacing w:after="0" w:line="384" w:lineRule="atLeast"/>
        <w:ind w:left="360"/>
        <w:rPr>
          <w:rFonts w:ascii="Arial" w:hAnsi="Arial" w:cs="Arial"/>
          <w:color w:val="000000"/>
          <w:sz w:val="17"/>
          <w:szCs w:val="17"/>
        </w:rPr>
      </w:pPr>
      <w:r>
        <w:rPr>
          <w:rFonts w:ascii="Arial" w:hAnsi="Arial" w:cs="Arial"/>
          <w:color w:val="000000"/>
          <w:sz w:val="17"/>
          <w:szCs w:val="17"/>
        </w:rPr>
        <w:t>Look for any devices with abnormal high blocks reads (</w:t>
      </w:r>
      <w:r>
        <w:rPr>
          <w:rFonts w:ascii="Courier New" w:hAnsi="Courier New" w:cs="Courier New"/>
          <w:color w:val="000000"/>
          <w:sz w:val="17"/>
          <w:szCs w:val="17"/>
          <w:bdr w:val="none" w:sz="0" w:space="0" w:color="auto" w:frame="1"/>
        </w:rPr>
        <w:t>Blk_read/s</w:t>
      </w:r>
      <w:r>
        <w:rPr>
          <w:rFonts w:ascii="Arial" w:hAnsi="Arial" w:cs="Arial"/>
          <w:color w:val="000000"/>
          <w:sz w:val="17"/>
          <w:szCs w:val="17"/>
        </w:rPr>
        <w:t>) and writes (</w:t>
      </w:r>
      <w:r>
        <w:rPr>
          <w:rFonts w:ascii="Courier New" w:hAnsi="Courier New" w:cs="Courier New"/>
          <w:color w:val="000000"/>
          <w:sz w:val="17"/>
          <w:szCs w:val="17"/>
          <w:bdr w:val="none" w:sz="0" w:space="0" w:color="auto" w:frame="1"/>
        </w:rPr>
        <w:t>Blk_wrtn/s</w:t>
      </w:r>
      <w:r>
        <w:rPr>
          <w:rFonts w:ascii="Arial" w:hAnsi="Arial" w:cs="Arial"/>
          <w:color w:val="000000"/>
          <w:sz w:val="17"/>
          <w:szCs w:val="17"/>
        </w:rPr>
        <w:t>) per second</w:t>
      </w:r>
    </w:p>
    <w:p w:rsidR="00316B1A" w:rsidRDefault="00316B1A" w:rsidP="00316B1A">
      <w:pPr>
        <w:numPr>
          <w:ilvl w:val="0"/>
          <w:numId w:val="19"/>
        </w:numPr>
        <w:spacing w:after="0" w:line="384" w:lineRule="atLeast"/>
        <w:ind w:left="360"/>
        <w:rPr>
          <w:rFonts w:ascii="Arial" w:hAnsi="Arial" w:cs="Arial"/>
          <w:color w:val="000000"/>
          <w:sz w:val="17"/>
          <w:szCs w:val="17"/>
        </w:rPr>
      </w:pPr>
      <w:r>
        <w:rPr>
          <w:rFonts w:ascii="Arial" w:hAnsi="Arial" w:cs="Arial"/>
          <w:color w:val="000000"/>
          <w:sz w:val="17"/>
          <w:szCs w:val="17"/>
        </w:rPr>
        <w:t>If</w:t>
      </w:r>
      <w:r>
        <w:rPr>
          <w:rStyle w:val="apple-converted-space"/>
          <w:rFonts w:ascii="Arial" w:hAnsi="Arial" w:cs="Arial"/>
          <w:color w:val="000000"/>
          <w:sz w:val="17"/>
          <w:szCs w:val="17"/>
        </w:rPr>
        <w:t> </w:t>
      </w:r>
      <w:r>
        <w:rPr>
          <w:rFonts w:ascii="Courier New" w:hAnsi="Courier New" w:cs="Courier New"/>
          <w:color w:val="000000"/>
          <w:sz w:val="17"/>
          <w:szCs w:val="17"/>
          <w:bdr w:val="none" w:sz="0" w:space="0" w:color="auto" w:frame="1"/>
        </w:rPr>
        <w:t>%util</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is higher or near 100% utilization then it is a strong indicator for I/O bottleneck</w:t>
      </w:r>
    </w:p>
    <w:p w:rsidR="00316B1A" w:rsidRDefault="00316B1A" w:rsidP="00316B1A">
      <w:pPr>
        <w:pStyle w:val="NormalWeb"/>
        <w:spacing w:before="0" w:beforeAutospacing="0" w:after="0" w:afterAutospacing="0" w:line="384" w:lineRule="atLeast"/>
        <w:rPr>
          <w:rFonts w:ascii="Arial" w:hAnsi="Arial" w:cs="Arial"/>
          <w:color w:val="000000"/>
          <w:sz w:val="17"/>
          <w:szCs w:val="17"/>
        </w:rPr>
      </w:pPr>
      <w:r>
        <w:rPr>
          <w:rFonts w:ascii="Arial" w:hAnsi="Arial" w:cs="Arial"/>
          <w:color w:val="000000"/>
          <w:sz w:val="17"/>
          <w:szCs w:val="17"/>
        </w:rPr>
        <w:t xml:space="preserve">If one of these disks are used by </w:t>
      </w:r>
      <w:proofErr w:type="gramStart"/>
      <w:r>
        <w:rPr>
          <w:rFonts w:ascii="Arial" w:hAnsi="Arial" w:cs="Arial"/>
          <w:color w:val="000000"/>
          <w:sz w:val="17"/>
          <w:szCs w:val="17"/>
        </w:rPr>
        <w:t>Oracle</w:t>
      </w:r>
      <w:proofErr w:type="gramEnd"/>
      <w:r>
        <w:rPr>
          <w:rFonts w:ascii="Arial" w:hAnsi="Arial" w:cs="Arial"/>
          <w:color w:val="000000"/>
          <w:sz w:val="17"/>
          <w:szCs w:val="17"/>
        </w:rPr>
        <w:t xml:space="preserve"> then you can check the data dictionary tables</w:t>
      </w:r>
      <w:r>
        <w:rPr>
          <w:rStyle w:val="apple-converted-space"/>
          <w:rFonts w:ascii="Arial" w:hAnsi="Arial" w:cs="Arial"/>
          <w:color w:val="000000"/>
          <w:sz w:val="17"/>
          <w:szCs w:val="17"/>
        </w:rPr>
        <w:t> </w:t>
      </w:r>
      <w:r>
        <w:rPr>
          <w:rFonts w:ascii="Courier New" w:hAnsi="Courier New" w:cs="Courier New"/>
          <w:color w:val="000000"/>
          <w:sz w:val="17"/>
          <w:szCs w:val="17"/>
          <w:bdr w:val="none" w:sz="0" w:space="0" w:color="auto" w:frame="1"/>
        </w:rPr>
        <w:t>v$sql</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to see which SQL statement has generated most read/write and</w:t>
      </w:r>
      <w:r>
        <w:rPr>
          <w:rStyle w:val="apple-converted-space"/>
          <w:rFonts w:ascii="Arial" w:hAnsi="Arial" w:cs="Arial"/>
          <w:color w:val="000000"/>
          <w:sz w:val="17"/>
          <w:szCs w:val="17"/>
        </w:rPr>
        <w:t> </w:t>
      </w:r>
      <w:r>
        <w:rPr>
          <w:rFonts w:ascii="Courier New" w:hAnsi="Courier New" w:cs="Courier New"/>
          <w:color w:val="000000"/>
          <w:sz w:val="17"/>
          <w:szCs w:val="17"/>
          <w:bdr w:val="none" w:sz="0" w:space="0" w:color="auto" w:frame="1"/>
        </w:rPr>
        <w:t>v$segment_statistics</w:t>
      </w:r>
      <w:r>
        <w:rPr>
          <w:rStyle w:val="apple-converted-space"/>
          <w:rFonts w:ascii="Courier New" w:hAnsi="Courier New" w:cs="Courier New"/>
          <w:color w:val="000000"/>
          <w:sz w:val="17"/>
          <w:szCs w:val="17"/>
          <w:bdr w:val="none" w:sz="0" w:space="0" w:color="auto" w:frame="1"/>
        </w:rPr>
        <w:t> </w:t>
      </w:r>
      <w:r>
        <w:rPr>
          <w:rFonts w:ascii="Arial" w:hAnsi="Arial" w:cs="Arial"/>
          <w:color w:val="000000"/>
          <w:sz w:val="17"/>
          <w:szCs w:val="17"/>
        </w:rPr>
        <w:t>to see which object has generated most read/write activity.</w:t>
      </w:r>
    </w:p>
    <w:p w:rsidR="00F340D8" w:rsidRDefault="00F340D8" w:rsidP="00E96276">
      <w:pPr>
        <w:pStyle w:val="ListParagraph"/>
      </w:pPr>
    </w:p>
    <w:p w:rsidR="00F6712F" w:rsidRDefault="00F6712F" w:rsidP="00E96276">
      <w:pPr>
        <w:pStyle w:val="ListParagraph"/>
        <w:pBdr>
          <w:bottom w:val="thinThickThinMediumGap" w:sz="18" w:space="1" w:color="auto"/>
        </w:pBdr>
      </w:pPr>
    </w:p>
    <w:p w:rsidR="00F6712F" w:rsidRDefault="00F6712F" w:rsidP="00F6712F">
      <w:pPr>
        <w:pStyle w:val="Heading2"/>
        <w:shd w:val="clear" w:color="auto" w:fill="FFFFFF"/>
        <w:spacing w:before="0" w:line="240" w:lineRule="atLeast"/>
        <w:rPr>
          <w:b w:val="0"/>
          <w:bCs w:val="0"/>
          <w:color w:val="FF6200"/>
        </w:rPr>
      </w:pPr>
      <w:r>
        <w:rPr>
          <w:b w:val="0"/>
          <w:bCs w:val="0"/>
          <w:color w:val="FF6200"/>
          <w:bdr w:val="none" w:sz="0" w:space="0" w:color="auto" w:frame="1"/>
        </w:rPr>
        <w:lastRenderedPageBreak/>
        <w:t>What SAR can do?</w:t>
      </w:r>
    </w:p>
    <w:p w:rsidR="00F6712F" w:rsidRDefault="00F6712F" w:rsidP="00F6712F">
      <w:pPr>
        <w:pStyle w:val="NormalWeb"/>
        <w:shd w:val="clear" w:color="auto" w:fill="FFFFFF"/>
        <w:spacing w:before="0" w:beforeAutospacing="0" w:after="242" w:afterAutospacing="0" w:line="266" w:lineRule="atLeast"/>
        <w:rPr>
          <w:rFonts w:ascii="Arial" w:hAnsi="Arial" w:cs="Arial"/>
          <w:color w:val="333333"/>
          <w:sz w:val="16"/>
          <w:szCs w:val="16"/>
        </w:rPr>
      </w:pPr>
      <w:r>
        <w:rPr>
          <w:rFonts w:ascii="Arial" w:hAnsi="Arial" w:cs="Arial"/>
          <w:color w:val="333333"/>
          <w:sz w:val="16"/>
          <w:szCs w:val="16"/>
        </w:rPr>
        <w:t>In this article I will demonstrate how to install and configure sysstat package (which contains sar utility) and explains how to monitor the following Linux performance statistics using sar.</w:t>
      </w:r>
    </w:p>
    <w:p w:rsidR="00F6712F" w:rsidRDefault="00F6712F" w:rsidP="00F6712F">
      <w:pPr>
        <w:numPr>
          <w:ilvl w:val="0"/>
          <w:numId w:val="20"/>
        </w:numPr>
        <w:shd w:val="clear" w:color="auto" w:fill="FFFFFF"/>
        <w:spacing w:after="61" w:line="266" w:lineRule="atLeast"/>
        <w:ind w:left="182"/>
        <w:rPr>
          <w:rFonts w:ascii="Arial" w:hAnsi="Arial" w:cs="Arial"/>
          <w:color w:val="333333"/>
          <w:sz w:val="16"/>
          <w:szCs w:val="16"/>
        </w:rPr>
      </w:pPr>
      <w:r>
        <w:rPr>
          <w:rFonts w:ascii="Arial" w:hAnsi="Arial" w:cs="Arial"/>
          <w:color w:val="333333"/>
          <w:sz w:val="16"/>
          <w:szCs w:val="16"/>
        </w:rPr>
        <w:t>Collective CPU usage</w:t>
      </w:r>
    </w:p>
    <w:p w:rsidR="00F6712F" w:rsidRDefault="00F6712F" w:rsidP="00F6712F">
      <w:pPr>
        <w:numPr>
          <w:ilvl w:val="0"/>
          <w:numId w:val="20"/>
        </w:numPr>
        <w:shd w:val="clear" w:color="auto" w:fill="FFFFFF"/>
        <w:spacing w:after="61" w:line="266" w:lineRule="atLeast"/>
        <w:ind w:left="182"/>
        <w:rPr>
          <w:rFonts w:ascii="Arial" w:hAnsi="Arial" w:cs="Arial"/>
          <w:color w:val="333333"/>
          <w:sz w:val="16"/>
          <w:szCs w:val="16"/>
        </w:rPr>
      </w:pPr>
      <w:r>
        <w:rPr>
          <w:rFonts w:ascii="Arial" w:hAnsi="Arial" w:cs="Arial"/>
          <w:color w:val="333333"/>
          <w:sz w:val="16"/>
          <w:szCs w:val="16"/>
        </w:rPr>
        <w:t>Individual CPU statistics</w:t>
      </w:r>
    </w:p>
    <w:p w:rsidR="00F6712F" w:rsidRDefault="00F6712F" w:rsidP="00F6712F">
      <w:pPr>
        <w:numPr>
          <w:ilvl w:val="0"/>
          <w:numId w:val="20"/>
        </w:numPr>
        <w:shd w:val="clear" w:color="auto" w:fill="FFFFFF"/>
        <w:spacing w:after="61" w:line="266" w:lineRule="atLeast"/>
        <w:ind w:left="182"/>
        <w:rPr>
          <w:rFonts w:ascii="Arial" w:hAnsi="Arial" w:cs="Arial"/>
          <w:color w:val="333333"/>
          <w:sz w:val="16"/>
          <w:szCs w:val="16"/>
        </w:rPr>
      </w:pPr>
      <w:r>
        <w:rPr>
          <w:rFonts w:ascii="Arial" w:hAnsi="Arial" w:cs="Arial"/>
          <w:color w:val="333333"/>
          <w:sz w:val="16"/>
          <w:szCs w:val="16"/>
        </w:rPr>
        <w:t>Memory used and available</w:t>
      </w:r>
    </w:p>
    <w:p w:rsidR="00F6712F" w:rsidRDefault="00F6712F" w:rsidP="00F6712F">
      <w:pPr>
        <w:numPr>
          <w:ilvl w:val="0"/>
          <w:numId w:val="20"/>
        </w:numPr>
        <w:shd w:val="clear" w:color="auto" w:fill="FFFFFF"/>
        <w:spacing w:after="61" w:line="266" w:lineRule="atLeast"/>
        <w:ind w:left="182"/>
        <w:rPr>
          <w:rFonts w:ascii="Arial" w:hAnsi="Arial" w:cs="Arial"/>
          <w:color w:val="333333"/>
          <w:sz w:val="16"/>
          <w:szCs w:val="16"/>
        </w:rPr>
      </w:pPr>
      <w:r>
        <w:rPr>
          <w:rFonts w:ascii="Arial" w:hAnsi="Arial" w:cs="Arial"/>
          <w:color w:val="333333"/>
          <w:sz w:val="16"/>
          <w:szCs w:val="16"/>
        </w:rPr>
        <w:t>Swap space used and available</w:t>
      </w:r>
    </w:p>
    <w:p w:rsidR="00F6712F" w:rsidRDefault="00F6712F" w:rsidP="00F6712F">
      <w:pPr>
        <w:numPr>
          <w:ilvl w:val="0"/>
          <w:numId w:val="20"/>
        </w:numPr>
        <w:shd w:val="clear" w:color="auto" w:fill="FFFFFF"/>
        <w:spacing w:after="61" w:line="266" w:lineRule="atLeast"/>
        <w:ind w:left="182"/>
        <w:rPr>
          <w:rFonts w:ascii="Arial" w:hAnsi="Arial" w:cs="Arial"/>
          <w:color w:val="333333"/>
          <w:sz w:val="16"/>
          <w:szCs w:val="16"/>
        </w:rPr>
      </w:pPr>
      <w:r>
        <w:rPr>
          <w:rFonts w:ascii="Arial" w:hAnsi="Arial" w:cs="Arial"/>
          <w:color w:val="333333"/>
          <w:sz w:val="16"/>
          <w:szCs w:val="16"/>
        </w:rPr>
        <w:t>Overall I/O activities of the system</w:t>
      </w:r>
    </w:p>
    <w:p w:rsidR="00F6712F" w:rsidRDefault="00F6712F" w:rsidP="00F6712F">
      <w:pPr>
        <w:numPr>
          <w:ilvl w:val="0"/>
          <w:numId w:val="20"/>
        </w:numPr>
        <w:shd w:val="clear" w:color="auto" w:fill="FFFFFF"/>
        <w:spacing w:after="61" w:line="266" w:lineRule="atLeast"/>
        <w:ind w:left="182"/>
        <w:rPr>
          <w:rFonts w:ascii="Arial" w:hAnsi="Arial" w:cs="Arial"/>
          <w:color w:val="333333"/>
          <w:sz w:val="16"/>
          <w:szCs w:val="16"/>
        </w:rPr>
      </w:pPr>
      <w:r>
        <w:rPr>
          <w:rFonts w:ascii="Arial" w:hAnsi="Arial" w:cs="Arial"/>
          <w:color w:val="333333"/>
          <w:sz w:val="16"/>
          <w:szCs w:val="16"/>
        </w:rPr>
        <w:t>Individual device I/O activities</w:t>
      </w:r>
    </w:p>
    <w:p w:rsidR="00F6712F" w:rsidRDefault="00F6712F" w:rsidP="00F6712F">
      <w:pPr>
        <w:numPr>
          <w:ilvl w:val="0"/>
          <w:numId w:val="20"/>
        </w:numPr>
        <w:shd w:val="clear" w:color="auto" w:fill="FFFFFF"/>
        <w:spacing w:after="61" w:line="266" w:lineRule="atLeast"/>
        <w:ind w:left="182"/>
        <w:rPr>
          <w:rFonts w:ascii="Arial" w:hAnsi="Arial" w:cs="Arial"/>
          <w:color w:val="333333"/>
          <w:sz w:val="16"/>
          <w:szCs w:val="16"/>
        </w:rPr>
      </w:pPr>
      <w:r>
        <w:rPr>
          <w:rFonts w:ascii="Arial" w:hAnsi="Arial" w:cs="Arial"/>
          <w:color w:val="333333"/>
          <w:sz w:val="16"/>
          <w:szCs w:val="16"/>
        </w:rPr>
        <w:t>Context switch statistics</w:t>
      </w:r>
    </w:p>
    <w:p w:rsidR="00F6712F" w:rsidRDefault="00F6712F" w:rsidP="00F6712F">
      <w:pPr>
        <w:numPr>
          <w:ilvl w:val="0"/>
          <w:numId w:val="20"/>
        </w:numPr>
        <w:shd w:val="clear" w:color="auto" w:fill="FFFFFF"/>
        <w:spacing w:after="61" w:line="266" w:lineRule="atLeast"/>
        <w:ind w:left="182"/>
        <w:rPr>
          <w:rFonts w:ascii="Arial" w:hAnsi="Arial" w:cs="Arial"/>
          <w:color w:val="333333"/>
          <w:sz w:val="16"/>
          <w:szCs w:val="16"/>
        </w:rPr>
      </w:pPr>
      <w:r>
        <w:rPr>
          <w:rFonts w:ascii="Arial" w:hAnsi="Arial" w:cs="Arial"/>
          <w:color w:val="333333"/>
          <w:sz w:val="16"/>
          <w:szCs w:val="16"/>
        </w:rPr>
        <w:t>Run queue and load average data</w:t>
      </w:r>
    </w:p>
    <w:p w:rsidR="00F6712F" w:rsidRDefault="00F6712F" w:rsidP="00F6712F">
      <w:pPr>
        <w:numPr>
          <w:ilvl w:val="0"/>
          <w:numId w:val="20"/>
        </w:numPr>
        <w:shd w:val="clear" w:color="auto" w:fill="FFFFFF"/>
        <w:spacing w:after="61" w:line="266" w:lineRule="atLeast"/>
        <w:ind w:left="182"/>
        <w:rPr>
          <w:rFonts w:ascii="Arial" w:hAnsi="Arial" w:cs="Arial"/>
          <w:color w:val="333333"/>
          <w:sz w:val="16"/>
          <w:szCs w:val="16"/>
        </w:rPr>
      </w:pPr>
      <w:r>
        <w:rPr>
          <w:rFonts w:ascii="Arial" w:hAnsi="Arial" w:cs="Arial"/>
          <w:color w:val="333333"/>
          <w:sz w:val="16"/>
          <w:szCs w:val="16"/>
        </w:rPr>
        <w:t>Network statistics</w:t>
      </w:r>
    </w:p>
    <w:p w:rsidR="00F6712F" w:rsidRDefault="00F6712F" w:rsidP="00F6712F">
      <w:pPr>
        <w:numPr>
          <w:ilvl w:val="0"/>
          <w:numId w:val="20"/>
        </w:numPr>
        <w:shd w:val="clear" w:color="auto" w:fill="FFFFFF"/>
        <w:spacing w:after="61" w:line="266" w:lineRule="atLeast"/>
        <w:ind w:left="182"/>
        <w:rPr>
          <w:rFonts w:ascii="Arial" w:hAnsi="Arial" w:cs="Arial"/>
          <w:color w:val="333333"/>
          <w:sz w:val="16"/>
          <w:szCs w:val="16"/>
        </w:rPr>
      </w:pPr>
      <w:r>
        <w:rPr>
          <w:rFonts w:ascii="Arial" w:hAnsi="Arial" w:cs="Arial"/>
          <w:color w:val="333333"/>
          <w:sz w:val="16"/>
          <w:szCs w:val="16"/>
        </w:rPr>
        <w:t>Report sar data from a specific time</w:t>
      </w:r>
    </w:p>
    <w:p w:rsidR="00F6712F" w:rsidRDefault="00F6712F" w:rsidP="00F6712F">
      <w:pPr>
        <w:pStyle w:val="NormalWeb"/>
        <w:shd w:val="clear" w:color="auto" w:fill="FFFFFF"/>
        <w:spacing w:before="0" w:beforeAutospacing="0" w:after="242" w:afterAutospacing="0" w:line="266" w:lineRule="atLeast"/>
        <w:rPr>
          <w:rFonts w:ascii="Arial" w:hAnsi="Arial" w:cs="Arial"/>
          <w:color w:val="333333"/>
          <w:sz w:val="16"/>
          <w:szCs w:val="16"/>
        </w:rPr>
      </w:pPr>
      <w:r>
        <w:rPr>
          <w:rFonts w:ascii="Arial" w:hAnsi="Arial" w:cs="Arial"/>
          <w:color w:val="333333"/>
          <w:sz w:val="16"/>
          <w:szCs w:val="16"/>
        </w:rPr>
        <w:t>The statistics reported by sar deal with I/O transfer rates, paging activity, process-related activities, interrupts, network activity, memory and swap space utilization, CPU utilization, kernel activities and TTY statistics, among others. Both UP and SMP machines are fully supported.</w:t>
      </w:r>
    </w:p>
    <w:p w:rsidR="00F6712F" w:rsidRDefault="00F6712F" w:rsidP="00F6712F">
      <w:pPr>
        <w:pStyle w:val="Heading1"/>
        <w:shd w:val="clear" w:color="auto" w:fill="CCCCCC"/>
        <w:spacing w:before="0" w:beforeAutospacing="0" w:after="0" w:afterAutospacing="0" w:line="312" w:lineRule="atLeast"/>
        <w:textAlignment w:val="baseline"/>
        <w:rPr>
          <w:rFonts w:ascii="Lucida Sans Unicode" w:hAnsi="Lucida Sans Unicode" w:cs="Lucida Sans Unicode"/>
          <w:b w:val="0"/>
          <w:bCs w:val="0"/>
          <w:color w:val="111111"/>
          <w:sz w:val="72"/>
          <w:szCs w:val="72"/>
        </w:rPr>
      </w:pPr>
      <w:r>
        <w:rPr>
          <w:rFonts w:ascii="Lucida Sans Unicode" w:hAnsi="Lucida Sans Unicode" w:cs="Lucida Sans Unicode"/>
          <w:b w:val="0"/>
          <w:bCs w:val="0"/>
          <w:color w:val="111111"/>
          <w:sz w:val="72"/>
          <w:szCs w:val="72"/>
        </w:rPr>
        <w:t>Examples of using SAR command for system monitoring in Linux</w:t>
      </w:r>
    </w:p>
    <w:p w:rsidR="00F6712F" w:rsidRDefault="00F6712F" w:rsidP="00F6712F">
      <w:pPr>
        <w:spacing w:line="218" w:lineRule="atLeast"/>
        <w:textAlignment w:val="baseline"/>
        <w:rPr>
          <w:ins w:id="271" w:author="Unknown"/>
          <w:rFonts w:ascii="inherit" w:hAnsi="inherit" w:cs="Arial"/>
          <w:color w:val="777777"/>
          <w:sz w:val="15"/>
          <w:szCs w:val="15"/>
        </w:rPr>
      </w:pPr>
      <w:ins w:id="272" w:author="Unknown">
        <w:r>
          <w:rPr>
            <w:rFonts w:ascii="inherit" w:hAnsi="inherit" w:cs="Arial"/>
            <w:color w:val="777777"/>
            <w:sz w:val="15"/>
            <w:szCs w:val="15"/>
            <w:bdr w:val="none" w:sz="0" w:space="0" w:color="auto" w:frame="1"/>
          </w:rPr>
          <w:t>Submitted by</w:t>
        </w:r>
        <w:r>
          <w:rPr>
            <w:rStyle w:val="apple-converted-space"/>
            <w:rFonts w:ascii="inherit" w:hAnsi="inherit" w:cs="Arial"/>
            <w:color w:val="777777"/>
            <w:sz w:val="15"/>
            <w:szCs w:val="15"/>
            <w:bdr w:val="none" w:sz="0" w:space="0" w:color="auto" w:frame="1"/>
          </w:rPr>
          <w:t> </w:t>
        </w:r>
        <w:r w:rsidR="00ED61C9">
          <w:rPr>
            <w:rFonts w:ascii="inherit" w:hAnsi="inherit" w:cs="Arial"/>
            <w:color w:val="777777"/>
            <w:sz w:val="15"/>
            <w:szCs w:val="15"/>
            <w:bdr w:val="none" w:sz="0" w:space="0" w:color="auto" w:frame="1"/>
          </w:rPr>
          <w:fldChar w:fldCharType="begin"/>
        </w:r>
        <w:r>
          <w:rPr>
            <w:rFonts w:ascii="inherit" w:hAnsi="inherit" w:cs="Arial"/>
            <w:color w:val="777777"/>
            <w:sz w:val="15"/>
            <w:szCs w:val="15"/>
            <w:bdr w:val="none" w:sz="0" w:space="0" w:color="auto" w:frame="1"/>
          </w:rPr>
          <w:instrText xml:space="preserve"> HYPERLINK "http://plus.google.com/110882921997234815487?rel=author" </w:instrText>
        </w:r>
        <w:r w:rsidR="00ED61C9">
          <w:rPr>
            <w:rFonts w:ascii="inherit" w:hAnsi="inherit" w:cs="Arial"/>
            <w:color w:val="777777"/>
            <w:sz w:val="15"/>
            <w:szCs w:val="15"/>
            <w:bdr w:val="none" w:sz="0" w:space="0" w:color="auto" w:frame="1"/>
          </w:rPr>
          <w:fldChar w:fldCharType="separate"/>
        </w:r>
        <w:r>
          <w:rPr>
            <w:rStyle w:val="Hyperlink"/>
            <w:rFonts w:ascii="inherit" w:hAnsi="inherit" w:cs="Arial"/>
            <w:color w:val="333333"/>
            <w:sz w:val="15"/>
            <w:szCs w:val="15"/>
            <w:bdr w:val="none" w:sz="0" w:space="0" w:color="auto" w:frame="1"/>
          </w:rPr>
          <w:t>Sarath Pillai</w:t>
        </w:r>
        <w:r w:rsidR="00ED61C9">
          <w:rPr>
            <w:rFonts w:ascii="inherit" w:hAnsi="inherit" w:cs="Arial"/>
            <w:color w:val="777777"/>
            <w:sz w:val="15"/>
            <w:szCs w:val="15"/>
            <w:bdr w:val="none" w:sz="0" w:space="0" w:color="auto" w:frame="1"/>
          </w:rPr>
          <w:fldChar w:fldCharType="end"/>
        </w:r>
        <w:r>
          <w:rPr>
            <w:rStyle w:val="apple-converted-space"/>
            <w:rFonts w:ascii="inherit" w:hAnsi="inherit" w:cs="Arial"/>
            <w:color w:val="777777"/>
            <w:sz w:val="15"/>
            <w:szCs w:val="15"/>
            <w:bdr w:val="none" w:sz="0" w:space="0" w:color="auto" w:frame="1"/>
          </w:rPr>
          <w:t> </w:t>
        </w:r>
        <w:r>
          <w:rPr>
            <w:rFonts w:ascii="inherit" w:hAnsi="inherit" w:cs="Arial"/>
            <w:color w:val="777777"/>
            <w:sz w:val="15"/>
            <w:szCs w:val="15"/>
            <w:bdr w:val="none" w:sz="0" w:space="0" w:color="auto" w:frame="1"/>
          </w:rPr>
          <w:t>on Mon, 11/26/2012 - 03:42</w:t>
        </w:r>
      </w:ins>
    </w:p>
    <w:p w:rsidR="00F6712F" w:rsidRDefault="00F6712F" w:rsidP="00F6712F">
      <w:pPr>
        <w:spacing w:line="218" w:lineRule="atLeast"/>
        <w:textAlignment w:val="baseline"/>
        <w:rPr>
          <w:ins w:id="273" w:author="Unknown"/>
          <w:rFonts w:ascii="inherit" w:hAnsi="inherit" w:cs="Arial"/>
          <w:color w:val="222222"/>
          <w:sz w:val="15"/>
          <w:szCs w:val="15"/>
        </w:rPr>
      </w:pPr>
      <w:r>
        <w:rPr>
          <w:rFonts w:ascii="inherit" w:hAnsi="inherit" w:cs="Arial"/>
          <w:noProof/>
          <w:color w:val="222222"/>
          <w:sz w:val="15"/>
          <w:szCs w:val="15"/>
        </w:rPr>
        <w:drawing>
          <wp:inline distT="0" distB="0" distL="0" distR="0">
            <wp:extent cx="2858770" cy="2021205"/>
            <wp:effectExtent l="19050" t="0" r="0" b="0"/>
            <wp:docPr id="21" name="Picture 1" descr="System Activity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Activity Monitor"/>
                    <pic:cNvPicPr>
                      <a:picLocks noChangeAspect="1" noChangeArrowheads="1"/>
                    </pic:cNvPicPr>
                  </pic:nvPicPr>
                  <pic:blipFill>
                    <a:blip r:embed="rId54"/>
                    <a:srcRect/>
                    <a:stretch>
                      <a:fillRect/>
                    </a:stretch>
                  </pic:blipFill>
                  <pic:spPr bwMode="auto">
                    <a:xfrm>
                      <a:off x="0" y="0"/>
                      <a:ext cx="2858770" cy="2021205"/>
                    </a:xfrm>
                    <a:prstGeom prst="rect">
                      <a:avLst/>
                    </a:prstGeom>
                    <a:noFill/>
                    <a:ln w="9525">
                      <a:noFill/>
                      <a:miter lim="800000"/>
                      <a:headEnd/>
                      <a:tailEnd/>
                    </a:ln>
                  </pic:spPr>
                </pic:pic>
              </a:graphicData>
            </a:graphic>
          </wp:inline>
        </w:drawing>
      </w:r>
    </w:p>
    <w:p w:rsidR="00F6712F" w:rsidRDefault="00F6712F" w:rsidP="00F6712F">
      <w:pPr>
        <w:pStyle w:val="NormalWeb"/>
        <w:spacing w:before="0" w:beforeAutospacing="0" w:after="0" w:afterAutospacing="0" w:line="218" w:lineRule="atLeast"/>
        <w:textAlignment w:val="baseline"/>
        <w:rPr>
          <w:ins w:id="274" w:author="Unknown"/>
          <w:rFonts w:ascii="inherit" w:hAnsi="inherit" w:cs="Arial"/>
          <w:color w:val="222222"/>
          <w:sz w:val="15"/>
          <w:szCs w:val="15"/>
        </w:rPr>
      </w:pPr>
      <w:ins w:id="275" w:author="Unknown">
        <w:r>
          <w:rPr>
            <w:rFonts w:ascii="inherit" w:hAnsi="inherit" w:cs="Arial"/>
            <w:color w:val="222222"/>
            <w:sz w:val="19"/>
            <w:szCs w:val="19"/>
            <w:bdr w:val="none" w:sz="0" w:space="0" w:color="auto" w:frame="1"/>
          </w:rPr>
          <w:t>System Activity Reporter is an important tool that helps system administrators to get an overview of the server machine with status of different important metrics at different points of time.</w:t>
        </w:r>
      </w:ins>
    </w:p>
    <w:p w:rsidR="00F6712F" w:rsidRDefault="00F6712F" w:rsidP="00F6712F">
      <w:pPr>
        <w:pStyle w:val="NormalWeb"/>
        <w:spacing w:before="0" w:beforeAutospacing="0" w:after="0" w:afterAutospacing="0" w:line="218" w:lineRule="atLeast"/>
        <w:textAlignment w:val="baseline"/>
        <w:rPr>
          <w:ins w:id="276" w:author="Unknown"/>
          <w:rFonts w:ascii="inherit" w:hAnsi="inherit" w:cs="Arial"/>
          <w:color w:val="222222"/>
          <w:sz w:val="15"/>
          <w:szCs w:val="15"/>
        </w:rPr>
      </w:pPr>
      <w:ins w:id="277" w:author="Unknown">
        <w:r>
          <w:rPr>
            <w:rFonts w:ascii="inherit" w:hAnsi="inherit" w:cs="Arial"/>
            <w:color w:val="222222"/>
            <w:sz w:val="19"/>
            <w:szCs w:val="19"/>
            <w:bdr w:val="none" w:sz="0" w:space="0" w:color="auto" w:frame="1"/>
          </w:rPr>
          <w:lastRenderedPageBreak/>
          <w:t xml:space="preserve">If suppose you are having an issue with the system currently, </w:t>
        </w:r>
        <w:proofErr w:type="gramStart"/>
        <w:r>
          <w:rPr>
            <w:rFonts w:ascii="inherit" w:hAnsi="inherit" w:cs="Arial"/>
            <w:color w:val="222222"/>
            <w:sz w:val="19"/>
            <w:szCs w:val="19"/>
            <w:bdr w:val="none" w:sz="0" w:space="0" w:color="auto" w:frame="1"/>
          </w:rPr>
          <w:t>Like</w:t>
        </w:r>
        <w:proofErr w:type="gramEnd"/>
        <w:r>
          <w:rPr>
            <w:rFonts w:ascii="inherit" w:hAnsi="inherit" w:cs="Arial"/>
            <w:color w:val="222222"/>
            <w:sz w:val="19"/>
            <w:szCs w:val="19"/>
            <w:bdr w:val="none" w:sz="0" w:space="0" w:color="auto" w:frame="1"/>
          </w:rPr>
          <w:t xml:space="preserve"> some of your customers are unable to list some data from the database. The first thing that most of the Linux system administrators do is to recall the same issue when it previously occurred, and If you remember the day of its previous occurrence then you can easily compare the internal system statistics with the current statistics.</w:t>
        </w:r>
      </w:ins>
    </w:p>
    <w:p w:rsidR="00F6712F" w:rsidRDefault="00F6712F" w:rsidP="00F6712F">
      <w:pPr>
        <w:pStyle w:val="NormalWeb"/>
        <w:spacing w:before="0" w:beforeAutospacing="0" w:after="0" w:afterAutospacing="0" w:line="218" w:lineRule="atLeast"/>
        <w:textAlignment w:val="baseline"/>
        <w:rPr>
          <w:ins w:id="278" w:author="Unknown"/>
          <w:rFonts w:ascii="inherit" w:hAnsi="inherit" w:cs="Arial"/>
          <w:color w:val="222222"/>
          <w:sz w:val="15"/>
          <w:szCs w:val="15"/>
        </w:rPr>
      </w:pPr>
      <w:ins w:id="279" w:author="Unknown">
        <w:r>
          <w:rPr>
            <w:rFonts w:ascii="inherit" w:hAnsi="inherit" w:cs="Arial"/>
            <w:color w:val="222222"/>
            <w:sz w:val="19"/>
            <w:szCs w:val="19"/>
            <w:bdr w:val="none" w:sz="0" w:space="0" w:color="auto" w:frame="1"/>
          </w:rPr>
          <w:t>SAR is very much helpful in doing exactly that.</w:t>
        </w:r>
      </w:ins>
    </w:p>
    <w:p w:rsidR="00F6712F" w:rsidRDefault="00F6712F" w:rsidP="00F6712F">
      <w:pPr>
        <w:pStyle w:val="NormalWeb"/>
        <w:spacing w:before="0" w:beforeAutospacing="0" w:after="0" w:afterAutospacing="0" w:line="218" w:lineRule="atLeast"/>
        <w:textAlignment w:val="baseline"/>
        <w:rPr>
          <w:ins w:id="280" w:author="Unknown"/>
          <w:rFonts w:ascii="inherit" w:hAnsi="inherit" w:cs="Arial"/>
          <w:color w:val="222222"/>
          <w:sz w:val="15"/>
          <w:szCs w:val="15"/>
        </w:rPr>
      </w:pPr>
      <w:ins w:id="281" w:author="Unknown">
        <w:r>
          <w:rPr>
            <w:rFonts w:ascii="inherit" w:hAnsi="inherit" w:cs="Arial"/>
            <w:color w:val="222222"/>
            <w:sz w:val="19"/>
            <w:szCs w:val="19"/>
            <w:bdr w:val="none" w:sz="0" w:space="0" w:color="auto" w:frame="1"/>
          </w:rPr>
          <w:t>The first thing that we need to do is check and confirm whether you have SAR utility installed on the machine. Which can be checked by listing all rpm's and finding for this utility.</w:t>
        </w:r>
      </w:ins>
    </w:p>
    <w:p w:rsidR="00F6712F" w:rsidRDefault="00F6712F" w:rsidP="00F6712F">
      <w:pPr>
        <w:pStyle w:val="NormalWeb"/>
        <w:spacing w:before="0" w:beforeAutospacing="0" w:after="0" w:afterAutospacing="0" w:line="218" w:lineRule="atLeast"/>
        <w:textAlignment w:val="baseline"/>
        <w:rPr>
          <w:ins w:id="282" w:author="Unknown"/>
          <w:rFonts w:ascii="inherit" w:hAnsi="inherit" w:cs="Arial"/>
          <w:color w:val="222222"/>
          <w:sz w:val="15"/>
          <w:szCs w:val="15"/>
        </w:rPr>
      </w:pPr>
      <w:ins w:id="283" w:author="Unknown">
        <w:r>
          <w:rPr>
            <w:rFonts w:ascii="inherit" w:hAnsi="inherit" w:cs="Arial"/>
            <w:color w:val="FF0000"/>
            <w:sz w:val="19"/>
            <w:szCs w:val="19"/>
            <w:bdr w:val="none" w:sz="0" w:space="0" w:color="auto" w:frame="1"/>
          </w:rPr>
          <w:t>SAR is one of the utility inside sysstat.</w:t>
        </w:r>
        <w:r>
          <w:rPr>
            <w:rStyle w:val="apple-converted-space"/>
            <w:rFonts w:ascii="inherit" w:hAnsi="inherit" w:cs="Arial"/>
            <w:color w:val="FF0000"/>
            <w:sz w:val="19"/>
            <w:szCs w:val="19"/>
            <w:bdr w:val="none" w:sz="0" w:space="0" w:color="auto" w:frame="1"/>
          </w:rPr>
          <w:t> </w:t>
        </w:r>
        <w:r>
          <w:rPr>
            <w:rFonts w:ascii="inherit" w:hAnsi="inherit" w:cs="Arial"/>
            <w:color w:val="222222"/>
            <w:sz w:val="19"/>
            <w:szCs w:val="19"/>
            <w:bdr w:val="none" w:sz="0" w:space="0" w:color="auto" w:frame="1"/>
          </w:rPr>
          <w:t>You can easily download and install it in your machine very easily through YUM. (But yeah dont worry because most of the distribution comes prepacked with sysstat tool</w:t>
        </w:r>
      </w:ins>
      <w:r>
        <w:rPr>
          <w:rFonts w:ascii="inherit" w:hAnsi="inherit" w:cs="Arial"/>
          <w:noProof/>
          <w:color w:val="222222"/>
          <w:sz w:val="19"/>
          <w:szCs w:val="19"/>
          <w:bdr w:val="none" w:sz="0" w:space="0" w:color="auto" w:frame="1"/>
        </w:rPr>
        <w:drawing>
          <wp:inline distT="0" distB="0" distL="0" distR="0">
            <wp:extent cx="192405" cy="192405"/>
            <wp:effectExtent l="19050" t="0" r="0" b="0"/>
            <wp:docPr id="20" name="Picture 2" descr="smi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miley"/>
                    <pic:cNvPicPr>
                      <a:picLocks noChangeAspect="1" noChangeArrowheads="1"/>
                    </pic:cNvPicPr>
                  </pic:nvPicPr>
                  <pic:blipFill>
                    <a:blip r:embed="rId55"/>
                    <a:srcRect/>
                    <a:stretch>
                      <a:fillRect/>
                    </a:stretch>
                  </pic:blipFill>
                  <pic:spPr bwMode="auto">
                    <a:xfrm>
                      <a:off x="0" y="0"/>
                      <a:ext cx="192405" cy="192405"/>
                    </a:xfrm>
                    <a:prstGeom prst="rect">
                      <a:avLst/>
                    </a:prstGeom>
                    <a:noFill/>
                    <a:ln w="9525">
                      <a:noFill/>
                      <a:miter lim="800000"/>
                      <a:headEnd/>
                      <a:tailEnd/>
                    </a:ln>
                  </pic:spPr>
                </pic:pic>
              </a:graphicData>
            </a:graphic>
          </wp:inline>
        </w:drawing>
      </w:r>
      <w:ins w:id="284" w:author="Unknown">
        <w:r>
          <w:rPr>
            <w:rFonts w:ascii="inherit" w:hAnsi="inherit" w:cs="Arial"/>
            <w:color w:val="222222"/>
            <w:sz w:val="19"/>
            <w:szCs w:val="19"/>
            <w:bdr w:val="none" w:sz="0" w:space="0" w:color="auto" w:frame="1"/>
          </w:rPr>
          <w:t>).</w:t>
        </w:r>
      </w:ins>
    </w:p>
    <w:p w:rsidR="00F6712F" w:rsidRDefault="00F6712F" w:rsidP="00F6712F">
      <w:pPr>
        <w:pStyle w:val="HTMLPreformatted"/>
        <w:textAlignment w:val="baseline"/>
        <w:rPr>
          <w:ins w:id="285" w:author="Unknown"/>
          <w:rFonts w:ascii="Lucida Console" w:hAnsi="Lucida Console"/>
          <w:color w:val="222222"/>
          <w:sz w:val="15"/>
          <w:szCs w:val="15"/>
        </w:rPr>
      </w:pPr>
      <w:ins w:id="286" w:author="Unknown">
        <w:r>
          <w:rPr>
            <w:rStyle w:val="HTMLCode"/>
            <w:rFonts w:ascii="Lucida Console" w:eastAsiaTheme="majorEastAsia" w:hAnsi="Lucida Console"/>
            <w:color w:val="222222"/>
            <w:sz w:val="19"/>
            <w:szCs w:val="19"/>
            <w:bdr w:val="none" w:sz="0" w:space="0" w:color="auto" w:frame="1"/>
          </w:rPr>
          <w:t xml:space="preserve">[root@myvm1 </w:t>
        </w:r>
        <w:proofErr w:type="gramStart"/>
        <w:r>
          <w:rPr>
            <w:rStyle w:val="HTMLCode"/>
            <w:rFonts w:ascii="Lucida Console" w:eastAsiaTheme="majorEastAsia" w:hAnsi="Lucida Console"/>
            <w:color w:val="222222"/>
            <w:sz w:val="19"/>
            <w:szCs w:val="19"/>
            <w:bdr w:val="none" w:sz="0" w:space="0" w:color="auto" w:frame="1"/>
          </w:rPr>
          <w:t>~]#</w:t>
        </w:r>
        <w:proofErr w:type="gramEnd"/>
        <w:r>
          <w:rPr>
            <w:rStyle w:val="HTMLCode"/>
            <w:rFonts w:ascii="Lucida Console" w:eastAsiaTheme="majorEastAsia" w:hAnsi="Lucida Console"/>
            <w:color w:val="222222"/>
            <w:sz w:val="19"/>
            <w:szCs w:val="19"/>
            <w:bdr w:val="none" w:sz="0" w:space="0" w:color="auto" w:frame="1"/>
          </w:rPr>
          <w:t xml:space="preserve"> yum install sysstat</w:t>
        </w:r>
      </w:ins>
    </w:p>
    <w:p w:rsidR="00F6712F" w:rsidRDefault="00F6712F" w:rsidP="00F6712F">
      <w:pPr>
        <w:pStyle w:val="NormalWeb"/>
        <w:spacing w:before="0" w:beforeAutospacing="0" w:after="0" w:afterAutospacing="0" w:line="218" w:lineRule="atLeast"/>
        <w:textAlignment w:val="baseline"/>
        <w:rPr>
          <w:ins w:id="287" w:author="Unknown"/>
          <w:rFonts w:ascii="inherit" w:hAnsi="inherit" w:cs="Arial"/>
          <w:color w:val="222222"/>
          <w:sz w:val="15"/>
          <w:szCs w:val="15"/>
        </w:rPr>
      </w:pPr>
      <w:ins w:id="288" w:author="Unknown">
        <w:r>
          <w:rPr>
            <w:rFonts w:ascii="inherit" w:hAnsi="inherit" w:cs="Arial"/>
            <w:color w:val="222222"/>
            <w:sz w:val="19"/>
            <w:szCs w:val="19"/>
            <w:bdr w:val="none" w:sz="0" w:space="0" w:color="auto" w:frame="1"/>
          </w:rPr>
          <w:t xml:space="preserve">Yeah but make it sure that you have </w:t>
        </w:r>
        <w:proofErr w:type="gramStart"/>
        <w:r>
          <w:rPr>
            <w:rFonts w:ascii="inherit" w:hAnsi="inherit" w:cs="Arial"/>
            <w:color w:val="222222"/>
            <w:sz w:val="19"/>
            <w:szCs w:val="19"/>
            <w:bdr w:val="none" w:sz="0" w:space="0" w:color="auto" w:frame="1"/>
          </w:rPr>
          <w:t>epel,rpmformge</w:t>
        </w:r>
        <w:proofErr w:type="gramEnd"/>
        <w:r>
          <w:rPr>
            <w:rFonts w:ascii="inherit" w:hAnsi="inherit" w:cs="Arial"/>
            <w:color w:val="222222"/>
            <w:sz w:val="19"/>
            <w:szCs w:val="19"/>
            <w:bdr w:val="none" w:sz="0" w:space="0" w:color="auto" w:frame="1"/>
          </w:rPr>
          <w:t xml:space="preserve"> repository enabled for installing. Otherwise your distribution DVD will be a nice place to look for the package.</w:t>
        </w:r>
      </w:ins>
    </w:p>
    <w:p w:rsidR="00F6712F" w:rsidRDefault="00F6712F" w:rsidP="00F6712F">
      <w:pPr>
        <w:pStyle w:val="Heading2"/>
        <w:spacing w:before="0" w:after="180" w:line="312" w:lineRule="atLeast"/>
        <w:textAlignment w:val="baseline"/>
        <w:rPr>
          <w:ins w:id="289" w:author="Unknown"/>
          <w:rFonts w:ascii="Lucida Sans Unicode" w:hAnsi="Lucida Sans Unicode" w:cs="Lucida Sans Unicode"/>
          <w:b w:val="0"/>
          <w:bCs w:val="0"/>
          <w:color w:val="333333"/>
          <w:sz w:val="30"/>
          <w:szCs w:val="30"/>
        </w:rPr>
      </w:pPr>
      <w:ins w:id="290" w:author="Unknown">
        <w:r>
          <w:rPr>
            <w:rFonts w:ascii="Lucida Sans Unicode" w:hAnsi="Lucida Sans Unicode" w:cs="Lucida Sans Unicode"/>
            <w:b w:val="0"/>
            <w:bCs w:val="0"/>
            <w:color w:val="333333"/>
            <w:sz w:val="30"/>
            <w:szCs w:val="30"/>
            <w:u w:val="single"/>
          </w:rPr>
          <w:t>SAR (System Activity Reporter) will Give Information about the following things:</w:t>
        </w:r>
      </w:ins>
    </w:p>
    <w:p w:rsidR="00F6712F" w:rsidRDefault="00F6712F" w:rsidP="00F6712F">
      <w:pPr>
        <w:pStyle w:val="NormalWeb"/>
        <w:spacing w:before="0" w:beforeAutospacing="0" w:after="360" w:afterAutospacing="0" w:line="218" w:lineRule="atLeast"/>
        <w:textAlignment w:val="baseline"/>
        <w:rPr>
          <w:ins w:id="291" w:author="Unknown"/>
          <w:rFonts w:ascii="inherit" w:hAnsi="inherit" w:cs="Arial"/>
          <w:color w:val="222222"/>
          <w:sz w:val="15"/>
          <w:szCs w:val="15"/>
        </w:rPr>
      </w:pPr>
      <w:ins w:id="292" w:author="Unknown">
        <w:r>
          <w:rPr>
            <w:rFonts w:ascii="inherit" w:hAnsi="inherit" w:cs="Arial"/>
            <w:color w:val="222222"/>
            <w:sz w:val="15"/>
            <w:szCs w:val="15"/>
          </w:rPr>
          <w:t> </w:t>
        </w:r>
      </w:ins>
    </w:p>
    <w:p w:rsidR="00F6712F" w:rsidRDefault="00F6712F" w:rsidP="00F6712F">
      <w:pPr>
        <w:numPr>
          <w:ilvl w:val="0"/>
          <w:numId w:val="21"/>
        </w:numPr>
        <w:spacing w:after="0" w:line="218" w:lineRule="atLeast"/>
        <w:ind w:left="0" w:right="360"/>
        <w:textAlignment w:val="baseline"/>
        <w:rPr>
          <w:ins w:id="293" w:author="Unknown"/>
          <w:rFonts w:ascii="inherit" w:hAnsi="inherit" w:cs="Arial"/>
          <w:color w:val="222222"/>
          <w:sz w:val="15"/>
          <w:szCs w:val="15"/>
        </w:rPr>
      </w:pPr>
      <w:ins w:id="294" w:author="Unknown">
        <w:r>
          <w:rPr>
            <w:rFonts w:ascii="inherit" w:hAnsi="inherit" w:cs="Arial"/>
            <w:color w:val="FF0000"/>
            <w:sz w:val="19"/>
            <w:szCs w:val="19"/>
            <w:bdr w:val="none" w:sz="0" w:space="0" w:color="auto" w:frame="1"/>
          </w:rPr>
          <w:t>System Buffer activity</w:t>
        </w:r>
      </w:ins>
    </w:p>
    <w:p w:rsidR="00F6712F" w:rsidRDefault="00F6712F" w:rsidP="00F6712F">
      <w:pPr>
        <w:numPr>
          <w:ilvl w:val="0"/>
          <w:numId w:val="21"/>
        </w:numPr>
        <w:spacing w:after="0" w:line="218" w:lineRule="atLeast"/>
        <w:ind w:left="0" w:right="360"/>
        <w:textAlignment w:val="baseline"/>
        <w:rPr>
          <w:ins w:id="295" w:author="Unknown"/>
          <w:rFonts w:ascii="inherit" w:hAnsi="inherit" w:cs="Arial"/>
          <w:color w:val="222222"/>
          <w:sz w:val="15"/>
          <w:szCs w:val="15"/>
        </w:rPr>
      </w:pPr>
      <w:ins w:id="296" w:author="Unknown">
        <w:r>
          <w:rPr>
            <w:rFonts w:ascii="inherit" w:hAnsi="inherit" w:cs="Arial"/>
            <w:color w:val="FF0000"/>
            <w:sz w:val="19"/>
            <w:szCs w:val="19"/>
            <w:bdr w:val="none" w:sz="0" w:space="0" w:color="auto" w:frame="1"/>
          </w:rPr>
          <w:t>Information about system calls</w:t>
        </w:r>
      </w:ins>
    </w:p>
    <w:p w:rsidR="00F6712F" w:rsidRDefault="00F6712F" w:rsidP="00F6712F">
      <w:pPr>
        <w:numPr>
          <w:ilvl w:val="0"/>
          <w:numId w:val="21"/>
        </w:numPr>
        <w:spacing w:after="0" w:line="218" w:lineRule="atLeast"/>
        <w:ind w:left="0" w:right="360"/>
        <w:textAlignment w:val="baseline"/>
        <w:rPr>
          <w:ins w:id="297" w:author="Unknown"/>
          <w:rFonts w:ascii="inherit" w:hAnsi="inherit" w:cs="Arial"/>
          <w:color w:val="222222"/>
          <w:sz w:val="15"/>
          <w:szCs w:val="15"/>
        </w:rPr>
      </w:pPr>
      <w:ins w:id="298" w:author="Unknown">
        <w:r>
          <w:rPr>
            <w:rFonts w:ascii="inherit" w:hAnsi="inherit" w:cs="Arial"/>
            <w:color w:val="FF0000"/>
            <w:sz w:val="19"/>
            <w:szCs w:val="19"/>
            <w:bdr w:val="none" w:sz="0" w:space="0" w:color="auto" w:frame="1"/>
          </w:rPr>
          <w:t>Block device information</w:t>
        </w:r>
      </w:ins>
    </w:p>
    <w:p w:rsidR="00F6712F" w:rsidRDefault="00F6712F" w:rsidP="00F6712F">
      <w:pPr>
        <w:numPr>
          <w:ilvl w:val="0"/>
          <w:numId w:val="21"/>
        </w:numPr>
        <w:spacing w:after="0" w:line="218" w:lineRule="atLeast"/>
        <w:ind w:left="0" w:right="360"/>
        <w:textAlignment w:val="baseline"/>
        <w:rPr>
          <w:ins w:id="299" w:author="Unknown"/>
          <w:rFonts w:ascii="inherit" w:hAnsi="inherit" w:cs="Arial"/>
          <w:color w:val="222222"/>
          <w:sz w:val="15"/>
          <w:szCs w:val="15"/>
        </w:rPr>
      </w:pPr>
      <w:ins w:id="300" w:author="Unknown">
        <w:r>
          <w:rPr>
            <w:rFonts w:ascii="inherit" w:hAnsi="inherit" w:cs="Arial"/>
            <w:color w:val="FF0000"/>
            <w:sz w:val="19"/>
            <w:szCs w:val="19"/>
            <w:bdr w:val="none" w:sz="0" w:space="0" w:color="auto" w:frame="1"/>
          </w:rPr>
          <w:t>Overall paging information</w:t>
        </w:r>
      </w:ins>
    </w:p>
    <w:p w:rsidR="00F6712F" w:rsidRDefault="00F6712F" w:rsidP="00F6712F">
      <w:pPr>
        <w:numPr>
          <w:ilvl w:val="0"/>
          <w:numId w:val="21"/>
        </w:numPr>
        <w:spacing w:after="0" w:line="218" w:lineRule="atLeast"/>
        <w:ind w:left="0" w:right="360"/>
        <w:textAlignment w:val="baseline"/>
        <w:rPr>
          <w:ins w:id="301" w:author="Unknown"/>
          <w:rFonts w:ascii="inherit" w:hAnsi="inherit" w:cs="Arial"/>
          <w:color w:val="222222"/>
          <w:sz w:val="15"/>
          <w:szCs w:val="15"/>
        </w:rPr>
      </w:pPr>
      <w:ins w:id="302" w:author="Unknown">
        <w:r>
          <w:rPr>
            <w:rFonts w:ascii="inherit" w:hAnsi="inherit" w:cs="Arial"/>
            <w:color w:val="FF0000"/>
            <w:sz w:val="19"/>
            <w:szCs w:val="19"/>
            <w:bdr w:val="none" w:sz="0" w:space="0" w:color="auto" w:frame="1"/>
          </w:rPr>
          <w:t>Semaphore and memory allocation information</w:t>
        </w:r>
      </w:ins>
    </w:p>
    <w:p w:rsidR="00F6712F" w:rsidRDefault="00F6712F" w:rsidP="00F6712F">
      <w:pPr>
        <w:numPr>
          <w:ilvl w:val="0"/>
          <w:numId w:val="21"/>
        </w:numPr>
        <w:spacing w:after="0" w:line="218" w:lineRule="atLeast"/>
        <w:ind w:left="0" w:right="360"/>
        <w:textAlignment w:val="baseline"/>
        <w:rPr>
          <w:ins w:id="303" w:author="Unknown"/>
          <w:rFonts w:ascii="inherit" w:hAnsi="inherit" w:cs="Arial"/>
          <w:color w:val="222222"/>
          <w:sz w:val="15"/>
          <w:szCs w:val="15"/>
        </w:rPr>
      </w:pPr>
      <w:ins w:id="304" w:author="Unknown">
        <w:r>
          <w:rPr>
            <w:rFonts w:ascii="inherit" w:hAnsi="inherit" w:cs="Arial"/>
            <w:color w:val="FF0000"/>
            <w:sz w:val="19"/>
            <w:szCs w:val="19"/>
            <w:bdr w:val="none" w:sz="0" w:space="0" w:color="auto" w:frame="1"/>
          </w:rPr>
          <w:t>CPU utilization and process report</w:t>
        </w:r>
      </w:ins>
    </w:p>
    <w:p w:rsidR="00F6712F" w:rsidRDefault="00F6712F" w:rsidP="00F6712F">
      <w:pPr>
        <w:pStyle w:val="NormalWeb"/>
        <w:spacing w:before="0" w:beforeAutospacing="0" w:after="0" w:afterAutospacing="0" w:line="218" w:lineRule="atLeast"/>
        <w:textAlignment w:val="baseline"/>
        <w:rPr>
          <w:ins w:id="305" w:author="Unknown"/>
          <w:rFonts w:ascii="inherit" w:hAnsi="inherit" w:cs="Arial"/>
          <w:color w:val="222222"/>
          <w:sz w:val="15"/>
          <w:szCs w:val="15"/>
        </w:rPr>
      </w:pPr>
      <w:ins w:id="306" w:author="Unknown">
        <w:r>
          <w:rPr>
            <w:rFonts w:ascii="inherit" w:hAnsi="inherit" w:cs="Arial"/>
            <w:color w:val="222222"/>
          </w:rPr>
          <w:t>The main thing that we need to understand regarding SAR is that, everything is done using a cron. By default in many Linux distribution you will have a file named </w:t>
        </w:r>
        <w:r>
          <w:rPr>
            <w:rFonts w:ascii="inherit" w:hAnsi="inherit" w:cs="Arial"/>
            <w:color w:val="FF0000"/>
            <w:sz w:val="19"/>
            <w:szCs w:val="19"/>
            <w:bdr w:val="none" w:sz="0" w:space="0" w:color="auto" w:frame="1"/>
          </w:rPr>
          <w:t>/etc/</w:t>
        </w:r>
        <w:proofErr w:type="gramStart"/>
        <w:r>
          <w:rPr>
            <w:rFonts w:ascii="inherit" w:hAnsi="inherit" w:cs="Arial"/>
            <w:color w:val="FF0000"/>
            <w:sz w:val="19"/>
            <w:szCs w:val="19"/>
            <w:bdr w:val="none" w:sz="0" w:space="0" w:color="auto" w:frame="1"/>
          </w:rPr>
          <w:t>cron.d</w:t>
        </w:r>
        <w:proofErr w:type="gramEnd"/>
        <w:r>
          <w:rPr>
            <w:rFonts w:ascii="inherit" w:hAnsi="inherit" w:cs="Arial"/>
            <w:color w:val="FF0000"/>
            <w:sz w:val="19"/>
            <w:szCs w:val="19"/>
            <w:bdr w:val="none" w:sz="0" w:space="0" w:color="auto" w:frame="1"/>
          </w:rPr>
          <w:t>/sysstat.</w:t>
        </w:r>
      </w:ins>
    </w:p>
    <w:p w:rsidR="00F6712F" w:rsidRDefault="00F6712F" w:rsidP="00F6712F">
      <w:pPr>
        <w:pStyle w:val="NormalWeb"/>
        <w:spacing w:before="0" w:beforeAutospacing="0" w:after="0" w:afterAutospacing="0" w:line="218" w:lineRule="atLeast"/>
        <w:textAlignment w:val="baseline"/>
        <w:rPr>
          <w:ins w:id="307" w:author="Unknown"/>
          <w:rFonts w:ascii="inherit" w:hAnsi="inherit" w:cs="Arial"/>
          <w:color w:val="222222"/>
          <w:sz w:val="15"/>
          <w:szCs w:val="15"/>
        </w:rPr>
      </w:pPr>
      <w:proofErr w:type="gramStart"/>
      <w:ins w:id="308" w:author="Unknown">
        <w:r>
          <w:rPr>
            <w:rStyle w:val="Strong"/>
            <w:rFonts w:ascii="inherit" w:hAnsi="inherit" w:cs="Arial"/>
            <w:color w:val="222222"/>
            <w:sz w:val="19"/>
            <w:szCs w:val="19"/>
            <w:u w:val="single"/>
            <w:bdr w:val="none" w:sz="0" w:space="0" w:color="auto" w:frame="1"/>
          </w:rPr>
          <w:t>Lets</w:t>
        </w:r>
        <w:proofErr w:type="gramEnd"/>
        <w:r>
          <w:rPr>
            <w:rStyle w:val="Strong"/>
            <w:rFonts w:ascii="inherit" w:hAnsi="inherit" w:cs="Arial"/>
            <w:color w:val="222222"/>
            <w:sz w:val="19"/>
            <w:szCs w:val="19"/>
            <w:u w:val="single"/>
            <w:bdr w:val="none" w:sz="0" w:space="0" w:color="auto" w:frame="1"/>
          </w:rPr>
          <w:t xml:space="preserve"> see how really SAR works.</w:t>
        </w:r>
      </w:ins>
    </w:p>
    <w:p w:rsidR="00F6712F" w:rsidRDefault="00F6712F" w:rsidP="00F6712F">
      <w:pPr>
        <w:pStyle w:val="NormalWeb"/>
        <w:spacing w:before="0" w:beforeAutospacing="0" w:after="0" w:afterAutospacing="0" w:line="218" w:lineRule="atLeast"/>
        <w:textAlignment w:val="baseline"/>
        <w:rPr>
          <w:ins w:id="309" w:author="Unknown"/>
          <w:rFonts w:ascii="inherit" w:hAnsi="inherit" w:cs="Arial"/>
          <w:color w:val="222222"/>
          <w:sz w:val="15"/>
          <w:szCs w:val="15"/>
        </w:rPr>
      </w:pPr>
      <w:ins w:id="310" w:author="Unknown">
        <w:r>
          <w:rPr>
            <w:rFonts w:ascii="inherit" w:hAnsi="inherit" w:cs="Arial"/>
            <w:color w:val="222222"/>
            <w:sz w:val="19"/>
            <w:szCs w:val="19"/>
            <w:bdr w:val="none" w:sz="0" w:space="0" w:color="auto" w:frame="1"/>
          </w:rPr>
          <w:t>If we start thinking about system monitoring, then the tool must have each and every data about the system's different aspects and must cover all time intervals. Which means a monitoring system must be able to provide the statistics of the machine for a given time.</w:t>
        </w:r>
      </w:ins>
    </w:p>
    <w:p w:rsidR="00F6712F" w:rsidRDefault="00F6712F" w:rsidP="00F6712F">
      <w:pPr>
        <w:pStyle w:val="NormalWeb"/>
        <w:spacing w:before="0" w:beforeAutospacing="0" w:after="0" w:afterAutospacing="0" w:line="218" w:lineRule="atLeast"/>
        <w:textAlignment w:val="baseline"/>
        <w:rPr>
          <w:ins w:id="311" w:author="Unknown"/>
          <w:rFonts w:ascii="inherit" w:hAnsi="inherit" w:cs="Arial"/>
          <w:color w:val="222222"/>
          <w:sz w:val="15"/>
          <w:szCs w:val="15"/>
        </w:rPr>
      </w:pPr>
      <w:ins w:id="312" w:author="Unknown">
        <w:r>
          <w:rPr>
            <w:rFonts w:ascii="inherit" w:hAnsi="inherit" w:cs="Arial"/>
            <w:color w:val="222222"/>
            <w:sz w:val="19"/>
            <w:szCs w:val="19"/>
            <w:bdr w:val="none" w:sz="0" w:space="0" w:color="auto" w:frame="1"/>
          </w:rPr>
          <w:t xml:space="preserve">There is no way, other than taking all the metrics and statistics of the machine at a definite time interval. Reducing the time interval for collecting the statistics will increase the amount of detailed statistics we </w:t>
        </w:r>
        <w:proofErr w:type="gramStart"/>
        <w:r>
          <w:rPr>
            <w:rFonts w:ascii="inherit" w:hAnsi="inherit" w:cs="Arial"/>
            <w:color w:val="222222"/>
            <w:sz w:val="19"/>
            <w:szCs w:val="19"/>
            <w:bdr w:val="none" w:sz="0" w:space="0" w:color="auto" w:frame="1"/>
          </w:rPr>
          <w:t>have(</w:t>
        </w:r>
        <w:proofErr w:type="gramEnd"/>
        <w:r>
          <w:rPr>
            <w:rFonts w:ascii="inherit" w:hAnsi="inherit" w:cs="Arial"/>
            <w:color w:val="222222"/>
            <w:sz w:val="19"/>
            <w:szCs w:val="19"/>
            <w:bdr w:val="none" w:sz="0" w:space="0" w:color="auto" w:frame="1"/>
          </w:rPr>
          <w:t>because we will be having more data about the system).</w:t>
        </w:r>
      </w:ins>
    </w:p>
    <w:p w:rsidR="00F6712F" w:rsidRDefault="00F6712F" w:rsidP="00F6712F">
      <w:pPr>
        <w:pStyle w:val="NormalWeb"/>
        <w:spacing w:before="0" w:beforeAutospacing="0" w:after="0" w:afterAutospacing="0" w:line="218" w:lineRule="atLeast"/>
        <w:textAlignment w:val="baseline"/>
        <w:rPr>
          <w:ins w:id="313" w:author="Unknown"/>
          <w:rFonts w:ascii="inherit" w:hAnsi="inherit" w:cs="Arial"/>
          <w:color w:val="222222"/>
          <w:sz w:val="15"/>
          <w:szCs w:val="15"/>
        </w:rPr>
      </w:pPr>
      <w:ins w:id="314" w:author="Unknown">
        <w:r>
          <w:rPr>
            <w:rFonts w:ascii="inherit" w:hAnsi="inherit" w:cs="Arial"/>
            <w:color w:val="FF0000"/>
            <w:sz w:val="19"/>
            <w:szCs w:val="19"/>
            <w:bdr w:val="none" w:sz="0" w:space="0" w:color="auto" w:frame="1"/>
          </w:rPr>
          <w:t>SAR does exactly that. </w:t>
        </w:r>
        <w:r>
          <w:rPr>
            <w:rFonts w:ascii="inherit" w:hAnsi="inherit" w:cs="Arial"/>
            <w:color w:val="222222"/>
            <w:sz w:val="19"/>
            <w:szCs w:val="19"/>
            <w:bdr w:val="none" w:sz="0" w:space="0" w:color="auto" w:frame="1"/>
          </w:rPr>
          <w:t>sar takes the statistics of different aspects of the machine at a definite time interval.</w:t>
        </w:r>
        <w:r>
          <w:rPr>
            <w:rStyle w:val="apple-converted-space"/>
            <w:rFonts w:ascii="inherit" w:hAnsi="inherit" w:cs="Arial"/>
            <w:color w:val="222222"/>
            <w:sz w:val="19"/>
            <w:szCs w:val="19"/>
            <w:bdr w:val="none" w:sz="0" w:space="0" w:color="auto" w:frame="1"/>
          </w:rPr>
          <w:t> </w:t>
        </w:r>
        <w:r>
          <w:rPr>
            <w:rFonts w:ascii="inherit" w:hAnsi="inherit" w:cs="Arial"/>
            <w:color w:val="FF0000"/>
            <w:sz w:val="19"/>
            <w:szCs w:val="19"/>
            <w:bdr w:val="none" w:sz="0" w:space="0" w:color="auto" w:frame="1"/>
          </w:rPr>
          <w:t>So SAR runs through CRON.</w:t>
        </w:r>
      </w:ins>
    </w:p>
    <w:p w:rsidR="00F6712F" w:rsidRDefault="00F6712F" w:rsidP="00F6712F">
      <w:pPr>
        <w:pStyle w:val="HTMLPreformatted"/>
        <w:shd w:val="clear" w:color="auto" w:fill="F8F8F8"/>
        <w:textAlignment w:val="baseline"/>
        <w:rPr>
          <w:ins w:id="315" w:author="Unknown"/>
          <w:rFonts w:ascii="inherit" w:hAnsi="inherit"/>
          <w:color w:val="222222"/>
          <w:sz w:val="19"/>
          <w:szCs w:val="19"/>
          <w:bdr w:val="none" w:sz="0" w:space="0" w:color="auto" w:frame="1"/>
        </w:rPr>
      </w:pPr>
      <w:ins w:id="316" w:author="Unknown">
        <w:r>
          <w:rPr>
            <w:rFonts w:ascii="inherit" w:hAnsi="inherit"/>
            <w:color w:val="222222"/>
            <w:sz w:val="19"/>
            <w:szCs w:val="19"/>
            <w:bdr w:val="none" w:sz="0" w:space="0" w:color="auto" w:frame="1"/>
          </w:rPr>
          <w:t xml:space="preserve">[root@myvm </w:t>
        </w:r>
        <w:proofErr w:type="gramStart"/>
        <w:r>
          <w:rPr>
            <w:rFonts w:ascii="inherit" w:hAnsi="inherit"/>
            <w:color w:val="222222"/>
            <w:sz w:val="19"/>
            <w:szCs w:val="19"/>
            <w:bdr w:val="none" w:sz="0" w:space="0" w:color="auto" w:frame="1"/>
          </w:rPr>
          <w:t>~]#</w:t>
        </w:r>
        <w:proofErr w:type="gramEnd"/>
        <w:r>
          <w:rPr>
            <w:rFonts w:ascii="inherit" w:hAnsi="inherit"/>
            <w:color w:val="222222"/>
            <w:sz w:val="19"/>
            <w:szCs w:val="19"/>
            <w:bdr w:val="none" w:sz="0" w:space="0" w:color="auto" w:frame="1"/>
          </w:rPr>
          <w:t xml:space="preserve"> cat /etc/cron.d/sysstat</w:t>
        </w:r>
      </w:ins>
    </w:p>
    <w:p w:rsidR="00F6712F" w:rsidRDefault="00F6712F" w:rsidP="00F6712F">
      <w:pPr>
        <w:pStyle w:val="HTMLPreformatted"/>
        <w:shd w:val="clear" w:color="auto" w:fill="F8F8F8"/>
        <w:textAlignment w:val="baseline"/>
        <w:rPr>
          <w:ins w:id="317" w:author="Unknown"/>
          <w:rFonts w:ascii="inherit" w:hAnsi="inherit"/>
          <w:color w:val="222222"/>
          <w:sz w:val="19"/>
          <w:szCs w:val="19"/>
          <w:bdr w:val="none" w:sz="0" w:space="0" w:color="auto" w:frame="1"/>
        </w:rPr>
      </w:pPr>
      <w:ins w:id="318" w:author="Unknown">
        <w:r>
          <w:rPr>
            <w:rFonts w:ascii="inherit" w:hAnsi="inherit"/>
            <w:color w:val="222222"/>
            <w:sz w:val="19"/>
            <w:szCs w:val="19"/>
            <w:bdr w:val="none" w:sz="0" w:space="0" w:color="auto" w:frame="1"/>
          </w:rPr>
          <w:t># run system activity accounting tool every 10 minutes</w:t>
        </w:r>
      </w:ins>
    </w:p>
    <w:p w:rsidR="00F6712F" w:rsidRDefault="00F6712F" w:rsidP="00F6712F">
      <w:pPr>
        <w:pStyle w:val="HTMLPreformatted"/>
        <w:shd w:val="clear" w:color="auto" w:fill="F8F8F8"/>
        <w:textAlignment w:val="baseline"/>
        <w:rPr>
          <w:ins w:id="319" w:author="Unknown"/>
          <w:rFonts w:ascii="inherit" w:hAnsi="inherit"/>
          <w:color w:val="222222"/>
          <w:sz w:val="19"/>
          <w:szCs w:val="19"/>
          <w:bdr w:val="none" w:sz="0" w:space="0" w:color="auto" w:frame="1"/>
        </w:rPr>
      </w:pPr>
      <w:ins w:id="320" w:author="Unknown">
        <w:r>
          <w:rPr>
            <w:rFonts w:ascii="inherit" w:hAnsi="inherit"/>
            <w:color w:val="222222"/>
            <w:sz w:val="19"/>
            <w:szCs w:val="19"/>
            <w:bdr w:val="none" w:sz="0" w:space="0" w:color="auto" w:frame="1"/>
          </w:rPr>
          <w:t>*/10 * * * * root /usr/lib64/sa/sa1 1 1</w:t>
        </w:r>
      </w:ins>
    </w:p>
    <w:p w:rsidR="00F6712F" w:rsidRDefault="00F6712F" w:rsidP="00F6712F">
      <w:pPr>
        <w:pStyle w:val="HTMLPreformatted"/>
        <w:shd w:val="clear" w:color="auto" w:fill="F8F8F8"/>
        <w:textAlignment w:val="baseline"/>
        <w:rPr>
          <w:ins w:id="321" w:author="Unknown"/>
          <w:rFonts w:ascii="inherit" w:hAnsi="inherit"/>
          <w:color w:val="222222"/>
          <w:sz w:val="19"/>
          <w:szCs w:val="19"/>
          <w:bdr w:val="none" w:sz="0" w:space="0" w:color="auto" w:frame="1"/>
        </w:rPr>
      </w:pPr>
      <w:ins w:id="322" w:author="Unknown">
        <w:r>
          <w:rPr>
            <w:rFonts w:ascii="inherit" w:hAnsi="inherit"/>
            <w:color w:val="222222"/>
            <w:sz w:val="19"/>
            <w:szCs w:val="19"/>
            <w:bdr w:val="none" w:sz="0" w:space="0" w:color="auto" w:frame="1"/>
          </w:rPr>
          <w:t># generate a daily summary of process accounting at 23:53</w:t>
        </w:r>
      </w:ins>
    </w:p>
    <w:p w:rsidR="00F6712F" w:rsidRDefault="00F6712F" w:rsidP="00F6712F">
      <w:pPr>
        <w:pStyle w:val="HTMLPreformatted"/>
        <w:shd w:val="clear" w:color="auto" w:fill="F8F8F8"/>
        <w:textAlignment w:val="baseline"/>
        <w:rPr>
          <w:ins w:id="323" w:author="Unknown"/>
          <w:color w:val="222222"/>
          <w:sz w:val="15"/>
          <w:szCs w:val="15"/>
        </w:rPr>
      </w:pPr>
      <w:ins w:id="324" w:author="Unknown">
        <w:r>
          <w:rPr>
            <w:rFonts w:ascii="inherit" w:hAnsi="inherit"/>
            <w:color w:val="222222"/>
            <w:sz w:val="19"/>
            <w:szCs w:val="19"/>
            <w:bdr w:val="none" w:sz="0" w:space="0" w:color="auto" w:frame="1"/>
          </w:rPr>
          <w:t>53 23 * * * root /usr/lib64/sa/sa2 -A</w:t>
        </w:r>
      </w:ins>
    </w:p>
    <w:p w:rsidR="00F6712F" w:rsidRDefault="00F6712F" w:rsidP="00F6712F">
      <w:pPr>
        <w:spacing w:line="218" w:lineRule="atLeast"/>
        <w:textAlignment w:val="baseline"/>
        <w:rPr>
          <w:ins w:id="325" w:author="Unknown"/>
          <w:rFonts w:ascii="inherit" w:hAnsi="inherit" w:cs="Arial"/>
          <w:color w:val="222222"/>
          <w:sz w:val="15"/>
          <w:szCs w:val="15"/>
        </w:rPr>
      </w:pPr>
      <w:ins w:id="326" w:author="Unknown">
        <w:r>
          <w:rPr>
            <w:rFonts w:ascii="inherit" w:hAnsi="inherit" w:cs="Arial"/>
            <w:color w:val="222222"/>
            <w:sz w:val="15"/>
            <w:szCs w:val="15"/>
          </w:rPr>
          <w:t> </w:t>
        </w:r>
      </w:ins>
    </w:p>
    <w:p w:rsidR="00F6712F" w:rsidRDefault="00F6712F" w:rsidP="00F6712F">
      <w:pPr>
        <w:numPr>
          <w:ilvl w:val="0"/>
          <w:numId w:val="22"/>
        </w:numPr>
        <w:spacing w:after="0" w:line="218" w:lineRule="atLeast"/>
        <w:ind w:left="0" w:right="360"/>
        <w:textAlignment w:val="baseline"/>
        <w:rPr>
          <w:ins w:id="327" w:author="Unknown"/>
          <w:rFonts w:ascii="inherit" w:hAnsi="inherit" w:cs="Arial"/>
          <w:color w:val="222222"/>
          <w:sz w:val="15"/>
          <w:szCs w:val="15"/>
        </w:rPr>
      </w:pPr>
      <w:ins w:id="328" w:author="Unknown">
        <w:r>
          <w:rPr>
            <w:rFonts w:ascii="inherit" w:hAnsi="inherit" w:cs="Arial"/>
            <w:color w:val="222222"/>
            <w:sz w:val="19"/>
            <w:szCs w:val="19"/>
            <w:bdr w:val="none" w:sz="0" w:space="0" w:color="auto" w:frame="1"/>
          </w:rPr>
          <w:t>So it can be seen from the above cron file for SAR that its running "</w:t>
        </w:r>
        <w:r>
          <w:rPr>
            <w:rFonts w:ascii="inherit" w:hAnsi="inherit" w:cs="Arial"/>
            <w:color w:val="FF0000"/>
            <w:sz w:val="19"/>
            <w:szCs w:val="19"/>
            <w:bdr w:val="none" w:sz="0" w:space="0" w:color="auto" w:frame="1"/>
          </w:rPr>
          <w:t>sa1</w:t>
        </w:r>
        <w:r>
          <w:rPr>
            <w:rFonts w:ascii="inherit" w:hAnsi="inherit" w:cs="Arial"/>
            <w:color w:val="222222"/>
            <w:sz w:val="19"/>
            <w:szCs w:val="19"/>
            <w:bdr w:val="none" w:sz="0" w:space="0" w:color="auto" w:frame="1"/>
          </w:rPr>
          <w:t>" script located at "</w:t>
        </w:r>
        <w:r>
          <w:rPr>
            <w:rFonts w:ascii="inherit" w:hAnsi="inherit" w:cs="Arial"/>
            <w:color w:val="FF0000"/>
            <w:sz w:val="19"/>
            <w:szCs w:val="19"/>
            <w:bdr w:val="none" w:sz="0" w:space="0" w:color="auto" w:frame="1"/>
          </w:rPr>
          <w:t>/usr/lib64/sa/</w:t>
        </w:r>
        <w:r>
          <w:rPr>
            <w:rFonts w:ascii="inherit" w:hAnsi="inherit" w:cs="Arial"/>
            <w:color w:val="222222"/>
            <w:sz w:val="19"/>
            <w:szCs w:val="19"/>
            <w:bdr w:val="none" w:sz="0" w:space="0" w:color="auto" w:frame="1"/>
          </w:rPr>
          <w:t>" at every 10 minutes</w:t>
        </w:r>
      </w:ins>
    </w:p>
    <w:p w:rsidR="00F6712F" w:rsidRDefault="00F6712F" w:rsidP="00F6712F">
      <w:pPr>
        <w:numPr>
          <w:ilvl w:val="0"/>
          <w:numId w:val="22"/>
        </w:numPr>
        <w:spacing w:after="0" w:line="218" w:lineRule="atLeast"/>
        <w:ind w:left="0" w:right="360"/>
        <w:textAlignment w:val="baseline"/>
        <w:rPr>
          <w:ins w:id="329" w:author="Unknown"/>
          <w:rFonts w:ascii="inherit" w:hAnsi="inherit" w:cs="Arial"/>
          <w:color w:val="222222"/>
          <w:sz w:val="15"/>
          <w:szCs w:val="15"/>
        </w:rPr>
      </w:pPr>
      <w:ins w:id="330" w:author="Unknown">
        <w:r>
          <w:rPr>
            <w:rFonts w:ascii="inherit" w:hAnsi="inherit" w:cs="Arial"/>
            <w:color w:val="222222"/>
            <w:sz w:val="19"/>
            <w:szCs w:val="19"/>
            <w:bdr w:val="none" w:sz="0" w:space="0" w:color="auto" w:frame="1"/>
          </w:rPr>
          <w:t>And is also running a script</w:t>
        </w:r>
        <w:r>
          <w:rPr>
            <w:rStyle w:val="apple-converted-space"/>
            <w:rFonts w:ascii="inherit" w:hAnsi="inherit" w:cs="Arial"/>
            <w:color w:val="222222"/>
            <w:sz w:val="19"/>
            <w:szCs w:val="19"/>
            <w:bdr w:val="none" w:sz="0" w:space="0" w:color="auto" w:frame="1"/>
          </w:rPr>
          <w:t> </w:t>
        </w:r>
        <w:r>
          <w:rPr>
            <w:rFonts w:ascii="inherit" w:hAnsi="inherit" w:cs="Arial"/>
            <w:color w:val="FF0000"/>
            <w:sz w:val="19"/>
            <w:szCs w:val="19"/>
            <w:bdr w:val="none" w:sz="0" w:space="0" w:color="auto" w:frame="1"/>
          </w:rPr>
          <w:t>/usr/lib64/sa/sa2</w:t>
        </w:r>
        <w:r>
          <w:rPr>
            <w:rStyle w:val="apple-converted-space"/>
            <w:rFonts w:ascii="inherit" w:hAnsi="inherit" w:cs="Arial"/>
            <w:color w:val="222222"/>
            <w:sz w:val="19"/>
            <w:szCs w:val="19"/>
            <w:bdr w:val="none" w:sz="0" w:space="0" w:color="auto" w:frame="1"/>
          </w:rPr>
          <w:t> </w:t>
        </w:r>
        <w:r>
          <w:rPr>
            <w:rFonts w:ascii="inherit" w:hAnsi="inherit" w:cs="Arial"/>
            <w:color w:val="222222"/>
            <w:sz w:val="19"/>
            <w:szCs w:val="19"/>
            <w:bdr w:val="none" w:sz="0" w:space="0" w:color="auto" w:frame="1"/>
          </w:rPr>
          <w:t>at the end of the day at around 23.53</w:t>
        </w:r>
      </w:ins>
    </w:p>
    <w:p w:rsidR="00F6712F" w:rsidRDefault="00F6712F" w:rsidP="00F6712F">
      <w:pPr>
        <w:pStyle w:val="NormalWeb"/>
        <w:spacing w:before="0" w:beforeAutospacing="0" w:after="0" w:afterAutospacing="0" w:line="218" w:lineRule="atLeast"/>
        <w:textAlignment w:val="baseline"/>
        <w:rPr>
          <w:ins w:id="331" w:author="Unknown"/>
          <w:rFonts w:ascii="inherit" w:hAnsi="inherit" w:cs="Arial"/>
          <w:color w:val="222222"/>
          <w:sz w:val="15"/>
          <w:szCs w:val="15"/>
        </w:rPr>
      </w:pPr>
      <w:ins w:id="332" w:author="Unknown">
        <w:r>
          <w:rPr>
            <w:rFonts w:ascii="inherit" w:hAnsi="inherit" w:cs="Arial"/>
            <w:color w:val="222222"/>
            <w:sz w:val="19"/>
            <w:szCs w:val="19"/>
            <w:bdr w:val="none" w:sz="0" w:space="0" w:color="auto" w:frame="1"/>
          </w:rPr>
          <w:t>So the first cron entry for SAR(</w:t>
        </w:r>
        <w:r>
          <w:rPr>
            <w:rFonts w:ascii="inherit" w:hAnsi="inherit" w:cs="Arial"/>
            <w:color w:val="FF0000"/>
            <w:sz w:val="19"/>
            <w:szCs w:val="19"/>
            <w:bdr w:val="none" w:sz="0" w:space="0" w:color="auto" w:frame="1"/>
          </w:rPr>
          <w:t>/usr/lib64/sa/sa1</w:t>
        </w:r>
        <w:r>
          <w:rPr>
            <w:rFonts w:ascii="inherit" w:hAnsi="inherit" w:cs="Arial"/>
            <w:color w:val="222222"/>
            <w:sz w:val="19"/>
            <w:szCs w:val="19"/>
            <w:bdr w:val="none" w:sz="0" w:space="0" w:color="auto" w:frame="1"/>
          </w:rPr>
          <w:t>) will run every 10 minutes which inturn will call the sadc utility to collect system stats and store it in a binary file (one file for a day)</w:t>
        </w:r>
      </w:ins>
    </w:p>
    <w:p w:rsidR="00F6712F" w:rsidRDefault="00F6712F" w:rsidP="00F6712F">
      <w:pPr>
        <w:pStyle w:val="NormalWeb"/>
        <w:spacing w:before="0" w:beforeAutospacing="0" w:after="0" w:afterAutospacing="0" w:line="218" w:lineRule="atLeast"/>
        <w:textAlignment w:val="baseline"/>
        <w:rPr>
          <w:ins w:id="333" w:author="Unknown"/>
          <w:rFonts w:ascii="inherit" w:hAnsi="inherit" w:cs="Arial"/>
          <w:color w:val="222222"/>
          <w:sz w:val="15"/>
          <w:szCs w:val="15"/>
        </w:rPr>
      </w:pPr>
      <w:ins w:id="334" w:author="Unknown">
        <w:r>
          <w:rPr>
            <w:rFonts w:ascii="inherit" w:hAnsi="inherit" w:cs="Arial"/>
            <w:color w:val="222222"/>
            <w:sz w:val="19"/>
            <w:szCs w:val="19"/>
            <w:bdr w:val="none" w:sz="0" w:space="0" w:color="auto" w:frame="1"/>
          </w:rPr>
          <w:t xml:space="preserve">And the second cron entry will dump all the contents of that binary file into another text file, and purges data older than a particular number of days, Normally 7 days by </w:t>
        </w:r>
        <w:proofErr w:type="gramStart"/>
        <w:r>
          <w:rPr>
            <w:rFonts w:ascii="inherit" w:hAnsi="inherit" w:cs="Arial"/>
            <w:color w:val="222222"/>
            <w:sz w:val="19"/>
            <w:szCs w:val="19"/>
            <w:bdr w:val="none" w:sz="0" w:space="0" w:color="auto" w:frame="1"/>
          </w:rPr>
          <w:t>default(</w:t>
        </w:r>
        <w:proofErr w:type="gramEnd"/>
        <w:r>
          <w:rPr>
            <w:rFonts w:ascii="inherit" w:hAnsi="inherit" w:cs="Arial"/>
            <w:color w:val="222222"/>
            <w:sz w:val="19"/>
            <w:szCs w:val="19"/>
            <w:bdr w:val="none" w:sz="0" w:space="0" w:color="auto" w:frame="1"/>
          </w:rPr>
          <w:t>which is mentioned in the following file),</w:t>
        </w:r>
      </w:ins>
    </w:p>
    <w:p w:rsidR="00F6712F" w:rsidRDefault="00F6712F" w:rsidP="00F6712F">
      <w:pPr>
        <w:pStyle w:val="HTMLPreformatted"/>
        <w:shd w:val="clear" w:color="auto" w:fill="F8F8F8"/>
        <w:textAlignment w:val="baseline"/>
        <w:rPr>
          <w:ins w:id="335" w:author="Unknown"/>
          <w:rFonts w:ascii="inherit" w:hAnsi="inherit"/>
          <w:color w:val="222222"/>
          <w:sz w:val="19"/>
          <w:szCs w:val="19"/>
          <w:bdr w:val="none" w:sz="0" w:space="0" w:color="auto" w:frame="1"/>
        </w:rPr>
      </w:pPr>
      <w:ins w:id="336" w:author="Unknown">
        <w:r>
          <w:rPr>
            <w:rFonts w:ascii="inherit" w:hAnsi="inherit"/>
            <w:color w:val="222222"/>
            <w:sz w:val="19"/>
            <w:szCs w:val="19"/>
            <w:bdr w:val="none" w:sz="0" w:space="0" w:color="auto" w:frame="1"/>
          </w:rPr>
          <w:t xml:space="preserve">[root@archive </w:t>
        </w:r>
        <w:proofErr w:type="gramStart"/>
        <w:r>
          <w:rPr>
            <w:rFonts w:ascii="inherit" w:hAnsi="inherit"/>
            <w:color w:val="222222"/>
            <w:sz w:val="19"/>
            <w:szCs w:val="19"/>
            <w:bdr w:val="none" w:sz="0" w:space="0" w:color="auto" w:frame="1"/>
          </w:rPr>
          <w:t>~]#</w:t>
        </w:r>
        <w:proofErr w:type="gramEnd"/>
        <w:r>
          <w:rPr>
            <w:rFonts w:ascii="inherit" w:hAnsi="inherit"/>
            <w:color w:val="222222"/>
            <w:sz w:val="19"/>
            <w:szCs w:val="19"/>
            <w:bdr w:val="none" w:sz="0" w:space="0" w:color="auto" w:frame="1"/>
          </w:rPr>
          <w:t xml:space="preserve"> cat /etc/sysconfig/sysstat</w:t>
        </w:r>
      </w:ins>
    </w:p>
    <w:p w:rsidR="00F6712F" w:rsidRDefault="00F6712F" w:rsidP="00F6712F">
      <w:pPr>
        <w:pStyle w:val="HTMLPreformatted"/>
        <w:shd w:val="clear" w:color="auto" w:fill="F8F8F8"/>
        <w:textAlignment w:val="baseline"/>
        <w:rPr>
          <w:ins w:id="337" w:author="Unknown"/>
          <w:rFonts w:ascii="inherit" w:hAnsi="inherit"/>
          <w:color w:val="222222"/>
          <w:sz w:val="19"/>
          <w:szCs w:val="19"/>
          <w:bdr w:val="none" w:sz="0" w:space="0" w:color="auto" w:frame="1"/>
        </w:rPr>
      </w:pPr>
      <w:ins w:id="338" w:author="Unknown">
        <w:r>
          <w:rPr>
            <w:rFonts w:ascii="inherit" w:hAnsi="inherit"/>
            <w:color w:val="222222"/>
            <w:sz w:val="19"/>
            <w:szCs w:val="19"/>
            <w:bdr w:val="none" w:sz="0" w:space="0" w:color="auto" w:frame="1"/>
          </w:rPr>
          <w:t># How long to keep log files (days), maximum is a month</w:t>
        </w:r>
      </w:ins>
    </w:p>
    <w:p w:rsidR="00F6712F" w:rsidRDefault="00F6712F" w:rsidP="00F6712F">
      <w:pPr>
        <w:pStyle w:val="HTMLPreformatted"/>
        <w:shd w:val="clear" w:color="auto" w:fill="F8F8F8"/>
        <w:textAlignment w:val="baseline"/>
        <w:rPr>
          <w:ins w:id="339" w:author="Unknown"/>
          <w:color w:val="222222"/>
          <w:sz w:val="15"/>
          <w:szCs w:val="15"/>
        </w:rPr>
      </w:pPr>
      <w:ins w:id="340" w:author="Unknown">
        <w:r>
          <w:rPr>
            <w:rFonts w:ascii="inherit" w:hAnsi="inherit"/>
            <w:color w:val="222222"/>
            <w:sz w:val="19"/>
            <w:szCs w:val="19"/>
            <w:bdr w:val="none" w:sz="0" w:space="0" w:color="auto" w:frame="1"/>
          </w:rPr>
          <w:t>HISTORY=7</w:t>
        </w:r>
      </w:ins>
    </w:p>
    <w:p w:rsidR="00F6712F" w:rsidRDefault="00F6712F" w:rsidP="00F6712F">
      <w:pPr>
        <w:spacing w:line="218" w:lineRule="atLeast"/>
        <w:textAlignment w:val="baseline"/>
        <w:rPr>
          <w:ins w:id="341" w:author="Unknown"/>
          <w:rFonts w:ascii="inherit" w:hAnsi="inherit" w:cs="Arial"/>
          <w:color w:val="222222"/>
          <w:sz w:val="15"/>
          <w:szCs w:val="15"/>
        </w:rPr>
      </w:pPr>
      <w:ins w:id="342" w:author="Unknown">
        <w:r>
          <w:rPr>
            <w:rFonts w:ascii="inherit" w:hAnsi="inherit" w:cs="Arial"/>
            <w:color w:val="222222"/>
            <w:sz w:val="15"/>
            <w:szCs w:val="15"/>
          </w:rPr>
          <w:t> </w:t>
        </w:r>
      </w:ins>
    </w:p>
    <w:p w:rsidR="00F6712F" w:rsidRDefault="00F6712F" w:rsidP="00F6712F">
      <w:pPr>
        <w:pStyle w:val="NormalWeb"/>
        <w:spacing w:before="0" w:beforeAutospacing="0" w:after="0" w:afterAutospacing="0" w:line="218" w:lineRule="atLeast"/>
        <w:textAlignment w:val="baseline"/>
        <w:rPr>
          <w:ins w:id="343" w:author="Unknown"/>
          <w:rFonts w:ascii="inherit" w:hAnsi="inherit" w:cs="Arial"/>
          <w:color w:val="222222"/>
          <w:sz w:val="15"/>
          <w:szCs w:val="15"/>
        </w:rPr>
      </w:pPr>
      <w:ins w:id="344" w:author="Unknown">
        <w:r>
          <w:rPr>
            <w:rFonts w:ascii="inherit" w:hAnsi="inherit" w:cs="Arial"/>
            <w:color w:val="222222"/>
            <w:sz w:val="19"/>
            <w:szCs w:val="19"/>
            <w:bdr w:val="none" w:sz="0" w:space="0" w:color="auto" w:frame="1"/>
          </w:rPr>
          <w:t>So you can modify that HISTORY entry easily by editing the file</w:t>
        </w:r>
        <w:r>
          <w:rPr>
            <w:rFonts w:ascii="inherit" w:hAnsi="inherit" w:cs="Arial"/>
            <w:color w:val="222222"/>
            <w:sz w:val="15"/>
            <w:szCs w:val="15"/>
          </w:rPr>
          <w:t>.</w:t>
        </w:r>
      </w:ins>
    </w:p>
    <w:p w:rsidR="00F6712F" w:rsidRDefault="00F6712F" w:rsidP="00F6712F">
      <w:pPr>
        <w:pStyle w:val="NormalWeb"/>
        <w:spacing w:before="0" w:beforeAutospacing="0" w:after="0" w:afterAutospacing="0" w:line="218" w:lineRule="atLeast"/>
        <w:textAlignment w:val="baseline"/>
        <w:rPr>
          <w:ins w:id="345" w:author="Unknown"/>
          <w:rFonts w:ascii="inherit" w:hAnsi="inherit" w:cs="Arial"/>
          <w:color w:val="222222"/>
          <w:sz w:val="15"/>
          <w:szCs w:val="15"/>
        </w:rPr>
      </w:pPr>
      <w:ins w:id="346" w:author="Unknown">
        <w:r>
          <w:rPr>
            <w:rFonts w:ascii="inherit" w:hAnsi="inherit" w:cs="Arial"/>
            <w:color w:val="222222"/>
            <w:sz w:val="19"/>
            <w:szCs w:val="19"/>
            <w:bdr w:val="none" w:sz="0" w:space="0" w:color="auto" w:frame="1"/>
          </w:rPr>
          <w:lastRenderedPageBreak/>
          <w:t xml:space="preserve">So although the system statistics is being collected every 10 minutes through </w:t>
        </w:r>
        <w:proofErr w:type="gramStart"/>
        <w:r>
          <w:rPr>
            <w:rFonts w:ascii="inherit" w:hAnsi="inherit" w:cs="Arial"/>
            <w:color w:val="222222"/>
            <w:sz w:val="19"/>
            <w:szCs w:val="19"/>
            <w:bdr w:val="none" w:sz="0" w:space="0" w:color="auto" w:frame="1"/>
          </w:rPr>
          <w:t>cron(</w:t>
        </w:r>
        <w:proofErr w:type="gramEnd"/>
        <w:r>
          <w:rPr>
            <w:rFonts w:ascii="inherit" w:hAnsi="inherit" w:cs="Arial"/>
            <w:color w:val="222222"/>
            <w:sz w:val="19"/>
            <w:szCs w:val="19"/>
            <w:bdr w:val="none" w:sz="0" w:space="0" w:color="auto" w:frame="1"/>
          </w:rPr>
          <w:t>modify the cron to run every 1 minute for more accurate information) If you want to see the stats, then you need to run the command as below.</w:t>
        </w:r>
      </w:ins>
    </w:p>
    <w:p w:rsidR="00F6712F" w:rsidRDefault="00F6712F" w:rsidP="00F6712F">
      <w:pPr>
        <w:pStyle w:val="NormalWeb"/>
        <w:spacing w:before="0" w:beforeAutospacing="0" w:after="0" w:afterAutospacing="0" w:line="218" w:lineRule="atLeast"/>
        <w:textAlignment w:val="baseline"/>
        <w:rPr>
          <w:ins w:id="347" w:author="Unknown"/>
          <w:rFonts w:ascii="inherit" w:hAnsi="inherit" w:cs="Arial"/>
          <w:color w:val="222222"/>
          <w:sz w:val="15"/>
          <w:szCs w:val="15"/>
        </w:rPr>
      </w:pPr>
      <w:ins w:id="348" w:author="Unknown">
        <w:r>
          <w:rPr>
            <w:rFonts w:ascii="inherit" w:hAnsi="inherit" w:cs="Arial"/>
            <w:color w:val="222222"/>
            <w:sz w:val="19"/>
            <w:szCs w:val="19"/>
            <w:bdr w:val="none" w:sz="0" w:space="0" w:color="auto" w:frame="1"/>
          </w:rPr>
          <w:t>The simple sar command output is as shown below.</w:t>
        </w:r>
      </w:ins>
    </w:p>
    <w:p w:rsidR="00F6712F" w:rsidRDefault="00F6712F" w:rsidP="00F6712F">
      <w:pPr>
        <w:pStyle w:val="HTMLPreformatted"/>
        <w:shd w:val="clear" w:color="auto" w:fill="F8F8F8"/>
        <w:textAlignment w:val="baseline"/>
        <w:rPr>
          <w:ins w:id="349" w:author="Unknown"/>
          <w:rFonts w:ascii="inherit" w:hAnsi="inherit"/>
          <w:color w:val="222222"/>
          <w:sz w:val="19"/>
          <w:szCs w:val="19"/>
          <w:bdr w:val="none" w:sz="0" w:space="0" w:color="auto" w:frame="1"/>
        </w:rPr>
      </w:pPr>
      <w:ins w:id="350" w:author="Unknown">
        <w:r>
          <w:rPr>
            <w:rFonts w:ascii="inherit" w:hAnsi="inherit"/>
            <w:color w:val="222222"/>
            <w:sz w:val="19"/>
            <w:szCs w:val="19"/>
            <w:bdr w:val="none" w:sz="0" w:space="0" w:color="auto" w:frame="1"/>
          </w:rPr>
          <w:t>12:00:01 AM     CPU     %user     %nice   %system   %iowait    %steal     %idle</w:t>
        </w:r>
      </w:ins>
    </w:p>
    <w:p w:rsidR="00F6712F" w:rsidRDefault="00F6712F" w:rsidP="00F6712F">
      <w:pPr>
        <w:pStyle w:val="HTMLPreformatted"/>
        <w:shd w:val="clear" w:color="auto" w:fill="F8F8F8"/>
        <w:textAlignment w:val="baseline"/>
        <w:rPr>
          <w:ins w:id="351" w:author="Unknown"/>
          <w:rFonts w:ascii="inherit" w:hAnsi="inherit"/>
          <w:color w:val="222222"/>
          <w:sz w:val="19"/>
          <w:szCs w:val="19"/>
          <w:bdr w:val="none" w:sz="0" w:space="0" w:color="auto" w:frame="1"/>
        </w:rPr>
      </w:pPr>
      <w:ins w:id="352" w:author="Unknown">
        <w:r>
          <w:rPr>
            <w:rFonts w:ascii="inherit" w:hAnsi="inherit"/>
            <w:color w:val="222222"/>
            <w:sz w:val="19"/>
            <w:szCs w:val="19"/>
            <w:bdr w:val="none" w:sz="0" w:space="0" w:color="auto" w:frame="1"/>
          </w:rPr>
          <w:t>12:01:01 AM     all     73.28      0.00      1.25      0.00      0.00     25.47</w:t>
        </w:r>
      </w:ins>
    </w:p>
    <w:p w:rsidR="00F6712F" w:rsidRDefault="00F6712F" w:rsidP="00F6712F">
      <w:pPr>
        <w:pStyle w:val="HTMLPreformatted"/>
        <w:shd w:val="clear" w:color="auto" w:fill="F8F8F8"/>
        <w:textAlignment w:val="baseline"/>
        <w:rPr>
          <w:ins w:id="353" w:author="Unknown"/>
          <w:rFonts w:ascii="inherit" w:hAnsi="inherit"/>
          <w:color w:val="222222"/>
          <w:sz w:val="19"/>
          <w:szCs w:val="19"/>
          <w:bdr w:val="none" w:sz="0" w:space="0" w:color="auto" w:frame="1"/>
        </w:rPr>
      </w:pPr>
      <w:ins w:id="354" w:author="Unknown">
        <w:r>
          <w:rPr>
            <w:rFonts w:ascii="inherit" w:hAnsi="inherit"/>
            <w:color w:val="222222"/>
            <w:sz w:val="19"/>
            <w:szCs w:val="19"/>
            <w:bdr w:val="none" w:sz="0" w:space="0" w:color="auto" w:frame="1"/>
          </w:rPr>
          <w:t>12:02:01 AM     all      7.83      0.00      0.44      0.00      0.00     91.73</w:t>
        </w:r>
      </w:ins>
    </w:p>
    <w:p w:rsidR="00F6712F" w:rsidRDefault="00F6712F" w:rsidP="00F6712F">
      <w:pPr>
        <w:pStyle w:val="HTMLPreformatted"/>
        <w:shd w:val="clear" w:color="auto" w:fill="F8F8F8"/>
        <w:textAlignment w:val="baseline"/>
        <w:rPr>
          <w:ins w:id="355" w:author="Unknown"/>
          <w:rFonts w:ascii="inherit" w:hAnsi="inherit"/>
          <w:color w:val="222222"/>
          <w:sz w:val="19"/>
          <w:szCs w:val="19"/>
          <w:bdr w:val="none" w:sz="0" w:space="0" w:color="auto" w:frame="1"/>
        </w:rPr>
      </w:pPr>
      <w:ins w:id="356" w:author="Unknown">
        <w:r>
          <w:rPr>
            <w:rFonts w:ascii="inherit" w:hAnsi="inherit"/>
            <w:color w:val="222222"/>
            <w:sz w:val="19"/>
            <w:szCs w:val="19"/>
            <w:bdr w:val="none" w:sz="0" w:space="0" w:color="auto" w:frame="1"/>
          </w:rPr>
          <w:t>12:03:01 AM     all     61.65      0.00      0.70      0.00      0.00     37.66</w:t>
        </w:r>
      </w:ins>
    </w:p>
    <w:p w:rsidR="00F6712F" w:rsidRDefault="00F6712F" w:rsidP="00F6712F">
      <w:pPr>
        <w:pStyle w:val="HTMLPreformatted"/>
        <w:shd w:val="clear" w:color="auto" w:fill="F8F8F8"/>
        <w:textAlignment w:val="baseline"/>
        <w:rPr>
          <w:ins w:id="357" w:author="Unknown"/>
          <w:rFonts w:ascii="inherit" w:hAnsi="inherit"/>
          <w:color w:val="222222"/>
          <w:sz w:val="19"/>
          <w:szCs w:val="19"/>
          <w:bdr w:val="none" w:sz="0" w:space="0" w:color="auto" w:frame="1"/>
        </w:rPr>
      </w:pPr>
      <w:ins w:id="358" w:author="Unknown">
        <w:r>
          <w:rPr>
            <w:rFonts w:ascii="inherit" w:hAnsi="inherit"/>
            <w:color w:val="222222"/>
            <w:sz w:val="19"/>
            <w:szCs w:val="19"/>
            <w:bdr w:val="none" w:sz="0" w:space="0" w:color="auto" w:frame="1"/>
          </w:rPr>
          <w:t>12:04:01 AM     all     57.85      0.00      0.82      0.00      0.00     41.34</w:t>
        </w:r>
      </w:ins>
    </w:p>
    <w:p w:rsidR="00F6712F" w:rsidRDefault="00F6712F" w:rsidP="00F6712F">
      <w:pPr>
        <w:pStyle w:val="HTMLPreformatted"/>
        <w:shd w:val="clear" w:color="auto" w:fill="F8F8F8"/>
        <w:textAlignment w:val="baseline"/>
        <w:rPr>
          <w:ins w:id="359" w:author="Unknown"/>
          <w:rFonts w:ascii="inherit" w:hAnsi="inherit"/>
          <w:color w:val="222222"/>
          <w:sz w:val="19"/>
          <w:szCs w:val="19"/>
          <w:bdr w:val="none" w:sz="0" w:space="0" w:color="auto" w:frame="1"/>
        </w:rPr>
      </w:pPr>
      <w:ins w:id="360" w:author="Unknown">
        <w:r>
          <w:rPr>
            <w:rFonts w:ascii="inherit" w:hAnsi="inherit"/>
            <w:color w:val="222222"/>
            <w:sz w:val="19"/>
            <w:szCs w:val="19"/>
            <w:bdr w:val="none" w:sz="0" w:space="0" w:color="auto" w:frame="1"/>
          </w:rPr>
          <w:t>12:05:01 AM     all      4.25      0.00      0.41      0.00      0.00     95.34</w:t>
        </w:r>
      </w:ins>
    </w:p>
    <w:p w:rsidR="00F6712F" w:rsidRDefault="00F6712F" w:rsidP="00F6712F">
      <w:pPr>
        <w:pStyle w:val="HTMLPreformatted"/>
        <w:shd w:val="clear" w:color="auto" w:fill="F8F8F8"/>
        <w:textAlignment w:val="baseline"/>
        <w:rPr>
          <w:ins w:id="361" w:author="Unknown"/>
          <w:rFonts w:ascii="inherit" w:hAnsi="inherit"/>
          <w:color w:val="222222"/>
          <w:sz w:val="19"/>
          <w:szCs w:val="19"/>
          <w:bdr w:val="none" w:sz="0" w:space="0" w:color="auto" w:frame="1"/>
        </w:rPr>
      </w:pPr>
      <w:ins w:id="362" w:author="Unknown">
        <w:r>
          <w:rPr>
            <w:rFonts w:ascii="inherit" w:hAnsi="inherit"/>
            <w:color w:val="222222"/>
            <w:sz w:val="19"/>
            <w:szCs w:val="19"/>
            <w:bdr w:val="none" w:sz="0" w:space="0" w:color="auto" w:frame="1"/>
          </w:rPr>
          <w:t>12:06:01 AM     all      4.20      0.00      0.22      0.00      0.00     95.58</w:t>
        </w:r>
      </w:ins>
    </w:p>
    <w:p w:rsidR="00F6712F" w:rsidRDefault="00F6712F" w:rsidP="00F6712F">
      <w:pPr>
        <w:pStyle w:val="HTMLPreformatted"/>
        <w:shd w:val="clear" w:color="auto" w:fill="F8F8F8"/>
        <w:textAlignment w:val="baseline"/>
        <w:rPr>
          <w:ins w:id="363" w:author="Unknown"/>
          <w:rFonts w:ascii="inherit" w:hAnsi="inherit"/>
          <w:color w:val="222222"/>
          <w:sz w:val="19"/>
          <w:szCs w:val="19"/>
          <w:bdr w:val="none" w:sz="0" w:space="0" w:color="auto" w:frame="1"/>
        </w:rPr>
      </w:pPr>
      <w:ins w:id="364" w:author="Unknown">
        <w:r>
          <w:rPr>
            <w:rFonts w:ascii="inherit" w:hAnsi="inherit"/>
            <w:color w:val="222222"/>
            <w:sz w:val="19"/>
            <w:szCs w:val="19"/>
            <w:bdr w:val="none" w:sz="0" w:space="0" w:color="auto" w:frame="1"/>
          </w:rPr>
          <w:t>12:07:01 AM     all      5.05      0.00      0.33      0.00      0.00     94.63</w:t>
        </w:r>
      </w:ins>
    </w:p>
    <w:p w:rsidR="00F6712F" w:rsidRDefault="00F6712F" w:rsidP="00F6712F">
      <w:pPr>
        <w:pStyle w:val="HTMLPreformatted"/>
        <w:shd w:val="clear" w:color="auto" w:fill="F8F8F8"/>
        <w:textAlignment w:val="baseline"/>
        <w:rPr>
          <w:ins w:id="365" w:author="Unknown"/>
          <w:rFonts w:ascii="inherit" w:hAnsi="inherit"/>
          <w:color w:val="222222"/>
          <w:sz w:val="19"/>
          <w:szCs w:val="19"/>
          <w:bdr w:val="none" w:sz="0" w:space="0" w:color="auto" w:frame="1"/>
        </w:rPr>
      </w:pPr>
      <w:ins w:id="366" w:author="Unknown">
        <w:r>
          <w:rPr>
            <w:rFonts w:ascii="inherit" w:hAnsi="inherit"/>
            <w:color w:val="222222"/>
            <w:sz w:val="19"/>
            <w:szCs w:val="19"/>
            <w:bdr w:val="none" w:sz="0" w:space="0" w:color="auto" w:frame="1"/>
          </w:rPr>
          <w:t>12:08:01 AM     all      4.76      0.00      0.06      0.00      0.00     95.18</w:t>
        </w:r>
      </w:ins>
    </w:p>
    <w:p w:rsidR="00F6712F" w:rsidRDefault="00F6712F" w:rsidP="00F6712F">
      <w:pPr>
        <w:pStyle w:val="HTMLPreformatted"/>
        <w:shd w:val="clear" w:color="auto" w:fill="F8F8F8"/>
        <w:textAlignment w:val="baseline"/>
        <w:rPr>
          <w:ins w:id="367" w:author="Unknown"/>
          <w:rFonts w:ascii="inherit" w:hAnsi="inherit"/>
          <w:color w:val="222222"/>
          <w:sz w:val="19"/>
          <w:szCs w:val="19"/>
          <w:bdr w:val="none" w:sz="0" w:space="0" w:color="auto" w:frame="1"/>
        </w:rPr>
      </w:pPr>
      <w:ins w:id="368" w:author="Unknown">
        <w:r>
          <w:rPr>
            <w:rFonts w:ascii="inherit" w:hAnsi="inherit"/>
            <w:color w:val="222222"/>
            <w:sz w:val="19"/>
            <w:szCs w:val="19"/>
            <w:bdr w:val="none" w:sz="0" w:space="0" w:color="auto" w:frame="1"/>
          </w:rPr>
          <w:t>12:09:01 AM     all     37.57      0.00      0.37      0.00      0.00     62.05</w:t>
        </w:r>
      </w:ins>
    </w:p>
    <w:p w:rsidR="00F6712F" w:rsidRDefault="00F6712F" w:rsidP="00F6712F">
      <w:pPr>
        <w:pStyle w:val="HTMLPreformatted"/>
        <w:shd w:val="clear" w:color="auto" w:fill="F8F8F8"/>
        <w:textAlignment w:val="baseline"/>
        <w:rPr>
          <w:ins w:id="369" w:author="Unknown"/>
          <w:rFonts w:ascii="inherit" w:hAnsi="inherit"/>
          <w:color w:val="222222"/>
          <w:sz w:val="19"/>
          <w:szCs w:val="19"/>
          <w:bdr w:val="none" w:sz="0" w:space="0" w:color="auto" w:frame="1"/>
        </w:rPr>
      </w:pPr>
      <w:ins w:id="370" w:author="Unknown">
        <w:r>
          <w:rPr>
            <w:rFonts w:ascii="inherit" w:hAnsi="inherit"/>
            <w:color w:val="222222"/>
            <w:sz w:val="19"/>
            <w:szCs w:val="19"/>
            <w:bdr w:val="none" w:sz="0" w:space="0" w:color="auto" w:frame="1"/>
          </w:rPr>
          <w:t>12:10:01 AM     all     70.04      0.00      0.80      0.00      0.00     29.16</w:t>
        </w:r>
      </w:ins>
    </w:p>
    <w:p w:rsidR="00F6712F" w:rsidRDefault="00F6712F" w:rsidP="00F6712F">
      <w:pPr>
        <w:pStyle w:val="HTMLPreformatted"/>
        <w:shd w:val="clear" w:color="auto" w:fill="F8F8F8"/>
        <w:textAlignment w:val="baseline"/>
        <w:rPr>
          <w:ins w:id="371" w:author="Unknown"/>
          <w:color w:val="222222"/>
          <w:sz w:val="15"/>
          <w:szCs w:val="15"/>
        </w:rPr>
      </w:pPr>
      <w:ins w:id="372" w:author="Unknown">
        <w:r>
          <w:rPr>
            <w:rFonts w:ascii="inherit" w:hAnsi="inherit"/>
            <w:color w:val="222222"/>
            <w:sz w:val="19"/>
            <w:szCs w:val="19"/>
            <w:bdr w:val="none" w:sz="0" w:space="0" w:color="auto" w:frame="1"/>
          </w:rPr>
          <w:t>12:11:01 AM     all      5.03      0.00      0.12      0.00      0.00     94.84</w:t>
        </w:r>
      </w:ins>
    </w:p>
    <w:p w:rsidR="00F6712F" w:rsidRDefault="00F6712F" w:rsidP="00F6712F">
      <w:pPr>
        <w:pStyle w:val="NormalWeb"/>
        <w:spacing w:before="0" w:beforeAutospacing="0" w:after="360" w:afterAutospacing="0" w:line="218" w:lineRule="atLeast"/>
        <w:textAlignment w:val="baseline"/>
        <w:rPr>
          <w:ins w:id="373" w:author="Unknown"/>
          <w:rFonts w:ascii="inherit" w:hAnsi="inherit" w:cs="Arial"/>
          <w:color w:val="222222"/>
          <w:sz w:val="15"/>
          <w:szCs w:val="15"/>
        </w:rPr>
      </w:pPr>
      <w:ins w:id="374" w:author="Unknown">
        <w:r>
          <w:rPr>
            <w:rFonts w:ascii="inherit" w:hAnsi="inherit" w:cs="Arial"/>
            <w:color w:val="222222"/>
            <w:sz w:val="15"/>
            <w:szCs w:val="15"/>
          </w:rPr>
          <w:t> </w:t>
        </w:r>
      </w:ins>
    </w:p>
    <w:p w:rsidR="00F6712F" w:rsidRDefault="00F6712F" w:rsidP="00F6712F">
      <w:pPr>
        <w:pStyle w:val="NormalWeb"/>
        <w:spacing w:before="0" w:beforeAutospacing="0" w:after="0" w:afterAutospacing="0" w:line="218" w:lineRule="atLeast"/>
        <w:textAlignment w:val="baseline"/>
        <w:rPr>
          <w:ins w:id="375" w:author="Unknown"/>
          <w:rFonts w:ascii="inherit" w:hAnsi="inherit" w:cs="Arial"/>
          <w:color w:val="222222"/>
          <w:sz w:val="15"/>
          <w:szCs w:val="15"/>
        </w:rPr>
      </w:pPr>
      <w:ins w:id="376" w:author="Unknown">
        <w:r>
          <w:rPr>
            <w:rFonts w:ascii="inherit" w:hAnsi="inherit" w:cs="Arial"/>
            <w:color w:val="222222"/>
            <w:sz w:val="19"/>
            <w:szCs w:val="19"/>
            <w:bdr w:val="none" w:sz="0" w:space="0" w:color="auto" w:frame="1"/>
          </w:rPr>
          <w:t xml:space="preserve">It can be seen from the output that its reporting me the output of the collected stats for every </w:t>
        </w:r>
        <w:proofErr w:type="gramStart"/>
        <w:r>
          <w:rPr>
            <w:rFonts w:ascii="inherit" w:hAnsi="inherit" w:cs="Arial"/>
            <w:color w:val="222222"/>
            <w:sz w:val="19"/>
            <w:szCs w:val="19"/>
            <w:bdr w:val="none" w:sz="0" w:space="0" w:color="auto" w:frame="1"/>
          </w:rPr>
          <w:t>minute(</w:t>
        </w:r>
        <w:proofErr w:type="gramEnd"/>
        <w:r>
          <w:rPr>
            <w:rFonts w:ascii="inherit" w:hAnsi="inherit" w:cs="Arial"/>
            <w:color w:val="222222"/>
            <w:sz w:val="19"/>
            <w:szCs w:val="19"/>
            <w:bdr w:val="none" w:sz="0" w:space="0" w:color="auto" w:frame="1"/>
          </w:rPr>
          <w:t>which means i have my cron at 1 minute interval), and will show the details of the whole day(or will show details collected till when you typed the command).</w:t>
        </w:r>
      </w:ins>
    </w:p>
    <w:p w:rsidR="00F6712F" w:rsidRDefault="00F6712F" w:rsidP="00F6712F">
      <w:pPr>
        <w:pStyle w:val="Heading2"/>
        <w:spacing w:before="0" w:after="180" w:line="312" w:lineRule="atLeast"/>
        <w:textAlignment w:val="baseline"/>
        <w:rPr>
          <w:ins w:id="377" w:author="Unknown"/>
          <w:rFonts w:ascii="Lucida Sans Unicode" w:hAnsi="Lucida Sans Unicode" w:cs="Lucida Sans Unicode"/>
          <w:b w:val="0"/>
          <w:bCs w:val="0"/>
          <w:color w:val="333333"/>
          <w:sz w:val="30"/>
          <w:szCs w:val="30"/>
        </w:rPr>
      </w:pPr>
      <w:ins w:id="378" w:author="Unknown">
        <w:r>
          <w:rPr>
            <w:rFonts w:ascii="Lucida Sans Unicode" w:hAnsi="Lucida Sans Unicode" w:cs="Lucida Sans Unicode"/>
            <w:b w:val="0"/>
            <w:bCs w:val="0"/>
            <w:color w:val="333333"/>
            <w:sz w:val="30"/>
            <w:szCs w:val="30"/>
            <w:u w:val="single"/>
          </w:rPr>
          <w:t>Understanding the output of SAR command</w:t>
        </w:r>
      </w:ins>
    </w:p>
    <w:p w:rsidR="00F6712F" w:rsidRDefault="00F6712F" w:rsidP="00F6712F">
      <w:pPr>
        <w:pStyle w:val="NormalWeb"/>
        <w:spacing w:before="0" w:beforeAutospacing="0" w:after="0" w:afterAutospacing="0" w:line="218" w:lineRule="atLeast"/>
        <w:textAlignment w:val="baseline"/>
        <w:rPr>
          <w:ins w:id="379" w:author="Unknown"/>
          <w:rFonts w:ascii="inherit" w:hAnsi="inherit" w:cs="Arial"/>
          <w:color w:val="222222"/>
          <w:sz w:val="15"/>
          <w:szCs w:val="15"/>
        </w:rPr>
      </w:pPr>
      <w:ins w:id="380" w:author="Unknown">
        <w:r>
          <w:rPr>
            <w:rStyle w:val="Strong"/>
            <w:rFonts w:ascii="inherit" w:hAnsi="inherit" w:cs="Arial"/>
            <w:color w:val="222222"/>
            <w:sz w:val="19"/>
            <w:szCs w:val="19"/>
            <w:u w:val="single"/>
            <w:bdr w:val="none" w:sz="0" w:space="0" w:color="auto" w:frame="1"/>
          </w:rPr>
          <w:t>%user</w:t>
        </w:r>
        <w:r>
          <w:rPr>
            <w:rFonts w:ascii="inherit" w:hAnsi="inherit" w:cs="Arial"/>
            <w:color w:val="222222"/>
            <w:sz w:val="15"/>
            <w:szCs w:val="15"/>
            <w:bdr w:val="none" w:sz="0" w:space="0" w:color="auto" w:frame="1"/>
          </w:rPr>
          <w:t>:</w:t>
        </w:r>
        <w:r>
          <w:rPr>
            <w:rStyle w:val="apple-converted-space"/>
            <w:rFonts w:ascii="inherit" w:hAnsi="inherit" w:cs="Arial"/>
            <w:color w:val="222222"/>
            <w:sz w:val="15"/>
            <w:szCs w:val="15"/>
            <w:bdr w:val="none" w:sz="0" w:space="0" w:color="auto" w:frame="1"/>
          </w:rPr>
          <w:t> </w:t>
        </w:r>
        <w:r>
          <w:rPr>
            <w:rFonts w:ascii="inherit" w:hAnsi="inherit" w:cs="Arial"/>
            <w:color w:val="222222"/>
            <w:sz w:val="19"/>
            <w:szCs w:val="19"/>
            <w:bdr w:val="none" w:sz="0" w:space="0" w:color="auto" w:frame="1"/>
          </w:rPr>
          <w:t>This shows the total time that the processor is spending on different process </w:t>
        </w:r>
        <w:r>
          <w:rPr>
            <w:rFonts w:ascii="inherit" w:hAnsi="inherit" w:cs="Arial"/>
            <w:color w:val="222222"/>
            <w:sz w:val="15"/>
            <w:szCs w:val="15"/>
            <w:bdr w:val="none" w:sz="0" w:space="0" w:color="auto" w:frame="1"/>
          </w:rPr>
          <w:t>YCX5UKN5ZKEJ</w:t>
        </w:r>
      </w:ins>
    </w:p>
    <w:p w:rsidR="00F6712F" w:rsidRDefault="00F6712F" w:rsidP="00F6712F">
      <w:pPr>
        <w:pStyle w:val="NormalWeb"/>
        <w:spacing w:before="0" w:beforeAutospacing="0" w:after="0" w:afterAutospacing="0" w:line="218" w:lineRule="atLeast"/>
        <w:textAlignment w:val="baseline"/>
        <w:rPr>
          <w:ins w:id="381" w:author="Unknown"/>
          <w:rFonts w:ascii="inherit" w:hAnsi="inherit" w:cs="Arial"/>
          <w:color w:val="222222"/>
          <w:sz w:val="15"/>
          <w:szCs w:val="15"/>
        </w:rPr>
      </w:pPr>
      <w:ins w:id="382" w:author="Unknown">
        <w:r>
          <w:rPr>
            <w:rStyle w:val="Strong"/>
            <w:rFonts w:ascii="inherit" w:hAnsi="inherit" w:cs="Arial"/>
            <w:color w:val="222222"/>
            <w:sz w:val="19"/>
            <w:szCs w:val="19"/>
            <w:u w:val="single"/>
            <w:bdr w:val="none" w:sz="0" w:space="0" w:color="auto" w:frame="1"/>
          </w:rPr>
          <w:t>%sys:</w:t>
        </w:r>
        <w:r>
          <w:rPr>
            <w:rStyle w:val="apple-converted-space"/>
            <w:rFonts w:ascii="inherit" w:hAnsi="inherit" w:cs="Arial"/>
            <w:b/>
            <w:bCs/>
            <w:color w:val="222222"/>
            <w:sz w:val="19"/>
            <w:szCs w:val="19"/>
            <w:u w:val="single"/>
            <w:bdr w:val="none" w:sz="0" w:space="0" w:color="auto" w:frame="1"/>
          </w:rPr>
          <w:t> </w:t>
        </w:r>
        <w:r>
          <w:rPr>
            <w:rFonts w:ascii="inherit" w:hAnsi="inherit" w:cs="Arial"/>
            <w:color w:val="222222"/>
            <w:sz w:val="19"/>
            <w:szCs w:val="19"/>
            <w:bdr w:val="none" w:sz="0" w:space="0" w:color="auto" w:frame="1"/>
          </w:rPr>
          <w:t xml:space="preserve">this shows the percentage of time spend by the processor for operating system </w:t>
        </w:r>
        <w:proofErr w:type="gramStart"/>
        <w:r>
          <w:rPr>
            <w:rFonts w:ascii="inherit" w:hAnsi="inherit" w:cs="Arial"/>
            <w:color w:val="222222"/>
            <w:sz w:val="19"/>
            <w:szCs w:val="19"/>
            <w:bdr w:val="none" w:sz="0" w:space="0" w:color="auto" w:frame="1"/>
          </w:rPr>
          <w:t>tasks(</w:t>
        </w:r>
        <w:proofErr w:type="gramEnd"/>
        <w:r>
          <w:rPr>
            <w:rFonts w:ascii="inherit" w:hAnsi="inherit" w:cs="Arial"/>
            <w:color w:val="222222"/>
            <w:sz w:val="19"/>
            <w:szCs w:val="19"/>
            <w:bdr w:val="none" w:sz="0" w:space="0" w:color="auto" w:frame="1"/>
          </w:rPr>
          <w:t>because the previous user shows the time spend for user end process)</w:t>
        </w:r>
      </w:ins>
    </w:p>
    <w:p w:rsidR="00F6712F" w:rsidRDefault="00F6712F" w:rsidP="00F6712F">
      <w:pPr>
        <w:pStyle w:val="NormalWeb"/>
        <w:spacing w:before="0" w:beforeAutospacing="0" w:after="0" w:afterAutospacing="0" w:line="218" w:lineRule="atLeast"/>
        <w:textAlignment w:val="baseline"/>
        <w:rPr>
          <w:ins w:id="383" w:author="Unknown"/>
          <w:rFonts w:ascii="inherit" w:hAnsi="inherit" w:cs="Arial"/>
          <w:color w:val="222222"/>
          <w:sz w:val="15"/>
          <w:szCs w:val="15"/>
        </w:rPr>
      </w:pPr>
      <w:ins w:id="384" w:author="Unknown">
        <w:r>
          <w:rPr>
            <w:rStyle w:val="Strong"/>
            <w:rFonts w:ascii="inherit" w:hAnsi="inherit" w:cs="Arial"/>
            <w:color w:val="222222"/>
            <w:sz w:val="19"/>
            <w:szCs w:val="19"/>
            <w:u w:val="single"/>
            <w:bdr w:val="none" w:sz="0" w:space="0" w:color="auto" w:frame="1"/>
          </w:rPr>
          <w:t>%iowait:</w:t>
        </w:r>
        <w:r>
          <w:rPr>
            <w:rStyle w:val="apple-converted-space"/>
            <w:rFonts w:ascii="inherit" w:hAnsi="inherit" w:cs="Arial"/>
            <w:b/>
            <w:bCs/>
            <w:color w:val="222222"/>
            <w:sz w:val="19"/>
            <w:szCs w:val="19"/>
            <w:u w:val="single"/>
            <w:bdr w:val="none" w:sz="0" w:space="0" w:color="auto" w:frame="1"/>
          </w:rPr>
          <w:t> </w:t>
        </w:r>
        <w:r>
          <w:rPr>
            <w:rFonts w:ascii="inherit" w:hAnsi="inherit" w:cs="Arial"/>
            <w:color w:val="222222"/>
            <w:sz w:val="19"/>
            <w:szCs w:val="19"/>
            <w:bdr w:val="none" w:sz="0" w:space="0" w:color="auto" w:frame="1"/>
          </w:rPr>
          <w:t xml:space="preserve">the name iowait itself suggests that its the time spend by processor waiting for </w:t>
        </w:r>
        <w:proofErr w:type="gramStart"/>
        <w:r>
          <w:rPr>
            <w:rFonts w:ascii="inherit" w:hAnsi="inherit" w:cs="Arial"/>
            <w:color w:val="222222"/>
            <w:sz w:val="19"/>
            <w:szCs w:val="19"/>
            <w:bdr w:val="none" w:sz="0" w:space="0" w:color="auto" w:frame="1"/>
          </w:rPr>
          <w:t>devices(</w:t>
        </w:r>
        <w:proofErr w:type="gramEnd"/>
        <w:r>
          <w:rPr>
            <w:rFonts w:ascii="inherit" w:hAnsi="inherit" w:cs="Arial"/>
            <w:color w:val="222222"/>
            <w:sz w:val="19"/>
            <w:szCs w:val="19"/>
            <w:bdr w:val="none" w:sz="0" w:space="0" w:color="auto" w:frame="1"/>
          </w:rPr>
          <w:t>input and output)</w:t>
        </w:r>
      </w:ins>
    </w:p>
    <w:p w:rsidR="00F6712F" w:rsidRDefault="00F6712F" w:rsidP="00F6712F">
      <w:pPr>
        <w:pStyle w:val="NormalWeb"/>
        <w:spacing w:before="0" w:beforeAutospacing="0" w:after="0" w:afterAutospacing="0" w:line="218" w:lineRule="atLeast"/>
        <w:textAlignment w:val="baseline"/>
        <w:rPr>
          <w:ins w:id="385" w:author="Unknown"/>
          <w:rFonts w:ascii="inherit" w:hAnsi="inherit" w:cs="Arial"/>
          <w:color w:val="222222"/>
          <w:sz w:val="15"/>
          <w:szCs w:val="15"/>
        </w:rPr>
      </w:pPr>
      <w:ins w:id="386" w:author="Unknown">
        <w:r>
          <w:rPr>
            <w:rStyle w:val="Strong"/>
            <w:rFonts w:ascii="inherit" w:hAnsi="inherit" w:cs="Arial"/>
            <w:color w:val="222222"/>
            <w:sz w:val="19"/>
            <w:szCs w:val="19"/>
            <w:u w:val="single"/>
            <w:bdr w:val="none" w:sz="0" w:space="0" w:color="auto" w:frame="1"/>
          </w:rPr>
          <w:t>%nice:</w:t>
        </w:r>
        <w:r>
          <w:rPr>
            <w:rStyle w:val="apple-converted-space"/>
            <w:rFonts w:ascii="inherit" w:hAnsi="inherit" w:cs="Arial"/>
            <w:b/>
            <w:bCs/>
            <w:color w:val="222222"/>
            <w:sz w:val="19"/>
            <w:szCs w:val="19"/>
            <w:u w:val="single"/>
            <w:bdr w:val="none" w:sz="0" w:space="0" w:color="auto" w:frame="1"/>
          </w:rPr>
          <w:t> </w:t>
        </w:r>
        <w:r>
          <w:rPr>
            <w:rFonts w:ascii="inherit" w:hAnsi="inherit" w:cs="Arial"/>
            <w:color w:val="222222"/>
            <w:sz w:val="19"/>
            <w:szCs w:val="19"/>
            <w:bdr w:val="none" w:sz="0" w:space="0" w:color="auto" w:frame="1"/>
          </w:rPr>
          <w:t>Most of you guys must be knowing that a user can change the priority of a</w:t>
        </w:r>
        <w:r>
          <w:rPr>
            <w:rStyle w:val="apple-converted-space"/>
            <w:rFonts w:ascii="inherit" w:hAnsi="inherit" w:cs="Arial"/>
            <w:color w:val="222222"/>
            <w:sz w:val="19"/>
            <w:szCs w:val="19"/>
            <w:bdr w:val="none" w:sz="0" w:space="0" w:color="auto" w:frame="1"/>
          </w:rPr>
          <w:t> </w:t>
        </w:r>
        <w:r w:rsidR="00ED61C9">
          <w:rPr>
            <w:rFonts w:ascii="inherit" w:hAnsi="inherit" w:cs="Arial"/>
            <w:color w:val="222222"/>
            <w:sz w:val="19"/>
            <w:szCs w:val="19"/>
            <w:bdr w:val="none" w:sz="0" w:space="0" w:color="auto" w:frame="1"/>
          </w:rPr>
          <w:fldChar w:fldCharType="begin"/>
        </w:r>
        <w:r>
          <w:rPr>
            <w:rFonts w:ascii="inherit" w:hAnsi="inherit" w:cs="Arial"/>
            <w:color w:val="222222"/>
            <w:sz w:val="19"/>
            <w:szCs w:val="19"/>
            <w:bdr w:val="none" w:sz="0" w:space="0" w:color="auto" w:frame="1"/>
          </w:rPr>
          <w:instrText xml:space="preserve"> HYPERLINK "http://www.slashroot.in/linux-processes-administration-and-monitoring-tutorial" </w:instrText>
        </w:r>
        <w:r w:rsidR="00ED61C9">
          <w:rPr>
            <w:rFonts w:ascii="inherit" w:hAnsi="inherit" w:cs="Arial"/>
            <w:color w:val="222222"/>
            <w:sz w:val="19"/>
            <w:szCs w:val="19"/>
            <w:bdr w:val="none" w:sz="0" w:space="0" w:color="auto" w:frame="1"/>
          </w:rPr>
          <w:fldChar w:fldCharType="separate"/>
        </w:r>
        <w:r>
          <w:rPr>
            <w:rStyle w:val="Hyperlink"/>
            <w:rFonts w:ascii="inherit" w:hAnsi="inherit" w:cs="Arial"/>
            <w:color w:val="333333"/>
            <w:sz w:val="19"/>
            <w:szCs w:val="19"/>
            <w:bdr w:val="none" w:sz="0" w:space="0" w:color="auto" w:frame="1"/>
          </w:rPr>
          <w:t>process in linux</w:t>
        </w:r>
        <w:r w:rsidR="00ED61C9">
          <w:rPr>
            <w:rFonts w:ascii="inherit" w:hAnsi="inherit" w:cs="Arial"/>
            <w:color w:val="222222"/>
            <w:sz w:val="19"/>
            <w:szCs w:val="19"/>
            <w:bdr w:val="none" w:sz="0" w:space="0" w:color="auto" w:frame="1"/>
          </w:rPr>
          <w:fldChar w:fldCharType="end"/>
        </w:r>
        <w:r>
          <w:rPr>
            <w:rFonts w:ascii="inherit" w:hAnsi="inherit" w:cs="Arial"/>
            <w:color w:val="222222"/>
            <w:sz w:val="19"/>
            <w:szCs w:val="19"/>
            <w:bdr w:val="none" w:sz="0" w:space="0" w:color="auto" w:frame="1"/>
          </w:rPr>
          <w:t>by</w:t>
        </w:r>
        <w:r>
          <w:rPr>
            <w:rStyle w:val="apple-converted-space"/>
            <w:rFonts w:ascii="inherit" w:hAnsi="inherit" w:cs="Arial"/>
            <w:color w:val="222222"/>
            <w:sz w:val="19"/>
            <w:szCs w:val="19"/>
            <w:bdr w:val="none" w:sz="0" w:space="0" w:color="auto" w:frame="1"/>
          </w:rPr>
          <w:t> </w:t>
        </w:r>
        <w:r w:rsidR="00ED61C9">
          <w:rPr>
            <w:rFonts w:ascii="inherit" w:hAnsi="inherit" w:cs="Arial"/>
            <w:color w:val="222222"/>
            <w:sz w:val="19"/>
            <w:szCs w:val="19"/>
            <w:bdr w:val="none" w:sz="0" w:space="0" w:color="auto" w:frame="1"/>
          </w:rPr>
          <w:fldChar w:fldCharType="begin"/>
        </w:r>
        <w:r>
          <w:rPr>
            <w:rFonts w:ascii="inherit" w:hAnsi="inherit" w:cs="Arial"/>
            <w:color w:val="222222"/>
            <w:sz w:val="19"/>
            <w:szCs w:val="19"/>
            <w:bdr w:val="none" w:sz="0" w:space="0" w:color="auto" w:frame="1"/>
          </w:rPr>
          <w:instrText xml:space="preserve"> HYPERLINK "http://slashroot.in/nice-and-renice-command-usage-examples-process-priority-linux" </w:instrText>
        </w:r>
        <w:r w:rsidR="00ED61C9">
          <w:rPr>
            <w:rFonts w:ascii="inherit" w:hAnsi="inherit" w:cs="Arial"/>
            <w:color w:val="222222"/>
            <w:sz w:val="19"/>
            <w:szCs w:val="19"/>
            <w:bdr w:val="none" w:sz="0" w:space="0" w:color="auto" w:frame="1"/>
          </w:rPr>
          <w:fldChar w:fldCharType="separate"/>
        </w:r>
        <w:r>
          <w:rPr>
            <w:rStyle w:val="Hyperlink"/>
            <w:rFonts w:ascii="inherit" w:hAnsi="inherit" w:cs="Arial"/>
            <w:color w:val="333333"/>
            <w:sz w:val="19"/>
            <w:szCs w:val="19"/>
            <w:bdr w:val="none" w:sz="0" w:space="0" w:color="auto" w:frame="1"/>
          </w:rPr>
          <w:t>changing the nice value in Linux</w:t>
        </w:r>
        <w:r w:rsidR="00ED61C9">
          <w:rPr>
            <w:rFonts w:ascii="inherit" w:hAnsi="inherit" w:cs="Arial"/>
            <w:color w:val="222222"/>
            <w:sz w:val="19"/>
            <w:szCs w:val="19"/>
            <w:bdr w:val="none" w:sz="0" w:space="0" w:color="auto" w:frame="1"/>
          </w:rPr>
          <w:fldChar w:fldCharType="end"/>
        </w:r>
        <w:r>
          <w:rPr>
            <w:rFonts w:ascii="inherit" w:hAnsi="inherit" w:cs="Arial"/>
            <w:color w:val="222222"/>
            <w:sz w:val="19"/>
            <w:szCs w:val="19"/>
            <w:bdr w:val="none" w:sz="0" w:space="0" w:color="auto" w:frame="1"/>
          </w:rPr>
          <w:t>. This table shows the time spend by CPU for process whose nice value has been changed.</w:t>
        </w:r>
      </w:ins>
    </w:p>
    <w:p w:rsidR="00F6712F" w:rsidRDefault="00F6712F" w:rsidP="00F6712F">
      <w:pPr>
        <w:pStyle w:val="NormalWeb"/>
        <w:spacing w:before="0" w:beforeAutospacing="0" w:after="0" w:afterAutospacing="0" w:line="218" w:lineRule="atLeast"/>
        <w:textAlignment w:val="baseline"/>
        <w:rPr>
          <w:ins w:id="387" w:author="Unknown"/>
          <w:rFonts w:ascii="inherit" w:hAnsi="inherit" w:cs="Arial"/>
          <w:color w:val="222222"/>
          <w:sz w:val="15"/>
          <w:szCs w:val="15"/>
        </w:rPr>
      </w:pPr>
      <w:ins w:id="388" w:author="Unknown">
        <w:r>
          <w:rPr>
            <w:rStyle w:val="Strong"/>
            <w:rFonts w:ascii="inherit" w:hAnsi="inherit" w:cs="Arial"/>
            <w:color w:val="222222"/>
            <w:sz w:val="19"/>
            <w:szCs w:val="19"/>
            <w:u w:val="single"/>
            <w:bdr w:val="none" w:sz="0" w:space="0" w:color="auto" w:frame="1"/>
          </w:rPr>
          <w:t>%steal: </w:t>
        </w:r>
        <w:r>
          <w:rPr>
            <w:rStyle w:val="apple-converted-space"/>
            <w:rFonts w:ascii="inherit" w:hAnsi="inherit" w:cs="Arial"/>
            <w:b/>
            <w:bCs/>
            <w:color w:val="222222"/>
            <w:sz w:val="19"/>
            <w:szCs w:val="19"/>
            <w:u w:val="single"/>
            <w:bdr w:val="none" w:sz="0" w:space="0" w:color="auto" w:frame="1"/>
          </w:rPr>
          <w:t> </w:t>
        </w:r>
        <w:r>
          <w:rPr>
            <w:rFonts w:ascii="inherit" w:hAnsi="inherit" w:cs="Arial"/>
            <w:color w:val="222222"/>
            <w:sz w:val="19"/>
            <w:szCs w:val="19"/>
            <w:bdr w:val="none" w:sz="0" w:space="0" w:color="auto" w:frame="1"/>
          </w:rPr>
          <w:t>This column shows the amount to time spend by a CPU (which is virtualized), for resources from the physical CPU</w:t>
        </w:r>
      </w:ins>
    </w:p>
    <w:p w:rsidR="00F6712F" w:rsidRDefault="00F6712F" w:rsidP="00F6712F">
      <w:pPr>
        <w:pStyle w:val="NormalWeb"/>
        <w:spacing w:before="0" w:beforeAutospacing="0" w:after="0" w:afterAutospacing="0" w:line="218" w:lineRule="atLeast"/>
        <w:textAlignment w:val="baseline"/>
        <w:rPr>
          <w:ins w:id="389" w:author="Unknown"/>
          <w:rFonts w:ascii="inherit" w:hAnsi="inherit" w:cs="Arial"/>
          <w:color w:val="222222"/>
          <w:sz w:val="15"/>
          <w:szCs w:val="15"/>
        </w:rPr>
      </w:pPr>
      <w:ins w:id="390" w:author="Unknown">
        <w:r>
          <w:rPr>
            <w:rStyle w:val="Strong"/>
            <w:rFonts w:ascii="inherit" w:hAnsi="inherit" w:cs="Arial"/>
            <w:color w:val="222222"/>
            <w:sz w:val="19"/>
            <w:szCs w:val="19"/>
            <w:u w:val="single"/>
            <w:bdr w:val="none" w:sz="0" w:space="0" w:color="auto" w:frame="1"/>
          </w:rPr>
          <w:t>%idle:</w:t>
        </w:r>
        <w:r>
          <w:rPr>
            <w:rStyle w:val="apple-converted-space"/>
            <w:rFonts w:ascii="inherit" w:hAnsi="inherit" w:cs="Arial"/>
            <w:b/>
            <w:bCs/>
            <w:color w:val="222222"/>
            <w:sz w:val="19"/>
            <w:szCs w:val="19"/>
            <w:u w:val="single"/>
            <w:bdr w:val="none" w:sz="0" w:space="0" w:color="auto" w:frame="1"/>
          </w:rPr>
          <w:t> </w:t>
        </w:r>
        <w:r>
          <w:rPr>
            <w:rFonts w:ascii="inherit" w:hAnsi="inherit" w:cs="Arial"/>
            <w:color w:val="222222"/>
            <w:sz w:val="19"/>
            <w:szCs w:val="19"/>
            <w:bdr w:val="none" w:sz="0" w:space="0" w:color="auto" w:frame="1"/>
          </w:rPr>
          <w:t>This suggests the idle time spend by the processor.</w:t>
        </w:r>
      </w:ins>
    </w:p>
    <w:p w:rsidR="00F6712F" w:rsidRDefault="00F6712F" w:rsidP="00F6712F">
      <w:pPr>
        <w:pStyle w:val="NormalWeb"/>
        <w:spacing w:before="0" w:beforeAutospacing="0" w:after="0" w:afterAutospacing="0" w:line="218" w:lineRule="atLeast"/>
        <w:textAlignment w:val="baseline"/>
        <w:rPr>
          <w:ins w:id="391" w:author="Unknown"/>
          <w:rFonts w:ascii="inherit" w:hAnsi="inherit" w:cs="Arial"/>
          <w:color w:val="222222"/>
          <w:sz w:val="15"/>
          <w:szCs w:val="15"/>
        </w:rPr>
      </w:pPr>
      <w:ins w:id="392" w:author="Unknown">
        <w:r>
          <w:rPr>
            <w:rFonts w:ascii="inherit" w:hAnsi="inherit" w:cs="Arial"/>
            <w:color w:val="222222"/>
            <w:sz w:val="19"/>
            <w:szCs w:val="19"/>
            <w:bdr w:val="none" w:sz="0" w:space="0" w:color="auto" w:frame="1"/>
          </w:rPr>
          <w:t xml:space="preserve">By </w:t>
        </w:r>
        <w:proofErr w:type="gramStart"/>
        <w:r>
          <w:rPr>
            <w:rFonts w:ascii="inherit" w:hAnsi="inherit" w:cs="Arial"/>
            <w:color w:val="222222"/>
            <w:sz w:val="19"/>
            <w:szCs w:val="19"/>
            <w:bdr w:val="none" w:sz="0" w:space="0" w:color="auto" w:frame="1"/>
          </w:rPr>
          <w:t>default</w:t>
        </w:r>
        <w:proofErr w:type="gramEnd"/>
        <w:r>
          <w:rPr>
            <w:rFonts w:ascii="inherit" w:hAnsi="inherit" w:cs="Arial"/>
            <w:color w:val="222222"/>
            <w:sz w:val="19"/>
            <w:szCs w:val="19"/>
            <w:bdr w:val="none" w:sz="0" w:space="0" w:color="auto" w:frame="1"/>
          </w:rPr>
          <w:t xml:space="preserve"> sar stores all of its data under /var/log/sa/ and a days are named as shown below.</w:t>
        </w:r>
      </w:ins>
    </w:p>
    <w:p w:rsidR="00F6712F" w:rsidRDefault="00F6712F" w:rsidP="00F6712F">
      <w:pPr>
        <w:pStyle w:val="NormalWeb"/>
        <w:spacing w:before="0" w:beforeAutospacing="0" w:after="0" w:afterAutospacing="0" w:line="218" w:lineRule="atLeast"/>
        <w:textAlignment w:val="baseline"/>
        <w:rPr>
          <w:ins w:id="393" w:author="Unknown"/>
          <w:rFonts w:ascii="inherit" w:hAnsi="inherit" w:cs="Arial"/>
          <w:color w:val="222222"/>
          <w:sz w:val="15"/>
          <w:szCs w:val="15"/>
        </w:rPr>
      </w:pPr>
      <w:ins w:id="394" w:author="Unknown">
        <w:r>
          <w:rPr>
            <w:rFonts w:ascii="inherit" w:hAnsi="inherit" w:cs="Arial"/>
            <w:color w:val="FF0000"/>
            <w:sz w:val="19"/>
            <w:szCs w:val="19"/>
            <w:bdr w:val="none" w:sz="0" w:space="0" w:color="auto" w:frame="1"/>
          </w:rPr>
          <w:t>s01 - for first day of the month</w:t>
        </w:r>
      </w:ins>
    </w:p>
    <w:p w:rsidR="00F6712F" w:rsidRDefault="00F6712F" w:rsidP="00F6712F">
      <w:pPr>
        <w:pStyle w:val="NormalWeb"/>
        <w:spacing w:before="0" w:beforeAutospacing="0" w:after="0" w:afterAutospacing="0" w:line="218" w:lineRule="atLeast"/>
        <w:textAlignment w:val="baseline"/>
        <w:rPr>
          <w:ins w:id="395" w:author="Unknown"/>
          <w:rFonts w:ascii="inherit" w:hAnsi="inherit" w:cs="Arial"/>
          <w:color w:val="222222"/>
          <w:sz w:val="15"/>
          <w:szCs w:val="15"/>
        </w:rPr>
      </w:pPr>
      <w:ins w:id="396" w:author="Unknown">
        <w:r>
          <w:rPr>
            <w:rFonts w:ascii="inherit" w:hAnsi="inherit" w:cs="Arial"/>
            <w:color w:val="FF0000"/>
            <w:sz w:val="19"/>
            <w:szCs w:val="19"/>
            <w:bdr w:val="none" w:sz="0" w:space="0" w:color="auto" w:frame="1"/>
          </w:rPr>
          <w:t>s02-for second day of the month</w:t>
        </w:r>
      </w:ins>
    </w:p>
    <w:p w:rsidR="00F6712F" w:rsidRDefault="00F6712F" w:rsidP="00F6712F">
      <w:pPr>
        <w:pStyle w:val="NormalWeb"/>
        <w:spacing w:before="0" w:beforeAutospacing="0" w:after="0" w:afterAutospacing="0" w:line="218" w:lineRule="atLeast"/>
        <w:textAlignment w:val="baseline"/>
        <w:rPr>
          <w:ins w:id="397" w:author="Unknown"/>
          <w:rFonts w:ascii="inherit" w:hAnsi="inherit" w:cs="Arial"/>
          <w:color w:val="222222"/>
          <w:sz w:val="15"/>
          <w:szCs w:val="15"/>
        </w:rPr>
      </w:pPr>
      <w:ins w:id="398" w:author="Unknown">
        <w:r>
          <w:rPr>
            <w:rFonts w:ascii="inherit" w:hAnsi="inherit" w:cs="Arial"/>
            <w:color w:val="FF0000"/>
            <w:sz w:val="19"/>
            <w:szCs w:val="19"/>
            <w:bdr w:val="none" w:sz="0" w:space="0" w:color="auto" w:frame="1"/>
          </w:rPr>
          <w:t>s</w:t>
        </w:r>
        <w:proofErr w:type="gramStart"/>
        <w:r>
          <w:rPr>
            <w:rFonts w:ascii="inherit" w:hAnsi="inherit" w:cs="Arial"/>
            <w:color w:val="FF0000"/>
            <w:sz w:val="19"/>
            <w:szCs w:val="19"/>
            <w:bdr w:val="none" w:sz="0" w:space="0" w:color="auto" w:frame="1"/>
          </w:rPr>
          <w:t>03,s</w:t>
        </w:r>
        <w:proofErr w:type="gramEnd"/>
        <w:r>
          <w:rPr>
            <w:rFonts w:ascii="inherit" w:hAnsi="inherit" w:cs="Arial"/>
            <w:color w:val="FF0000"/>
            <w:sz w:val="19"/>
            <w:szCs w:val="19"/>
            <w:bdr w:val="none" w:sz="0" w:space="0" w:color="auto" w:frame="1"/>
          </w:rPr>
          <w:t>04..and so on.</w:t>
        </w:r>
      </w:ins>
    </w:p>
    <w:p w:rsidR="00F6712F" w:rsidRDefault="00F6712F" w:rsidP="00F6712F">
      <w:pPr>
        <w:pStyle w:val="Heading2"/>
        <w:spacing w:before="0" w:after="180" w:line="312" w:lineRule="atLeast"/>
        <w:textAlignment w:val="baseline"/>
        <w:rPr>
          <w:ins w:id="399" w:author="Unknown"/>
          <w:rFonts w:ascii="Lucida Sans Unicode" w:hAnsi="Lucida Sans Unicode" w:cs="Lucida Sans Unicode"/>
          <w:b w:val="0"/>
          <w:bCs w:val="0"/>
          <w:color w:val="333333"/>
          <w:sz w:val="30"/>
          <w:szCs w:val="30"/>
        </w:rPr>
      </w:pPr>
      <w:ins w:id="400" w:author="Unknown">
        <w:r>
          <w:rPr>
            <w:rFonts w:ascii="Lucida Sans Unicode" w:hAnsi="Lucida Sans Unicode" w:cs="Lucida Sans Unicode"/>
            <w:b w:val="0"/>
            <w:bCs w:val="0"/>
            <w:color w:val="333333"/>
            <w:sz w:val="30"/>
            <w:szCs w:val="30"/>
            <w:u w:val="single"/>
          </w:rPr>
          <w:t>-d option in SAR command</w:t>
        </w:r>
      </w:ins>
    </w:p>
    <w:p w:rsidR="00F6712F" w:rsidRDefault="00F6712F" w:rsidP="00F6712F">
      <w:pPr>
        <w:pStyle w:val="NormalWeb"/>
        <w:spacing w:before="0" w:beforeAutospacing="0" w:after="0" w:afterAutospacing="0" w:line="218" w:lineRule="atLeast"/>
        <w:textAlignment w:val="baseline"/>
        <w:rPr>
          <w:ins w:id="401" w:author="Unknown"/>
          <w:rFonts w:ascii="inherit" w:hAnsi="inherit" w:cs="Arial"/>
          <w:color w:val="222222"/>
          <w:sz w:val="15"/>
          <w:szCs w:val="15"/>
        </w:rPr>
      </w:pPr>
      <w:ins w:id="402" w:author="Unknown">
        <w:r>
          <w:rPr>
            <w:rFonts w:ascii="inherit" w:hAnsi="inherit" w:cs="Arial"/>
            <w:color w:val="222222"/>
            <w:sz w:val="19"/>
            <w:szCs w:val="19"/>
            <w:bdr w:val="none" w:sz="0" w:space="0" w:color="auto" w:frame="1"/>
          </w:rPr>
          <w:t xml:space="preserve">This -d option can be used to report each and every activity related to different devices attached to the </w:t>
        </w:r>
        <w:proofErr w:type="gramStart"/>
        <w:r>
          <w:rPr>
            <w:rFonts w:ascii="inherit" w:hAnsi="inherit" w:cs="Arial"/>
            <w:color w:val="222222"/>
            <w:sz w:val="19"/>
            <w:szCs w:val="19"/>
            <w:bdr w:val="none" w:sz="0" w:space="0" w:color="auto" w:frame="1"/>
          </w:rPr>
          <w:t>system(</w:t>
        </w:r>
        <w:proofErr w:type="gramEnd"/>
        <w:r>
          <w:rPr>
            <w:rFonts w:ascii="inherit" w:hAnsi="inherit" w:cs="Arial"/>
            <w:color w:val="222222"/>
            <w:sz w:val="19"/>
            <w:szCs w:val="19"/>
            <w:bdr w:val="none" w:sz="0" w:space="0" w:color="auto" w:frame="1"/>
          </w:rPr>
          <w:t>block devices).</w:t>
        </w:r>
        <w:r>
          <w:rPr>
            <w:rStyle w:val="apple-converted-space"/>
            <w:rFonts w:ascii="inherit" w:hAnsi="inherit" w:cs="Arial"/>
            <w:color w:val="222222"/>
            <w:sz w:val="15"/>
            <w:szCs w:val="15"/>
          </w:rPr>
          <w:t> </w:t>
        </w:r>
        <w:r>
          <w:rPr>
            <w:rFonts w:ascii="inherit" w:hAnsi="inherit" w:cs="Arial"/>
            <w:color w:val="222222"/>
            <w:sz w:val="19"/>
            <w:szCs w:val="19"/>
            <w:bdr w:val="none" w:sz="0" w:space="0" w:color="auto" w:frame="1"/>
          </w:rPr>
          <w:t>A typical output of the sar command with -d option is shown below.</w:t>
        </w:r>
      </w:ins>
    </w:p>
    <w:p w:rsidR="00F6712F" w:rsidRDefault="00F6712F" w:rsidP="00F6712F">
      <w:pPr>
        <w:pStyle w:val="HTMLPreformatted"/>
        <w:shd w:val="clear" w:color="auto" w:fill="F8F8F8"/>
        <w:textAlignment w:val="baseline"/>
        <w:rPr>
          <w:ins w:id="403" w:author="Unknown"/>
          <w:rFonts w:ascii="inherit" w:hAnsi="inherit"/>
          <w:color w:val="222222"/>
          <w:sz w:val="19"/>
          <w:szCs w:val="19"/>
          <w:bdr w:val="none" w:sz="0" w:space="0" w:color="auto" w:frame="1"/>
        </w:rPr>
      </w:pPr>
      <w:ins w:id="404" w:author="Unknown">
        <w:r>
          <w:rPr>
            <w:rFonts w:ascii="inherit" w:hAnsi="inherit"/>
            <w:color w:val="222222"/>
            <w:sz w:val="19"/>
            <w:szCs w:val="19"/>
            <w:bdr w:val="none" w:sz="0" w:space="0" w:color="auto" w:frame="1"/>
          </w:rPr>
          <w:t xml:space="preserve">12:00:01 AM       DEV       </w:t>
        </w:r>
        <w:proofErr w:type="gramStart"/>
        <w:r>
          <w:rPr>
            <w:rFonts w:ascii="inherit" w:hAnsi="inherit"/>
            <w:color w:val="222222"/>
            <w:sz w:val="19"/>
            <w:szCs w:val="19"/>
            <w:bdr w:val="none" w:sz="0" w:space="0" w:color="auto" w:frame="1"/>
          </w:rPr>
          <w:t>tps  rd</w:t>
        </w:r>
        <w:proofErr w:type="gramEnd"/>
        <w:r>
          <w:rPr>
            <w:rFonts w:ascii="inherit" w:hAnsi="inherit"/>
            <w:color w:val="222222"/>
            <w:sz w:val="19"/>
            <w:szCs w:val="19"/>
            <w:bdr w:val="none" w:sz="0" w:space="0" w:color="auto" w:frame="1"/>
          </w:rPr>
          <w:t>_sec/s  wr_sec/s  avgrq-sz  avgqu-sz     await     svctm     %util</w:t>
        </w:r>
      </w:ins>
    </w:p>
    <w:p w:rsidR="00F6712F" w:rsidRDefault="00F6712F" w:rsidP="00F6712F">
      <w:pPr>
        <w:pStyle w:val="HTMLPreformatted"/>
        <w:shd w:val="clear" w:color="auto" w:fill="F8F8F8"/>
        <w:textAlignment w:val="baseline"/>
        <w:rPr>
          <w:ins w:id="405" w:author="Unknown"/>
          <w:rFonts w:ascii="inherit" w:hAnsi="inherit"/>
          <w:color w:val="222222"/>
          <w:sz w:val="19"/>
          <w:szCs w:val="19"/>
          <w:bdr w:val="none" w:sz="0" w:space="0" w:color="auto" w:frame="1"/>
        </w:rPr>
      </w:pPr>
      <w:ins w:id="406" w:author="Unknown">
        <w:r>
          <w:rPr>
            <w:rFonts w:ascii="inherit" w:hAnsi="inherit"/>
            <w:color w:val="222222"/>
            <w:sz w:val="19"/>
            <w:szCs w:val="19"/>
            <w:bdr w:val="none" w:sz="0" w:space="0" w:color="auto" w:frame="1"/>
          </w:rPr>
          <w:t>12:01:01 AM    dev3-0      0.00      0.00      0.00      0.00      0.00      0.00      0.00      0.00</w:t>
        </w:r>
      </w:ins>
    </w:p>
    <w:p w:rsidR="00F6712F" w:rsidRDefault="00F6712F" w:rsidP="00F6712F">
      <w:pPr>
        <w:pStyle w:val="HTMLPreformatted"/>
        <w:shd w:val="clear" w:color="auto" w:fill="F8F8F8"/>
        <w:textAlignment w:val="baseline"/>
        <w:rPr>
          <w:ins w:id="407" w:author="Unknown"/>
          <w:rFonts w:ascii="inherit" w:hAnsi="inherit"/>
          <w:color w:val="222222"/>
          <w:sz w:val="19"/>
          <w:szCs w:val="19"/>
          <w:bdr w:val="none" w:sz="0" w:space="0" w:color="auto" w:frame="1"/>
        </w:rPr>
      </w:pPr>
    </w:p>
    <w:p w:rsidR="00F6712F" w:rsidRDefault="00F6712F" w:rsidP="00F6712F">
      <w:pPr>
        <w:pStyle w:val="HTMLPreformatted"/>
        <w:shd w:val="clear" w:color="auto" w:fill="F8F8F8"/>
        <w:textAlignment w:val="baseline"/>
        <w:rPr>
          <w:ins w:id="408" w:author="Unknown"/>
          <w:rFonts w:ascii="inherit" w:hAnsi="inherit"/>
          <w:color w:val="222222"/>
          <w:sz w:val="19"/>
          <w:szCs w:val="19"/>
          <w:bdr w:val="none" w:sz="0" w:space="0" w:color="auto" w:frame="1"/>
        </w:rPr>
      </w:pPr>
      <w:ins w:id="409" w:author="Unknown">
        <w:r>
          <w:rPr>
            <w:rFonts w:ascii="inherit" w:hAnsi="inherit"/>
            <w:color w:val="222222"/>
            <w:sz w:val="19"/>
            <w:szCs w:val="19"/>
            <w:bdr w:val="none" w:sz="0" w:space="0" w:color="auto" w:frame="1"/>
          </w:rPr>
          <w:t>12:01:01 AM   dev3-64      0.00      0.00      0.00      0.00      0.00      0.00      0.00      0.00</w:t>
        </w:r>
      </w:ins>
    </w:p>
    <w:p w:rsidR="00F6712F" w:rsidRDefault="00F6712F" w:rsidP="00F6712F">
      <w:pPr>
        <w:pStyle w:val="HTMLPreformatted"/>
        <w:shd w:val="clear" w:color="auto" w:fill="F8F8F8"/>
        <w:textAlignment w:val="baseline"/>
        <w:rPr>
          <w:ins w:id="410" w:author="Unknown"/>
          <w:rFonts w:ascii="inherit" w:hAnsi="inherit"/>
          <w:color w:val="222222"/>
          <w:sz w:val="19"/>
          <w:szCs w:val="19"/>
          <w:bdr w:val="none" w:sz="0" w:space="0" w:color="auto" w:frame="1"/>
        </w:rPr>
      </w:pPr>
      <w:ins w:id="411" w:author="Unknown">
        <w:r>
          <w:rPr>
            <w:rFonts w:ascii="inherit" w:hAnsi="inherit"/>
            <w:color w:val="222222"/>
            <w:sz w:val="19"/>
            <w:szCs w:val="19"/>
            <w:bdr w:val="none" w:sz="0" w:space="0" w:color="auto" w:frame="1"/>
          </w:rPr>
          <w:t>12:01:01 AM    dev8-0     55.62      9.98   8317.87    149.72     13.68    245.96      2.61     14.52</w:t>
        </w:r>
      </w:ins>
    </w:p>
    <w:p w:rsidR="00F6712F" w:rsidRDefault="00F6712F" w:rsidP="00F6712F">
      <w:pPr>
        <w:pStyle w:val="HTMLPreformatted"/>
        <w:shd w:val="clear" w:color="auto" w:fill="F8F8F8"/>
        <w:textAlignment w:val="baseline"/>
        <w:rPr>
          <w:ins w:id="412" w:author="Unknown"/>
          <w:rFonts w:ascii="inherit" w:hAnsi="inherit"/>
          <w:color w:val="222222"/>
          <w:sz w:val="19"/>
          <w:szCs w:val="19"/>
          <w:bdr w:val="none" w:sz="0" w:space="0" w:color="auto" w:frame="1"/>
        </w:rPr>
      </w:pPr>
      <w:ins w:id="413" w:author="Unknown">
        <w:r>
          <w:rPr>
            <w:rFonts w:ascii="inherit" w:hAnsi="inherit"/>
            <w:color w:val="222222"/>
            <w:sz w:val="19"/>
            <w:szCs w:val="19"/>
            <w:bdr w:val="none" w:sz="0" w:space="0" w:color="auto" w:frame="1"/>
          </w:rPr>
          <w:t>12:01:01 AM   dev8-16      0.00      0.00      0.00      0.00      0.00      0.00      0.00      0.00</w:t>
        </w:r>
      </w:ins>
    </w:p>
    <w:p w:rsidR="00F6712F" w:rsidRDefault="00F6712F" w:rsidP="00F6712F">
      <w:pPr>
        <w:pStyle w:val="HTMLPreformatted"/>
        <w:shd w:val="clear" w:color="auto" w:fill="F8F8F8"/>
        <w:textAlignment w:val="baseline"/>
        <w:rPr>
          <w:ins w:id="414" w:author="Unknown"/>
          <w:rFonts w:ascii="inherit" w:hAnsi="inherit"/>
          <w:color w:val="222222"/>
          <w:sz w:val="19"/>
          <w:szCs w:val="19"/>
          <w:bdr w:val="none" w:sz="0" w:space="0" w:color="auto" w:frame="1"/>
        </w:rPr>
      </w:pPr>
      <w:ins w:id="415" w:author="Unknown">
        <w:r>
          <w:rPr>
            <w:rFonts w:ascii="inherit" w:hAnsi="inherit"/>
            <w:color w:val="222222"/>
            <w:sz w:val="19"/>
            <w:szCs w:val="19"/>
            <w:bdr w:val="none" w:sz="0" w:space="0" w:color="auto" w:frame="1"/>
          </w:rPr>
          <w:t>12:02:01 AM    dev3-0      0.00      0.00      0.00      0.00      0.00      0.00      0.00      0.00</w:t>
        </w:r>
      </w:ins>
    </w:p>
    <w:p w:rsidR="00F6712F" w:rsidRDefault="00F6712F" w:rsidP="00F6712F">
      <w:pPr>
        <w:pStyle w:val="HTMLPreformatted"/>
        <w:shd w:val="clear" w:color="auto" w:fill="F8F8F8"/>
        <w:textAlignment w:val="baseline"/>
        <w:rPr>
          <w:ins w:id="416" w:author="Unknown"/>
          <w:rFonts w:ascii="inherit" w:hAnsi="inherit"/>
          <w:color w:val="222222"/>
          <w:sz w:val="19"/>
          <w:szCs w:val="19"/>
          <w:bdr w:val="none" w:sz="0" w:space="0" w:color="auto" w:frame="1"/>
        </w:rPr>
      </w:pPr>
      <w:ins w:id="417" w:author="Unknown">
        <w:r>
          <w:rPr>
            <w:rFonts w:ascii="inherit" w:hAnsi="inherit"/>
            <w:color w:val="222222"/>
            <w:sz w:val="19"/>
            <w:szCs w:val="19"/>
            <w:bdr w:val="none" w:sz="0" w:space="0" w:color="auto" w:frame="1"/>
          </w:rPr>
          <w:t>12:02:01 AM   dev3-64      0.00      0.00      0.00      0.00      0.00      0.00      0.00      0.00</w:t>
        </w:r>
      </w:ins>
    </w:p>
    <w:p w:rsidR="00F6712F" w:rsidRDefault="00F6712F" w:rsidP="00F6712F">
      <w:pPr>
        <w:pStyle w:val="HTMLPreformatted"/>
        <w:shd w:val="clear" w:color="auto" w:fill="F8F8F8"/>
        <w:textAlignment w:val="baseline"/>
        <w:rPr>
          <w:ins w:id="418" w:author="Unknown"/>
          <w:rFonts w:ascii="inherit" w:hAnsi="inherit"/>
          <w:color w:val="222222"/>
          <w:sz w:val="19"/>
          <w:szCs w:val="19"/>
          <w:bdr w:val="none" w:sz="0" w:space="0" w:color="auto" w:frame="1"/>
        </w:rPr>
      </w:pPr>
      <w:ins w:id="419" w:author="Unknown">
        <w:r>
          <w:rPr>
            <w:rFonts w:ascii="inherit" w:hAnsi="inherit"/>
            <w:color w:val="222222"/>
            <w:sz w:val="19"/>
            <w:szCs w:val="19"/>
            <w:bdr w:val="none" w:sz="0" w:space="0" w:color="auto" w:frame="1"/>
          </w:rPr>
          <w:t>12:02:01 AM    dev8-0      1.55      0.00     35.29     22.70      0.01      7.26      1.86      0.29</w:t>
        </w:r>
      </w:ins>
    </w:p>
    <w:p w:rsidR="00F6712F" w:rsidRDefault="00F6712F" w:rsidP="00F6712F">
      <w:pPr>
        <w:pStyle w:val="HTMLPreformatted"/>
        <w:shd w:val="clear" w:color="auto" w:fill="F8F8F8"/>
        <w:textAlignment w:val="baseline"/>
        <w:rPr>
          <w:ins w:id="420" w:author="Unknown"/>
          <w:rFonts w:ascii="inherit" w:hAnsi="inherit"/>
          <w:color w:val="222222"/>
          <w:sz w:val="19"/>
          <w:szCs w:val="19"/>
          <w:bdr w:val="none" w:sz="0" w:space="0" w:color="auto" w:frame="1"/>
        </w:rPr>
      </w:pPr>
      <w:ins w:id="421" w:author="Unknown">
        <w:r>
          <w:rPr>
            <w:rFonts w:ascii="inherit" w:hAnsi="inherit"/>
            <w:color w:val="222222"/>
            <w:sz w:val="19"/>
            <w:szCs w:val="19"/>
            <w:bdr w:val="none" w:sz="0" w:space="0" w:color="auto" w:frame="1"/>
          </w:rPr>
          <w:t>12:02:01 AM   dev8-16      0.00      0.00      0.00      0.00      0.00      0.00      0.00      0.00</w:t>
        </w:r>
      </w:ins>
    </w:p>
    <w:p w:rsidR="00F6712F" w:rsidRDefault="00F6712F" w:rsidP="00F6712F">
      <w:pPr>
        <w:pStyle w:val="HTMLPreformatted"/>
        <w:shd w:val="clear" w:color="auto" w:fill="F8F8F8"/>
        <w:textAlignment w:val="baseline"/>
        <w:rPr>
          <w:ins w:id="422" w:author="Unknown"/>
          <w:rFonts w:ascii="inherit" w:hAnsi="inherit"/>
          <w:color w:val="222222"/>
          <w:sz w:val="19"/>
          <w:szCs w:val="19"/>
          <w:bdr w:val="none" w:sz="0" w:space="0" w:color="auto" w:frame="1"/>
        </w:rPr>
      </w:pPr>
      <w:ins w:id="423" w:author="Unknown">
        <w:r>
          <w:rPr>
            <w:rFonts w:ascii="inherit" w:hAnsi="inherit"/>
            <w:color w:val="222222"/>
            <w:sz w:val="19"/>
            <w:szCs w:val="19"/>
            <w:bdr w:val="none" w:sz="0" w:space="0" w:color="auto" w:frame="1"/>
          </w:rPr>
          <w:t>12:03:01 AM    dev3-0      0.00      0.00      0.00      0.00      0.00      0.00      0.00      0.00</w:t>
        </w:r>
      </w:ins>
    </w:p>
    <w:p w:rsidR="00F6712F" w:rsidRDefault="00F6712F" w:rsidP="00F6712F">
      <w:pPr>
        <w:pStyle w:val="HTMLPreformatted"/>
        <w:shd w:val="clear" w:color="auto" w:fill="F8F8F8"/>
        <w:textAlignment w:val="baseline"/>
        <w:rPr>
          <w:ins w:id="424" w:author="Unknown"/>
          <w:color w:val="222222"/>
          <w:sz w:val="15"/>
          <w:szCs w:val="15"/>
        </w:rPr>
      </w:pPr>
      <w:ins w:id="425" w:author="Unknown">
        <w:r>
          <w:rPr>
            <w:rFonts w:ascii="inherit" w:hAnsi="inherit"/>
            <w:color w:val="222222"/>
            <w:sz w:val="19"/>
            <w:szCs w:val="19"/>
            <w:bdr w:val="none" w:sz="0" w:space="0" w:color="auto" w:frame="1"/>
          </w:rPr>
          <w:t>12:03:01 AM   dev3-64      0.00      0.00      0.00      0.00      0.00      0.00      0.00      0.00</w:t>
        </w:r>
      </w:ins>
    </w:p>
    <w:p w:rsidR="00F6712F" w:rsidRDefault="00F6712F" w:rsidP="00F6712F">
      <w:pPr>
        <w:pStyle w:val="NormalWeb"/>
        <w:spacing w:before="0" w:beforeAutospacing="0" w:after="360" w:afterAutospacing="0" w:line="218" w:lineRule="atLeast"/>
        <w:textAlignment w:val="baseline"/>
        <w:rPr>
          <w:ins w:id="426" w:author="Unknown"/>
          <w:rFonts w:ascii="inherit" w:hAnsi="inherit" w:cs="Arial"/>
          <w:color w:val="222222"/>
          <w:sz w:val="15"/>
          <w:szCs w:val="15"/>
        </w:rPr>
      </w:pPr>
      <w:ins w:id="427" w:author="Unknown">
        <w:r>
          <w:rPr>
            <w:rFonts w:ascii="inherit" w:hAnsi="inherit" w:cs="Arial"/>
            <w:color w:val="222222"/>
            <w:sz w:val="15"/>
            <w:szCs w:val="15"/>
          </w:rPr>
          <w:t> </w:t>
        </w:r>
      </w:ins>
    </w:p>
    <w:p w:rsidR="00F6712F" w:rsidRDefault="00F6712F" w:rsidP="00F6712F">
      <w:pPr>
        <w:pStyle w:val="NormalWeb"/>
        <w:spacing w:before="0" w:beforeAutospacing="0" w:after="0" w:afterAutospacing="0" w:line="218" w:lineRule="atLeast"/>
        <w:textAlignment w:val="baseline"/>
        <w:rPr>
          <w:ins w:id="428" w:author="Unknown"/>
          <w:rFonts w:ascii="inherit" w:hAnsi="inherit" w:cs="Arial"/>
          <w:color w:val="222222"/>
          <w:sz w:val="15"/>
          <w:szCs w:val="15"/>
        </w:rPr>
      </w:pPr>
      <w:ins w:id="429" w:author="Unknown">
        <w:r>
          <w:rPr>
            <w:rStyle w:val="Strong"/>
            <w:rFonts w:ascii="inherit" w:hAnsi="inherit" w:cs="Arial"/>
            <w:color w:val="222222"/>
            <w:sz w:val="19"/>
            <w:szCs w:val="19"/>
            <w:u w:val="single"/>
            <w:bdr w:val="none" w:sz="0" w:space="0" w:color="auto" w:frame="1"/>
          </w:rPr>
          <w:t>DEV:</w:t>
        </w:r>
        <w:r>
          <w:rPr>
            <w:rStyle w:val="apple-converted-space"/>
            <w:rFonts w:ascii="inherit" w:hAnsi="inherit" w:cs="Arial"/>
            <w:color w:val="222222"/>
            <w:sz w:val="15"/>
            <w:szCs w:val="15"/>
          </w:rPr>
          <w:t> </w:t>
        </w:r>
        <w:r>
          <w:rPr>
            <w:rFonts w:ascii="inherit" w:hAnsi="inherit" w:cs="Arial"/>
            <w:color w:val="222222"/>
            <w:sz w:val="19"/>
            <w:szCs w:val="19"/>
            <w:bdr w:val="none" w:sz="0" w:space="0" w:color="auto" w:frame="1"/>
          </w:rPr>
          <w:t xml:space="preserve">this column names devices on the machine, according to major and minor numbers of a Linux block device. You can check this by doing </w:t>
        </w:r>
        <w:proofErr w:type="gramStart"/>
        <w:r>
          <w:rPr>
            <w:rFonts w:ascii="inherit" w:hAnsi="inherit" w:cs="Arial"/>
            <w:color w:val="222222"/>
            <w:sz w:val="19"/>
            <w:szCs w:val="19"/>
            <w:bdr w:val="none" w:sz="0" w:space="0" w:color="auto" w:frame="1"/>
          </w:rPr>
          <w:t>an</w:t>
        </w:r>
        <w:proofErr w:type="gramEnd"/>
        <w:r>
          <w:rPr>
            <w:rFonts w:ascii="inherit" w:hAnsi="inherit" w:cs="Arial"/>
            <w:color w:val="222222"/>
            <w:sz w:val="19"/>
            <w:szCs w:val="19"/>
            <w:bdr w:val="none" w:sz="0" w:space="0" w:color="auto" w:frame="1"/>
          </w:rPr>
          <w:t xml:space="preserve"> ls -l in /dev directory. as shown below.</w:t>
        </w:r>
      </w:ins>
    </w:p>
    <w:p w:rsidR="00F6712F" w:rsidRDefault="00F6712F" w:rsidP="00F6712F">
      <w:pPr>
        <w:pStyle w:val="HTMLPreformatted"/>
        <w:shd w:val="clear" w:color="auto" w:fill="F8F8F8"/>
        <w:textAlignment w:val="baseline"/>
        <w:rPr>
          <w:ins w:id="430" w:author="Unknown"/>
          <w:rFonts w:ascii="inherit" w:hAnsi="inherit"/>
          <w:color w:val="222222"/>
          <w:sz w:val="19"/>
          <w:szCs w:val="19"/>
          <w:bdr w:val="none" w:sz="0" w:space="0" w:color="auto" w:frame="1"/>
        </w:rPr>
      </w:pPr>
      <w:ins w:id="431" w:author="Unknown">
        <w:r>
          <w:rPr>
            <w:rFonts w:ascii="inherit" w:hAnsi="inherit"/>
            <w:color w:val="222222"/>
            <w:sz w:val="19"/>
            <w:szCs w:val="19"/>
            <w:bdr w:val="none" w:sz="0" w:space="0" w:color="auto" w:frame="1"/>
          </w:rPr>
          <w:t>brw-r</w:t>
        </w:r>
        <w:proofErr w:type="gramStart"/>
        <w:r>
          <w:rPr>
            <w:rFonts w:ascii="inherit" w:hAnsi="inherit"/>
            <w:color w:val="222222"/>
            <w:sz w:val="19"/>
            <w:szCs w:val="19"/>
            <w:bdr w:val="none" w:sz="0" w:space="0" w:color="auto" w:frame="1"/>
          </w:rPr>
          <w:t>-----  1</w:t>
        </w:r>
        <w:proofErr w:type="gramEnd"/>
        <w:r>
          <w:rPr>
            <w:rFonts w:ascii="inherit" w:hAnsi="inherit"/>
            <w:color w:val="222222"/>
            <w:sz w:val="19"/>
            <w:szCs w:val="19"/>
            <w:bdr w:val="none" w:sz="0" w:space="0" w:color="auto" w:frame="1"/>
          </w:rPr>
          <w:t xml:space="preserve"> root disk   8,    0 Nov 16 16:29 sda</w:t>
        </w:r>
      </w:ins>
    </w:p>
    <w:p w:rsidR="00F6712F" w:rsidRDefault="00F6712F" w:rsidP="00F6712F">
      <w:pPr>
        <w:pStyle w:val="HTMLPreformatted"/>
        <w:shd w:val="clear" w:color="auto" w:fill="F8F8F8"/>
        <w:textAlignment w:val="baseline"/>
        <w:rPr>
          <w:ins w:id="432" w:author="Unknown"/>
          <w:rFonts w:ascii="inherit" w:hAnsi="inherit"/>
          <w:color w:val="222222"/>
          <w:sz w:val="19"/>
          <w:szCs w:val="19"/>
          <w:bdr w:val="none" w:sz="0" w:space="0" w:color="auto" w:frame="1"/>
        </w:rPr>
      </w:pPr>
      <w:ins w:id="433" w:author="Unknown">
        <w:r>
          <w:rPr>
            <w:rFonts w:ascii="inherit" w:hAnsi="inherit"/>
            <w:color w:val="222222"/>
            <w:sz w:val="19"/>
            <w:szCs w:val="19"/>
            <w:bdr w:val="none" w:sz="0" w:space="0" w:color="auto" w:frame="1"/>
          </w:rPr>
          <w:lastRenderedPageBreak/>
          <w:t>brw-r</w:t>
        </w:r>
        <w:proofErr w:type="gramStart"/>
        <w:r>
          <w:rPr>
            <w:rFonts w:ascii="inherit" w:hAnsi="inherit"/>
            <w:color w:val="222222"/>
            <w:sz w:val="19"/>
            <w:szCs w:val="19"/>
            <w:bdr w:val="none" w:sz="0" w:space="0" w:color="auto" w:frame="1"/>
          </w:rPr>
          <w:t>-----  1</w:t>
        </w:r>
        <w:proofErr w:type="gramEnd"/>
        <w:r>
          <w:rPr>
            <w:rFonts w:ascii="inherit" w:hAnsi="inherit"/>
            <w:color w:val="222222"/>
            <w:sz w:val="19"/>
            <w:szCs w:val="19"/>
            <w:bdr w:val="none" w:sz="0" w:space="0" w:color="auto" w:frame="1"/>
          </w:rPr>
          <w:t xml:space="preserve"> root disk   8,    1 Nov 16 16:29 sda1</w:t>
        </w:r>
      </w:ins>
    </w:p>
    <w:p w:rsidR="00F6712F" w:rsidRDefault="00F6712F" w:rsidP="00F6712F">
      <w:pPr>
        <w:pStyle w:val="HTMLPreformatted"/>
        <w:shd w:val="clear" w:color="auto" w:fill="F8F8F8"/>
        <w:textAlignment w:val="baseline"/>
        <w:rPr>
          <w:ins w:id="434" w:author="Unknown"/>
          <w:color w:val="222222"/>
          <w:sz w:val="15"/>
          <w:szCs w:val="15"/>
        </w:rPr>
      </w:pPr>
      <w:ins w:id="435" w:author="Unknown">
        <w:r>
          <w:rPr>
            <w:rFonts w:ascii="inherit" w:hAnsi="inherit"/>
            <w:color w:val="222222"/>
            <w:sz w:val="19"/>
            <w:szCs w:val="19"/>
            <w:bdr w:val="none" w:sz="0" w:space="0" w:color="auto" w:frame="1"/>
          </w:rPr>
          <w:t>brw-r</w:t>
        </w:r>
        <w:proofErr w:type="gramStart"/>
        <w:r>
          <w:rPr>
            <w:rFonts w:ascii="inherit" w:hAnsi="inherit"/>
            <w:color w:val="222222"/>
            <w:sz w:val="19"/>
            <w:szCs w:val="19"/>
            <w:bdr w:val="none" w:sz="0" w:space="0" w:color="auto" w:frame="1"/>
          </w:rPr>
          <w:t>-----  1</w:t>
        </w:r>
        <w:proofErr w:type="gramEnd"/>
        <w:r>
          <w:rPr>
            <w:rFonts w:ascii="inherit" w:hAnsi="inherit"/>
            <w:color w:val="222222"/>
            <w:sz w:val="19"/>
            <w:szCs w:val="19"/>
            <w:bdr w:val="none" w:sz="0" w:space="0" w:color="auto" w:frame="1"/>
          </w:rPr>
          <w:t xml:space="preserve"> root disk   8,    2 Nov 16 16:29 sda2</w:t>
        </w:r>
      </w:ins>
    </w:p>
    <w:p w:rsidR="00F6712F" w:rsidRDefault="00F6712F" w:rsidP="00F6712F">
      <w:pPr>
        <w:pStyle w:val="NormalWeb"/>
        <w:spacing w:before="0" w:beforeAutospacing="0" w:after="0" w:afterAutospacing="0" w:line="218" w:lineRule="atLeast"/>
        <w:textAlignment w:val="baseline"/>
        <w:rPr>
          <w:ins w:id="436" w:author="Unknown"/>
          <w:rFonts w:ascii="inherit" w:hAnsi="inherit" w:cs="Arial"/>
          <w:color w:val="222222"/>
          <w:sz w:val="15"/>
          <w:szCs w:val="15"/>
        </w:rPr>
      </w:pPr>
      <w:ins w:id="437" w:author="Unknown">
        <w:r>
          <w:rPr>
            <w:rFonts w:ascii="inherit" w:hAnsi="inherit" w:cs="Arial"/>
            <w:color w:val="222222"/>
            <w:sz w:val="19"/>
            <w:szCs w:val="19"/>
            <w:bdr w:val="none" w:sz="0" w:space="0" w:color="auto" w:frame="1"/>
          </w:rPr>
          <w:t>in the above shown "</w:t>
        </w:r>
        <w:r>
          <w:rPr>
            <w:rFonts w:ascii="inherit" w:hAnsi="inherit" w:cs="Arial"/>
            <w:color w:val="FF0000"/>
            <w:sz w:val="19"/>
            <w:szCs w:val="19"/>
            <w:bdr w:val="none" w:sz="0" w:space="0" w:color="auto" w:frame="1"/>
          </w:rPr>
          <w:t>ls -l</w:t>
        </w:r>
        <w:r>
          <w:rPr>
            <w:rFonts w:ascii="inherit" w:hAnsi="inherit" w:cs="Arial"/>
            <w:color w:val="222222"/>
            <w:sz w:val="19"/>
            <w:szCs w:val="19"/>
            <w:bdr w:val="none" w:sz="0" w:space="0" w:color="auto" w:frame="1"/>
          </w:rPr>
          <w:t>" outut for "</w:t>
        </w:r>
        <w:r>
          <w:rPr>
            <w:rFonts w:ascii="inherit" w:hAnsi="inherit" w:cs="Arial"/>
            <w:color w:val="FF0000"/>
            <w:sz w:val="19"/>
            <w:szCs w:val="19"/>
            <w:bdr w:val="none" w:sz="0" w:space="0" w:color="auto" w:frame="1"/>
          </w:rPr>
          <w:t>sda</w:t>
        </w:r>
        <w:r>
          <w:rPr>
            <w:rFonts w:ascii="inherit" w:hAnsi="inherit" w:cs="Arial"/>
            <w:color w:val="222222"/>
            <w:sz w:val="19"/>
            <w:szCs w:val="19"/>
            <w:bdr w:val="none" w:sz="0" w:space="0" w:color="auto" w:frame="1"/>
          </w:rPr>
          <w:t>", major number is "</w:t>
        </w:r>
        <w:r>
          <w:rPr>
            <w:rFonts w:ascii="inherit" w:hAnsi="inherit" w:cs="Arial"/>
            <w:color w:val="FF0000"/>
            <w:sz w:val="19"/>
            <w:szCs w:val="19"/>
            <w:bdr w:val="none" w:sz="0" w:space="0" w:color="auto" w:frame="1"/>
          </w:rPr>
          <w:t>8</w:t>
        </w:r>
        <w:proofErr w:type="gramStart"/>
        <w:r>
          <w:rPr>
            <w:rFonts w:ascii="inherit" w:hAnsi="inherit" w:cs="Arial"/>
            <w:color w:val="222222"/>
            <w:sz w:val="19"/>
            <w:szCs w:val="19"/>
            <w:bdr w:val="none" w:sz="0" w:space="0" w:color="auto" w:frame="1"/>
          </w:rPr>
          <w:t>",and</w:t>
        </w:r>
        <w:proofErr w:type="gramEnd"/>
        <w:r>
          <w:rPr>
            <w:rFonts w:ascii="inherit" w:hAnsi="inherit" w:cs="Arial"/>
            <w:color w:val="222222"/>
            <w:sz w:val="19"/>
            <w:szCs w:val="19"/>
            <w:bdr w:val="none" w:sz="0" w:space="0" w:color="auto" w:frame="1"/>
          </w:rPr>
          <w:t xml:space="preserve"> minor number is "</w:t>
        </w:r>
        <w:r>
          <w:rPr>
            <w:rFonts w:ascii="inherit" w:hAnsi="inherit" w:cs="Arial"/>
            <w:color w:val="FF0000"/>
            <w:sz w:val="19"/>
            <w:szCs w:val="19"/>
            <w:bdr w:val="none" w:sz="0" w:space="0" w:color="auto" w:frame="1"/>
          </w:rPr>
          <w:t>0</w:t>
        </w:r>
        <w:r>
          <w:rPr>
            <w:rFonts w:ascii="inherit" w:hAnsi="inherit" w:cs="Arial"/>
            <w:color w:val="222222"/>
            <w:sz w:val="19"/>
            <w:szCs w:val="19"/>
            <w:bdr w:val="none" w:sz="0" w:space="0" w:color="auto" w:frame="1"/>
          </w:rPr>
          <w:t>"...So you can easily identify the disk mentioned in the sar command output.</w:t>
        </w:r>
      </w:ins>
    </w:p>
    <w:p w:rsidR="00F6712F" w:rsidRDefault="00F6712F" w:rsidP="00F6712F">
      <w:pPr>
        <w:pStyle w:val="NormalWeb"/>
        <w:spacing w:before="0" w:beforeAutospacing="0" w:after="0" w:afterAutospacing="0" w:line="218" w:lineRule="atLeast"/>
        <w:textAlignment w:val="baseline"/>
        <w:rPr>
          <w:ins w:id="438" w:author="Unknown"/>
          <w:rFonts w:ascii="inherit" w:hAnsi="inherit" w:cs="Arial"/>
          <w:color w:val="222222"/>
          <w:sz w:val="15"/>
          <w:szCs w:val="15"/>
        </w:rPr>
      </w:pPr>
      <w:ins w:id="439" w:author="Unknown">
        <w:r>
          <w:rPr>
            <w:rStyle w:val="Strong"/>
            <w:rFonts w:ascii="inherit" w:hAnsi="inherit" w:cs="Arial"/>
            <w:color w:val="222222"/>
            <w:sz w:val="19"/>
            <w:szCs w:val="19"/>
            <w:u w:val="single"/>
            <w:bdr w:val="none" w:sz="0" w:space="0" w:color="auto" w:frame="1"/>
          </w:rPr>
          <w:t>tps:</w:t>
        </w:r>
        <w:r>
          <w:rPr>
            <w:rStyle w:val="apple-converted-space"/>
            <w:rFonts w:ascii="inherit" w:hAnsi="inherit" w:cs="Arial"/>
            <w:b/>
            <w:bCs/>
            <w:color w:val="222222"/>
            <w:sz w:val="19"/>
            <w:szCs w:val="19"/>
            <w:u w:val="single"/>
            <w:bdr w:val="none" w:sz="0" w:space="0" w:color="auto" w:frame="1"/>
          </w:rPr>
          <w:t> </w:t>
        </w:r>
        <w:r>
          <w:rPr>
            <w:rFonts w:ascii="inherit" w:hAnsi="inherit" w:cs="Arial"/>
            <w:color w:val="222222"/>
            <w:sz w:val="19"/>
            <w:szCs w:val="19"/>
            <w:bdr w:val="none" w:sz="0" w:space="0" w:color="auto" w:frame="1"/>
          </w:rPr>
          <w:t>tps stands for transfer per second, so it shows the transfer per second to that particular device</w:t>
        </w:r>
      </w:ins>
    </w:p>
    <w:p w:rsidR="00F6712F" w:rsidRDefault="00F6712F" w:rsidP="00F6712F">
      <w:pPr>
        <w:pStyle w:val="NormalWeb"/>
        <w:spacing w:before="0" w:beforeAutospacing="0" w:after="0" w:afterAutospacing="0" w:line="218" w:lineRule="atLeast"/>
        <w:textAlignment w:val="baseline"/>
        <w:rPr>
          <w:ins w:id="440" w:author="Unknown"/>
          <w:rFonts w:ascii="inherit" w:hAnsi="inherit" w:cs="Arial"/>
          <w:color w:val="222222"/>
          <w:sz w:val="15"/>
          <w:szCs w:val="15"/>
        </w:rPr>
      </w:pPr>
      <w:ins w:id="441" w:author="Unknown">
        <w:r>
          <w:rPr>
            <w:rStyle w:val="Strong"/>
            <w:rFonts w:ascii="inherit" w:hAnsi="inherit" w:cs="Arial"/>
            <w:color w:val="222222"/>
            <w:sz w:val="19"/>
            <w:szCs w:val="19"/>
            <w:u w:val="single"/>
            <w:bdr w:val="none" w:sz="0" w:space="0" w:color="auto" w:frame="1"/>
          </w:rPr>
          <w:t>rd_sec/s</w:t>
        </w:r>
        <w:r>
          <w:rPr>
            <w:rFonts w:ascii="inherit" w:hAnsi="inherit" w:cs="Arial"/>
            <w:color w:val="222222"/>
            <w:sz w:val="15"/>
            <w:szCs w:val="15"/>
          </w:rPr>
          <w:t>:</w:t>
        </w:r>
        <w:r>
          <w:rPr>
            <w:rStyle w:val="apple-converted-space"/>
            <w:rFonts w:ascii="inherit" w:hAnsi="inherit" w:cs="Arial"/>
            <w:color w:val="222222"/>
            <w:sz w:val="15"/>
            <w:szCs w:val="15"/>
          </w:rPr>
          <w:t> </w:t>
        </w:r>
        <w:r>
          <w:rPr>
            <w:rFonts w:ascii="inherit" w:hAnsi="inherit" w:cs="Arial"/>
            <w:color w:val="222222"/>
            <w:sz w:val="19"/>
            <w:szCs w:val="19"/>
            <w:bdr w:val="none" w:sz="0" w:space="0" w:color="auto" w:frame="1"/>
          </w:rPr>
          <w:t>this shows you the total number of sectors on that device which is being read</w:t>
        </w:r>
      </w:ins>
    </w:p>
    <w:p w:rsidR="00F6712F" w:rsidRDefault="00F6712F" w:rsidP="00F6712F">
      <w:pPr>
        <w:pStyle w:val="NormalWeb"/>
        <w:spacing w:before="0" w:beforeAutospacing="0" w:after="0" w:afterAutospacing="0" w:line="218" w:lineRule="atLeast"/>
        <w:textAlignment w:val="baseline"/>
        <w:rPr>
          <w:ins w:id="442" w:author="Unknown"/>
          <w:rFonts w:ascii="inherit" w:hAnsi="inherit" w:cs="Arial"/>
          <w:color w:val="222222"/>
          <w:sz w:val="15"/>
          <w:szCs w:val="15"/>
        </w:rPr>
      </w:pPr>
      <w:ins w:id="443" w:author="Unknown">
        <w:r>
          <w:rPr>
            <w:rStyle w:val="Strong"/>
            <w:rFonts w:ascii="inherit" w:hAnsi="inherit" w:cs="Arial"/>
            <w:color w:val="222222"/>
            <w:sz w:val="19"/>
            <w:szCs w:val="19"/>
            <w:u w:val="single"/>
            <w:bdr w:val="none" w:sz="0" w:space="0" w:color="auto" w:frame="1"/>
          </w:rPr>
          <w:t>wr_sec/s</w:t>
        </w:r>
        <w:r>
          <w:rPr>
            <w:rFonts w:ascii="inherit" w:hAnsi="inherit" w:cs="Arial"/>
            <w:color w:val="222222"/>
            <w:sz w:val="15"/>
            <w:szCs w:val="15"/>
          </w:rPr>
          <w:t>:</w:t>
        </w:r>
        <w:r>
          <w:rPr>
            <w:rStyle w:val="apple-converted-space"/>
            <w:rFonts w:ascii="inherit" w:hAnsi="inherit" w:cs="Arial"/>
            <w:color w:val="222222"/>
            <w:sz w:val="19"/>
            <w:szCs w:val="19"/>
            <w:bdr w:val="none" w:sz="0" w:space="0" w:color="auto" w:frame="1"/>
          </w:rPr>
          <w:t> </w:t>
        </w:r>
        <w:r>
          <w:rPr>
            <w:rFonts w:ascii="inherit" w:hAnsi="inherit" w:cs="Arial"/>
            <w:color w:val="222222"/>
            <w:sz w:val="19"/>
            <w:szCs w:val="19"/>
            <w:bdr w:val="none" w:sz="0" w:space="0" w:color="auto" w:frame="1"/>
          </w:rPr>
          <w:t>if</w:t>
        </w:r>
        <w:r>
          <w:rPr>
            <w:rStyle w:val="apple-converted-space"/>
            <w:rFonts w:ascii="inherit" w:hAnsi="inherit" w:cs="Arial"/>
            <w:color w:val="FF0000"/>
            <w:sz w:val="19"/>
            <w:szCs w:val="19"/>
            <w:bdr w:val="none" w:sz="0" w:space="0" w:color="auto" w:frame="1"/>
          </w:rPr>
          <w:t> </w:t>
        </w:r>
        <w:r>
          <w:rPr>
            <w:rFonts w:ascii="inherit" w:hAnsi="inherit" w:cs="Arial"/>
            <w:color w:val="FF0000"/>
            <w:sz w:val="19"/>
            <w:szCs w:val="19"/>
            <w:bdr w:val="none" w:sz="0" w:space="0" w:color="auto" w:frame="1"/>
          </w:rPr>
          <w:t>rd_sec/s</w:t>
        </w:r>
        <w:r>
          <w:rPr>
            <w:rStyle w:val="apple-converted-space"/>
            <w:rFonts w:ascii="inherit" w:hAnsi="inherit" w:cs="Arial"/>
            <w:color w:val="FF0000"/>
            <w:sz w:val="19"/>
            <w:szCs w:val="19"/>
            <w:bdr w:val="none" w:sz="0" w:space="0" w:color="auto" w:frame="1"/>
          </w:rPr>
          <w:t> </w:t>
        </w:r>
        <w:r>
          <w:rPr>
            <w:rFonts w:ascii="inherit" w:hAnsi="inherit" w:cs="Arial"/>
            <w:color w:val="222222"/>
            <w:sz w:val="19"/>
            <w:szCs w:val="19"/>
            <w:bdr w:val="none" w:sz="0" w:space="0" w:color="auto" w:frame="1"/>
          </w:rPr>
          <w:t>is sectors being read per second then obviously</w:t>
        </w:r>
        <w:r>
          <w:rPr>
            <w:rStyle w:val="apple-converted-space"/>
            <w:rFonts w:ascii="inherit" w:hAnsi="inherit" w:cs="Arial"/>
            <w:color w:val="222222"/>
            <w:sz w:val="19"/>
            <w:szCs w:val="19"/>
            <w:bdr w:val="none" w:sz="0" w:space="0" w:color="auto" w:frame="1"/>
          </w:rPr>
          <w:t> </w:t>
        </w:r>
        <w:r>
          <w:rPr>
            <w:rFonts w:ascii="inherit" w:hAnsi="inherit" w:cs="Arial"/>
            <w:color w:val="FF0000"/>
            <w:sz w:val="19"/>
            <w:szCs w:val="19"/>
            <w:bdr w:val="none" w:sz="0" w:space="0" w:color="auto" w:frame="1"/>
          </w:rPr>
          <w:t>wr_sec</w:t>
        </w:r>
        <w:r>
          <w:rPr>
            <w:rStyle w:val="apple-converted-space"/>
            <w:rFonts w:ascii="inherit" w:hAnsi="inherit" w:cs="Arial"/>
            <w:color w:val="FF0000"/>
            <w:sz w:val="19"/>
            <w:szCs w:val="19"/>
            <w:bdr w:val="none" w:sz="0" w:space="0" w:color="auto" w:frame="1"/>
          </w:rPr>
          <w:t> </w:t>
        </w:r>
        <w:r>
          <w:rPr>
            <w:rFonts w:ascii="inherit" w:hAnsi="inherit" w:cs="Arial"/>
            <w:color w:val="222222"/>
            <w:sz w:val="19"/>
            <w:szCs w:val="19"/>
            <w:bdr w:val="none" w:sz="0" w:space="0" w:color="auto" w:frame="1"/>
          </w:rPr>
          <w:t>is sectors being written per second.</w:t>
        </w:r>
      </w:ins>
    </w:p>
    <w:p w:rsidR="00F6712F" w:rsidRDefault="00F6712F" w:rsidP="00F6712F">
      <w:pPr>
        <w:pStyle w:val="NormalWeb"/>
        <w:spacing w:before="0" w:beforeAutospacing="0" w:after="0" w:afterAutospacing="0" w:line="218" w:lineRule="atLeast"/>
        <w:textAlignment w:val="baseline"/>
        <w:rPr>
          <w:ins w:id="444" w:author="Unknown"/>
          <w:rFonts w:ascii="inherit" w:hAnsi="inherit" w:cs="Arial"/>
          <w:color w:val="222222"/>
          <w:sz w:val="15"/>
          <w:szCs w:val="15"/>
        </w:rPr>
      </w:pPr>
      <w:ins w:id="445" w:author="Unknown">
        <w:r>
          <w:rPr>
            <w:rStyle w:val="Strong"/>
            <w:rFonts w:ascii="inherit" w:hAnsi="inherit" w:cs="Arial"/>
            <w:color w:val="222222"/>
            <w:sz w:val="19"/>
            <w:szCs w:val="19"/>
            <w:u w:val="single"/>
            <w:bdr w:val="none" w:sz="0" w:space="0" w:color="auto" w:frame="1"/>
          </w:rPr>
          <w:t>avgrq-sz</w:t>
        </w:r>
        <w:r>
          <w:rPr>
            <w:rFonts w:ascii="inherit" w:hAnsi="inherit" w:cs="Arial"/>
            <w:color w:val="222222"/>
            <w:sz w:val="15"/>
            <w:szCs w:val="15"/>
          </w:rPr>
          <w:t>:</w:t>
        </w:r>
        <w:r>
          <w:rPr>
            <w:rStyle w:val="apple-converted-space"/>
            <w:rFonts w:ascii="inherit" w:hAnsi="inherit" w:cs="Arial"/>
            <w:color w:val="222222"/>
            <w:sz w:val="15"/>
            <w:szCs w:val="15"/>
          </w:rPr>
          <w:t> </w:t>
        </w:r>
        <w:r>
          <w:rPr>
            <w:rFonts w:ascii="inherit" w:hAnsi="inherit" w:cs="Arial"/>
            <w:color w:val="222222"/>
            <w:sz w:val="19"/>
            <w:szCs w:val="19"/>
            <w:bdr w:val="none" w:sz="0" w:space="0" w:color="auto" w:frame="1"/>
          </w:rPr>
          <w:t>this column shows the average.</w:t>
        </w:r>
      </w:ins>
    </w:p>
    <w:p w:rsidR="00F6712F" w:rsidRDefault="00F6712F" w:rsidP="00F6712F">
      <w:pPr>
        <w:pStyle w:val="NormalWeb"/>
        <w:spacing w:before="0" w:beforeAutospacing="0" w:after="0" w:afterAutospacing="0" w:line="218" w:lineRule="atLeast"/>
        <w:textAlignment w:val="baseline"/>
        <w:rPr>
          <w:ins w:id="446" w:author="Unknown"/>
          <w:rFonts w:ascii="inherit" w:hAnsi="inherit" w:cs="Arial"/>
          <w:color w:val="222222"/>
          <w:sz w:val="15"/>
          <w:szCs w:val="15"/>
        </w:rPr>
      </w:pPr>
      <w:ins w:id="447" w:author="Unknown">
        <w:r>
          <w:rPr>
            <w:rStyle w:val="Strong"/>
            <w:rFonts w:ascii="inherit" w:hAnsi="inherit" w:cs="Arial"/>
            <w:color w:val="222222"/>
            <w:sz w:val="19"/>
            <w:szCs w:val="19"/>
            <w:u w:val="single"/>
            <w:bdr w:val="none" w:sz="0" w:space="0" w:color="auto" w:frame="1"/>
          </w:rPr>
          <w:t>await:</w:t>
        </w:r>
        <w:r>
          <w:rPr>
            <w:rStyle w:val="apple-converted-space"/>
            <w:rFonts w:ascii="inherit" w:hAnsi="inherit" w:cs="Arial"/>
            <w:color w:val="222222"/>
            <w:sz w:val="15"/>
            <w:szCs w:val="15"/>
          </w:rPr>
          <w:t> </w:t>
        </w:r>
        <w:r>
          <w:rPr>
            <w:rFonts w:ascii="inherit" w:hAnsi="inherit" w:cs="Arial"/>
            <w:color w:val="222222"/>
            <w:sz w:val="19"/>
            <w:szCs w:val="19"/>
            <w:bdr w:val="none" w:sz="0" w:space="0" w:color="auto" w:frame="1"/>
          </w:rPr>
          <w:t>this shows the total number of time that the processor waited for requests regarding IO</w:t>
        </w:r>
      </w:ins>
    </w:p>
    <w:p w:rsidR="00F6712F" w:rsidRDefault="00F6712F" w:rsidP="00F6712F">
      <w:pPr>
        <w:pStyle w:val="NormalWeb"/>
        <w:spacing w:before="0" w:beforeAutospacing="0" w:after="0" w:afterAutospacing="0" w:line="218" w:lineRule="atLeast"/>
        <w:textAlignment w:val="baseline"/>
        <w:rPr>
          <w:ins w:id="448" w:author="Unknown"/>
          <w:rFonts w:ascii="inherit" w:hAnsi="inherit" w:cs="Arial"/>
          <w:color w:val="222222"/>
          <w:sz w:val="15"/>
          <w:szCs w:val="15"/>
        </w:rPr>
      </w:pPr>
      <w:ins w:id="449" w:author="Unknown">
        <w:r>
          <w:rPr>
            <w:rStyle w:val="Strong"/>
            <w:rFonts w:ascii="inherit" w:hAnsi="inherit" w:cs="Arial"/>
            <w:color w:val="222222"/>
            <w:sz w:val="19"/>
            <w:szCs w:val="19"/>
            <w:u w:val="single"/>
            <w:bdr w:val="none" w:sz="0" w:space="0" w:color="auto" w:frame="1"/>
          </w:rPr>
          <w:t>%util:</w:t>
        </w:r>
        <w:r>
          <w:rPr>
            <w:rStyle w:val="apple-converted-space"/>
            <w:rFonts w:ascii="inherit" w:hAnsi="inherit" w:cs="Arial"/>
            <w:color w:val="222222"/>
            <w:sz w:val="15"/>
            <w:szCs w:val="15"/>
          </w:rPr>
          <w:t> </w:t>
        </w:r>
        <w:r>
          <w:rPr>
            <w:rFonts w:ascii="inherit" w:hAnsi="inherit" w:cs="Arial"/>
            <w:color w:val="222222"/>
            <w:sz w:val="19"/>
            <w:szCs w:val="19"/>
            <w:bdr w:val="none" w:sz="0" w:space="0" w:color="auto" w:frame="1"/>
          </w:rPr>
          <w:t>this column shows the usage of cpu in percentage when the request was</w:t>
        </w:r>
        <w:r>
          <w:rPr>
            <w:rStyle w:val="apple-converted-space"/>
            <w:rFonts w:ascii="inherit" w:hAnsi="inherit" w:cs="Arial"/>
            <w:color w:val="222222"/>
            <w:sz w:val="15"/>
            <w:szCs w:val="15"/>
          </w:rPr>
          <w:t> </w:t>
        </w:r>
        <w:r>
          <w:rPr>
            <w:rFonts w:ascii="inherit" w:hAnsi="inherit" w:cs="Arial"/>
            <w:color w:val="222222"/>
            <w:sz w:val="19"/>
            <w:szCs w:val="19"/>
            <w:bdr w:val="none" w:sz="0" w:space="0" w:color="auto" w:frame="1"/>
          </w:rPr>
          <w:t>generated</w:t>
        </w:r>
      </w:ins>
    </w:p>
    <w:p w:rsidR="00F6712F" w:rsidRDefault="00F6712F" w:rsidP="00F6712F">
      <w:pPr>
        <w:pStyle w:val="Heading2"/>
        <w:spacing w:before="0" w:after="180" w:line="312" w:lineRule="atLeast"/>
        <w:textAlignment w:val="baseline"/>
        <w:rPr>
          <w:ins w:id="450" w:author="Unknown"/>
          <w:rFonts w:ascii="Lucida Sans Unicode" w:hAnsi="Lucida Sans Unicode" w:cs="Lucida Sans Unicode"/>
          <w:b w:val="0"/>
          <w:bCs w:val="0"/>
          <w:color w:val="333333"/>
          <w:sz w:val="30"/>
          <w:szCs w:val="30"/>
        </w:rPr>
      </w:pPr>
      <w:ins w:id="451" w:author="Unknown">
        <w:r>
          <w:rPr>
            <w:rFonts w:ascii="Lucida Sans Unicode" w:hAnsi="Lucida Sans Unicode" w:cs="Lucida Sans Unicode"/>
            <w:b w:val="0"/>
            <w:bCs w:val="0"/>
            <w:color w:val="333333"/>
            <w:sz w:val="30"/>
            <w:szCs w:val="30"/>
            <w:u w:val="single"/>
          </w:rPr>
          <w:t>Show Memory usage in SAR command</w:t>
        </w:r>
      </w:ins>
    </w:p>
    <w:p w:rsidR="00F6712F" w:rsidRDefault="00F6712F" w:rsidP="00F6712F">
      <w:pPr>
        <w:pStyle w:val="NormalWeb"/>
        <w:spacing w:before="0" w:beforeAutospacing="0" w:after="0" w:afterAutospacing="0" w:line="218" w:lineRule="atLeast"/>
        <w:textAlignment w:val="baseline"/>
        <w:rPr>
          <w:ins w:id="452" w:author="Unknown"/>
          <w:rFonts w:ascii="inherit" w:hAnsi="inherit" w:cs="Arial"/>
          <w:color w:val="222222"/>
          <w:sz w:val="15"/>
          <w:szCs w:val="15"/>
        </w:rPr>
      </w:pPr>
      <w:ins w:id="453" w:author="Unknown">
        <w:r>
          <w:rPr>
            <w:rFonts w:ascii="inherit" w:hAnsi="inherit" w:cs="Arial"/>
            <w:color w:val="222222"/>
            <w:sz w:val="19"/>
            <w:szCs w:val="19"/>
            <w:bdr w:val="none" w:sz="0" w:space="0" w:color="auto" w:frame="1"/>
          </w:rPr>
          <w:t xml:space="preserve">the -r option available in sar command is very much useful. it shows the </w:t>
        </w:r>
        <w:proofErr w:type="gramStart"/>
        <w:r>
          <w:rPr>
            <w:rFonts w:ascii="inherit" w:hAnsi="inherit" w:cs="Arial"/>
            <w:color w:val="222222"/>
            <w:sz w:val="19"/>
            <w:szCs w:val="19"/>
            <w:bdr w:val="none" w:sz="0" w:space="0" w:color="auto" w:frame="1"/>
          </w:rPr>
          <w:t>memory,swap</w:t>
        </w:r>
        <w:proofErr w:type="gramEnd"/>
        <w:r>
          <w:rPr>
            <w:rFonts w:ascii="inherit" w:hAnsi="inherit" w:cs="Arial"/>
            <w:color w:val="222222"/>
            <w:sz w:val="19"/>
            <w:szCs w:val="19"/>
            <w:bdr w:val="none" w:sz="0" w:space="0" w:color="auto" w:frame="1"/>
          </w:rPr>
          <w:t>,cached memory etc at every interval or required time interval.</w:t>
        </w:r>
      </w:ins>
    </w:p>
    <w:p w:rsidR="00F6712F" w:rsidRDefault="00F6712F" w:rsidP="00F6712F">
      <w:pPr>
        <w:pStyle w:val="HTMLPreformatted"/>
        <w:shd w:val="clear" w:color="auto" w:fill="F8F8F8"/>
        <w:textAlignment w:val="baseline"/>
        <w:rPr>
          <w:ins w:id="454" w:author="Unknown"/>
          <w:rFonts w:ascii="inherit" w:hAnsi="inherit"/>
          <w:color w:val="222222"/>
          <w:sz w:val="19"/>
          <w:szCs w:val="19"/>
          <w:bdr w:val="none" w:sz="0" w:space="0" w:color="auto" w:frame="1"/>
        </w:rPr>
      </w:pPr>
      <w:ins w:id="455" w:author="Unknown">
        <w:r>
          <w:rPr>
            <w:rFonts w:ascii="inherit" w:hAnsi="inherit"/>
            <w:color w:val="222222"/>
            <w:sz w:val="19"/>
            <w:szCs w:val="19"/>
            <w:bdr w:val="none" w:sz="0" w:space="0" w:color="auto" w:frame="1"/>
          </w:rPr>
          <w:t xml:space="preserve">02:20:01 AM kbmemfree </w:t>
        </w:r>
        <w:proofErr w:type="gramStart"/>
        <w:r>
          <w:rPr>
            <w:rFonts w:ascii="inherit" w:hAnsi="inherit"/>
            <w:color w:val="222222"/>
            <w:sz w:val="19"/>
            <w:szCs w:val="19"/>
            <w:bdr w:val="none" w:sz="0" w:space="0" w:color="auto" w:frame="1"/>
          </w:rPr>
          <w:t>kbmemused  %</w:t>
        </w:r>
        <w:proofErr w:type="gramEnd"/>
        <w:r>
          <w:rPr>
            <w:rFonts w:ascii="inherit" w:hAnsi="inherit"/>
            <w:color w:val="222222"/>
            <w:sz w:val="19"/>
            <w:szCs w:val="19"/>
            <w:bdr w:val="none" w:sz="0" w:space="0" w:color="auto" w:frame="1"/>
          </w:rPr>
          <w:t>memused kbbuffers  kbcached kbswpfree kbswpused  %swpused  kbswpcad</w:t>
        </w:r>
      </w:ins>
    </w:p>
    <w:p w:rsidR="00F6712F" w:rsidRDefault="00F6712F" w:rsidP="00F6712F">
      <w:pPr>
        <w:pStyle w:val="HTMLPreformatted"/>
        <w:shd w:val="clear" w:color="auto" w:fill="F8F8F8"/>
        <w:textAlignment w:val="baseline"/>
        <w:rPr>
          <w:ins w:id="456" w:author="Unknown"/>
          <w:rFonts w:ascii="inherit" w:hAnsi="inherit"/>
          <w:color w:val="222222"/>
          <w:sz w:val="19"/>
          <w:szCs w:val="19"/>
          <w:bdr w:val="none" w:sz="0" w:space="0" w:color="auto" w:frame="1"/>
        </w:rPr>
      </w:pPr>
      <w:ins w:id="457" w:author="Unknown">
        <w:r>
          <w:rPr>
            <w:rFonts w:ascii="inherit" w:hAnsi="inherit"/>
            <w:color w:val="222222"/>
            <w:sz w:val="19"/>
            <w:szCs w:val="19"/>
            <w:bdr w:val="none" w:sz="0" w:space="0" w:color="auto" w:frame="1"/>
          </w:rPr>
          <w:t>02:30:01 AM    609500   1487652     70.94    242420    777560   1075980       364      0.03       360</w:t>
        </w:r>
      </w:ins>
    </w:p>
    <w:p w:rsidR="00F6712F" w:rsidRDefault="00F6712F" w:rsidP="00F6712F">
      <w:pPr>
        <w:pStyle w:val="HTMLPreformatted"/>
        <w:shd w:val="clear" w:color="auto" w:fill="F8F8F8"/>
        <w:textAlignment w:val="baseline"/>
        <w:rPr>
          <w:ins w:id="458" w:author="Unknown"/>
          <w:rFonts w:ascii="inherit" w:hAnsi="inherit"/>
          <w:color w:val="222222"/>
          <w:sz w:val="19"/>
          <w:szCs w:val="19"/>
          <w:bdr w:val="none" w:sz="0" w:space="0" w:color="auto" w:frame="1"/>
        </w:rPr>
      </w:pPr>
      <w:ins w:id="459" w:author="Unknown">
        <w:r>
          <w:rPr>
            <w:rFonts w:ascii="inherit" w:hAnsi="inherit"/>
            <w:color w:val="222222"/>
            <w:sz w:val="19"/>
            <w:szCs w:val="19"/>
            <w:bdr w:val="none" w:sz="0" w:space="0" w:color="auto" w:frame="1"/>
          </w:rPr>
          <w:t>02:40:01 AM    609500   1487652     70.94    242424    777568   1075980       364      0.03       360</w:t>
        </w:r>
      </w:ins>
    </w:p>
    <w:p w:rsidR="00F6712F" w:rsidRDefault="00F6712F" w:rsidP="00F6712F">
      <w:pPr>
        <w:pStyle w:val="HTMLPreformatted"/>
        <w:shd w:val="clear" w:color="auto" w:fill="F8F8F8"/>
        <w:textAlignment w:val="baseline"/>
        <w:rPr>
          <w:ins w:id="460" w:author="Unknown"/>
          <w:rFonts w:ascii="inherit" w:hAnsi="inherit"/>
          <w:color w:val="222222"/>
          <w:sz w:val="19"/>
          <w:szCs w:val="19"/>
          <w:bdr w:val="none" w:sz="0" w:space="0" w:color="auto" w:frame="1"/>
        </w:rPr>
      </w:pPr>
      <w:ins w:id="461" w:author="Unknown">
        <w:r>
          <w:rPr>
            <w:rFonts w:ascii="inherit" w:hAnsi="inherit"/>
            <w:color w:val="222222"/>
            <w:sz w:val="19"/>
            <w:szCs w:val="19"/>
            <w:bdr w:val="none" w:sz="0" w:space="0" w:color="auto" w:frame="1"/>
          </w:rPr>
          <w:t>02:50:01 AM    609500   1487652     70.94    242424    777592   1075980       364      0.03       360</w:t>
        </w:r>
      </w:ins>
    </w:p>
    <w:p w:rsidR="00F6712F" w:rsidRDefault="00F6712F" w:rsidP="00F6712F">
      <w:pPr>
        <w:pStyle w:val="HTMLPreformatted"/>
        <w:shd w:val="clear" w:color="auto" w:fill="F8F8F8"/>
        <w:textAlignment w:val="baseline"/>
        <w:rPr>
          <w:ins w:id="462" w:author="Unknown"/>
          <w:rFonts w:ascii="inherit" w:hAnsi="inherit"/>
          <w:color w:val="222222"/>
          <w:sz w:val="19"/>
          <w:szCs w:val="19"/>
          <w:bdr w:val="none" w:sz="0" w:space="0" w:color="auto" w:frame="1"/>
        </w:rPr>
      </w:pPr>
      <w:ins w:id="463" w:author="Unknown">
        <w:r>
          <w:rPr>
            <w:rFonts w:ascii="inherit" w:hAnsi="inherit"/>
            <w:color w:val="222222"/>
            <w:sz w:val="19"/>
            <w:szCs w:val="19"/>
            <w:bdr w:val="none" w:sz="0" w:space="0" w:color="auto" w:frame="1"/>
          </w:rPr>
          <w:t>03:00:01 AM    608980   1488172     70.96    242424    777600   1075980       364      0.03       360</w:t>
        </w:r>
      </w:ins>
    </w:p>
    <w:p w:rsidR="00F6712F" w:rsidRDefault="00F6712F" w:rsidP="00F6712F">
      <w:pPr>
        <w:pStyle w:val="HTMLPreformatted"/>
        <w:shd w:val="clear" w:color="auto" w:fill="F8F8F8"/>
        <w:textAlignment w:val="baseline"/>
        <w:rPr>
          <w:ins w:id="464" w:author="Unknown"/>
          <w:rFonts w:ascii="inherit" w:hAnsi="inherit"/>
          <w:color w:val="222222"/>
          <w:sz w:val="19"/>
          <w:szCs w:val="19"/>
          <w:bdr w:val="none" w:sz="0" w:space="0" w:color="auto" w:frame="1"/>
        </w:rPr>
      </w:pPr>
      <w:ins w:id="465" w:author="Unknown">
        <w:r>
          <w:rPr>
            <w:rFonts w:ascii="inherit" w:hAnsi="inherit"/>
            <w:color w:val="222222"/>
            <w:sz w:val="19"/>
            <w:szCs w:val="19"/>
            <w:bdr w:val="none" w:sz="0" w:space="0" w:color="auto" w:frame="1"/>
          </w:rPr>
          <w:t>03:10:01 AM    608584   1488568     70.98    242424    777628   1075980       364      0.03       360</w:t>
        </w:r>
      </w:ins>
    </w:p>
    <w:p w:rsidR="00F6712F" w:rsidRDefault="00F6712F" w:rsidP="00F6712F">
      <w:pPr>
        <w:pStyle w:val="HTMLPreformatted"/>
        <w:shd w:val="clear" w:color="auto" w:fill="F8F8F8"/>
        <w:textAlignment w:val="baseline"/>
        <w:rPr>
          <w:ins w:id="466" w:author="Unknown"/>
          <w:color w:val="222222"/>
          <w:sz w:val="15"/>
          <w:szCs w:val="15"/>
        </w:rPr>
      </w:pPr>
      <w:ins w:id="467" w:author="Unknown">
        <w:r>
          <w:rPr>
            <w:rFonts w:ascii="inherit" w:hAnsi="inherit"/>
            <w:color w:val="222222"/>
            <w:sz w:val="19"/>
            <w:szCs w:val="19"/>
            <w:bdr w:val="none" w:sz="0" w:space="0" w:color="auto" w:frame="1"/>
          </w:rPr>
          <w:t>03:20:01 AM    608584   1488568     70.98    242424    777648   1075980       364      0.03       360</w:t>
        </w:r>
      </w:ins>
    </w:p>
    <w:p w:rsidR="00F6712F" w:rsidRDefault="00F6712F" w:rsidP="00F6712F">
      <w:pPr>
        <w:spacing w:line="218" w:lineRule="atLeast"/>
        <w:textAlignment w:val="baseline"/>
        <w:rPr>
          <w:ins w:id="468" w:author="Unknown"/>
          <w:rFonts w:ascii="inherit" w:hAnsi="inherit" w:cs="Arial"/>
          <w:color w:val="222222"/>
          <w:sz w:val="15"/>
          <w:szCs w:val="15"/>
        </w:rPr>
      </w:pPr>
      <w:ins w:id="469" w:author="Unknown">
        <w:r>
          <w:rPr>
            <w:rFonts w:ascii="inherit" w:hAnsi="inherit" w:cs="Arial"/>
            <w:color w:val="222222"/>
            <w:sz w:val="15"/>
            <w:szCs w:val="15"/>
          </w:rPr>
          <w:t> </w:t>
        </w:r>
      </w:ins>
    </w:p>
    <w:p w:rsidR="00F6712F" w:rsidRDefault="00F6712F" w:rsidP="00F6712F">
      <w:pPr>
        <w:spacing w:line="218" w:lineRule="atLeast"/>
        <w:textAlignment w:val="baseline"/>
        <w:rPr>
          <w:ins w:id="470" w:author="Unknown"/>
          <w:rFonts w:ascii="inherit" w:hAnsi="inherit" w:cs="Arial"/>
          <w:color w:val="222222"/>
          <w:sz w:val="15"/>
          <w:szCs w:val="15"/>
        </w:rPr>
      </w:pPr>
      <w:ins w:id="471" w:author="Unknown">
        <w:r>
          <w:rPr>
            <w:rFonts w:ascii="inherit" w:hAnsi="inherit" w:cs="Arial"/>
            <w:color w:val="222222"/>
            <w:sz w:val="15"/>
            <w:szCs w:val="15"/>
          </w:rPr>
          <w:t> </w:t>
        </w:r>
      </w:ins>
    </w:p>
    <w:p w:rsidR="00F6712F" w:rsidRDefault="00F6712F" w:rsidP="00F6712F">
      <w:pPr>
        <w:spacing w:line="218" w:lineRule="atLeast"/>
        <w:textAlignment w:val="baseline"/>
        <w:rPr>
          <w:ins w:id="472" w:author="Unknown"/>
          <w:rFonts w:ascii="inherit" w:hAnsi="inherit" w:cs="Arial"/>
          <w:color w:val="222222"/>
          <w:sz w:val="15"/>
          <w:szCs w:val="15"/>
        </w:rPr>
      </w:pPr>
      <w:ins w:id="473" w:author="Unknown">
        <w:r>
          <w:rPr>
            <w:rFonts w:ascii="inherit" w:hAnsi="inherit" w:cs="Arial"/>
            <w:color w:val="222222"/>
            <w:sz w:val="19"/>
            <w:szCs w:val="19"/>
            <w:bdr w:val="none" w:sz="0" w:space="0" w:color="auto" w:frame="1"/>
          </w:rPr>
          <w:t xml:space="preserve">in the above output most of the columns are self </w:t>
        </w:r>
        <w:proofErr w:type="gramStart"/>
        <w:r>
          <w:rPr>
            <w:rFonts w:ascii="inherit" w:hAnsi="inherit" w:cs="Arial"/>
            <w:color w:val="222222"/>
            <w:sz w:val="19"/>
            <w:szCs w:val="19"/>
            <w:bdr w:val="none" w:sz="0" w:space="0" w:color="auto" w:frame="1"/>
          </w:rPr>
          <w:t>explanatory(</w:t>
        </w:r>
        <w:proofErr w:type="gramEnd"/>
        <w:r>
          <w:rPr>
            <w:rFonts w:ascii="inherit" w:hAnsi="inherit" w:cs="Arial"/>
            <w:color w:val="222222"/>
            <w:sz w:val="19"/>
            <w:szCs w:val="19"/>
            <w:bdr w:val="none" w:sz="0" w:space="0" w:color="auto" w:frame="1"/>
          </w:rPr>
          <w:t>and most of the outputs are in KB).</w:t>
        </w:r>
      </w:ins>
    </w:p>
    <w:p w:rsidR="00F6712F" w:rsidRDefault="00F6712F" w:rsidP="00F6712F">
      <w:pPr>
        <w:spacing w:line="218" w:lineRule="atLeast"/>
        <w:textAlignment w:val="baseline"/>
        <w:rPr>
          <w:ins w:id="474" w:author="Unknown"/>
          <w:rFonts w:ascii="inherit" w:hAnsi="inherit" w:cs="Arial"/>
          <w:color w:val="222222"/>
          <w:sz w:val="15"/>
          <w:szCs w:val="15"/>
        </w:rPr>
      </w:pPr>
      <w:ins w:id="475" w:author="Unknown">
        <w:r>
          <w:rPr>
            <w:rStyle w:val="Strong"/>
            <w:rFonts w:ascii="inherit" w:hAnsi="inherit" w:cs="Arial"/>
            <w:color w:val="222222"/>
            <w:sz w:val="19"/>
            <w:szCs w:val="19"/>
            <w:u w:val="single"/>
            <w:bdr w:val="none" w:sz="0" w:space="0" w:color="auto" w:frame="1"/>
          </w:rPr>
          <w:t>kbmemfree:</w:t>
        </w:r>
        <w:r>
          <w:rPr>
            <w:rStyle w:val="apple-converted-space"/>
            <w:rFonts w:ascii="inherit" w:hAnsi="inherit" w:cs="Arial"/>
            <w:b/>
            <w:bCs/>
            <w:color w:val="222222"/>
            <w:sz w:val="19"/>
            <w:szCs w:val="19"/>
            <w:u w:val="single"/>
            <w:bdr w:val="none" w:sz="0" w:space="0" w:color="auto" w:frame="1"/>
          </w:rPr>
          <w:t> </w:t>
        </w:r>
        <w:r>
          <w:rPr>
            <w:rFonts w:ascii="inherit" w:hAnsi="inherit" w:cs="Arial"/>
            <w:color w:val="222222"/>
            <w:sz w:val="19"/>
            <w:szCs w:val="19"/>
            <w:bdr w:val="none" w:sz="0" w:space="0" w:color="auto" w:frame="1"/>
          </w:rPr>
          <w:t>this shows the amount of free memory</w:t>
        </w:r>
      </w:ins>
    </w:p>
    <w:p w:rsidR="00F6712F" w:rsidRDefault="00F6712F" w:rsidP="00F6712F">
      <w:pPr>
        <w:spacing w:line="218" w:lineRule="atLeast"/>
        <w:textAlignment w:val="baseline"/>
        <w:rPr>
          <w:ins w:id="476" w:author="Unknown"/>
          <w:rFonts w:ascii="inherit" w:hAnsi="inherit" w:cs="Arial"/>
          <w:color w:val="222222"/>
          <w:sz w:val="15"/>
          <w:szCs w:val="15"/>
        </w:rPr>
      </w:pPr>
      <w:ins w:id="477" w:author="Unknown">
        <w:r>
          <w:rPr>
            <w:rStyle w:val="Strong"/>
            <w:rFonts w:ascii="inherit" w:hAnsi="inherit" w:cs="Arial"/>
            <w:color w:val="222222"/>
            <w:sz w:val="19"/>
            <w:szCs w:val="19"/>
            <w:u w:val="single"/>
            <w:bdr w:val="none" w:sz="0" w:space="0" w:color="auto" w:frame="1"/>
          </w:rPr>
          <w:t>Kbmemused:</w:t>
        </w:r>
        <w:r>
          <w:rPr>
            <w:rStyle w:val="apple-converted-space"/>
            <w:rFonts w:ascii="inherit" w:hAnsi="inherit" w:cs="Arial"/>
            <w:b/>
            <w:bCs/>
            <w:color w:val="222222"/>
            <w:sz w:val="19"/>
            <w:szCs w:val="19"/>
            <w:u w:val="single"/>
            <w:bdr w:val="none" w:sz="0" w:space="0" w:color="auto" w:frame="1"/>
          </w:rPr>
          <w:t> </w:t>
        </w:r>
        <w:r>
          <w:rPr>
            <w:rFonts w:ascii="inherit" w:hAnsi="inherit" w:cs="Arial"/>
            <w:color w:val="222222"/>
            <w:sz w:val="19"/>
            <w:szCs w:val="19"/>
            <w:bdr w:val="none" w:sz="0" w:space="0" w:color="auto" w:frame="1"/>
          </w:rPr>
          <w:t>memory used</w:t>
        </w:r>
      </w:ins>
    </w:p>
    <w:p w:rsidR="00F6712F" w:rsidRDefault="00F6712F" w:rsidP="00F6712F">
      <w:pPr>
        <w:spacing w:line="218" w:lineRule="atLeast"/>
        <w:textAlignment w:val="baseline"/>
        <w:rPr>
          <w:ins w:id="478" w:author="Unknown"/>
          <w:rFonts w:ascii="inherit" w:hAnsi="inherit" w:cs="Arial"/>
          <w:color w:val="222222"/>
          <w:sz w:val="15"/>
          <w:szCs w:val="15"/>
        </w:rPr>
      </w:pPr>
      <w:ins w:id="479" w:author="Unknown">
        <w:r>
          <w:rPr>
            <w:rStyle w:val="Strong"/>
            <w:rFonts w:ascii="inherit" w:hAnsi="inherit" w:cs="Arial"/>
            <w:color w:val="222222"/>
            <w:sz w:val="19"/>
            <w:szCs w:val="19"/>
            <w:u w:val="single"/>
            <w:bdr w:val="none" w:sz="0" w:space="0" w:color="auto" w:frame="1"/>
          </w:rPr>
          <w:t>%memused:</w:t>
        </w:r>
        <w:r>
          <w:rPr>
            <w:rStyle w:val="apple-converted-space"/>
            <w:rFonts w:ascii="inherit" w:hAnsi="inherit" w:cs="Arial"/>
            <w:b/>
            <w:bCs/>
            <w:color w:val="222222"/>
            <w:sz w:val="19"/>
            <w:szCs w:val="19"/>
            <w:u w:val="single"/>
            <w:bdr w:val="none" w:sz="0" w:space="0" w:color="auto" w:frame="1"/>
          </w:rPr>
          <w:t> </w:t>
        </w:r>
        <w:r>
          <w:rPr>
            <w:rFonts w:ascii="inherit" w:hAnsi="inherit" w:cs="Arial"/>
            <w:color w:val="222222"/>
            <w:sz w:val="19"/>
            <w:szCs w:val="19"/>
            <w:bdr w:val="none" w:sz="0" w:space="0" w:color="auto" w:frame="1"/>
          </w:rPr>
          <w:t>percentage of memory used</w:t>
        </w:r>
      </w:ins>
    </w:p>
    <w:p w:rsidR="00F6712F" w:rsidRDefault="00F6712F" w:rsidP="00F6712F">
      <w:pPr>
        <w:spacing w:line="218" w:lineRule="atLeast"/>
        <w:textAlignment w:val="baseline"/>
        <w:rPr>
          <w:ins w:id="480" w:author="Unknown"/>
          <w:rFonts w:ascii="inherit" w:hAnsi="inherit" w:cs="Arial"/>
          <w:color w:val="222222"/>
          <w:sz w:val="15"/>
          <w:szCs w:val="15"/>
        </w:rPr>
      </w:pPr>
      <w:ins w:id="481" w:author="Unknown">
        <w:r>
          <w:rPr>
            <w:rStyle w:val="Strong"/>
            <w:rFonts w:ascii="inherit" w:hAnsi="inherit" w:cs="Arial"/>
            <w:color w:val="222222"/>
            <w:sz w:val="19"/>
            <w:szCs w:val="19"/>
            <w:u w:val="single"/>
            <w:bdr w:val="none" w:sz="0" w:space="0" w:color="auto" w:frame="1"/>
          </w:rPr>
          <w:t>kbbuffers:</w:t>
        </w:r>
        <w:r>
          <w:rPr>
            <w:rStyle w:val="apple-converted-space"/>
            <w:rFonts w:ascii="inherit" w:hAnsi="inherit" w:cs="Arial"/>
            <w:b/>
            <w:bCs/>
            <w:color w:val="222222"/>
            <w:sz w:val="19"/>
            <w:szCs w:val="19"/>
            <w:u w:val="single"/>
            <w:bdr w:val="none" w:sz="0" w:space="0" w:color="auto" w:frame="1"/>
          </w:rPr>
          <w:t> </w:t>
        </w:r>
        <w:r>
          <w:rPr>
            <w:rFonts w:ascii="inherit" w:hAnsi="inherit" w:cs="Arial"/>
            <w:color w:val="222222"/>
            <w:sz w:val="19"/>
            <w:szCs w:val="19"/>
            <w:bdr w:val="none" w:sz="0" w:space="0" w:color="auto" w:frame="1"/>
          </w:rPr>
          <w:t>buffer memory used by the kernel.</w:t>
        </w:r>
      </w:ins>
    </w:p>
    <w:p w:rsidR="00F6712F" w:rsidRDefault="00F6712F" w:rsidP="00F6712F">
      <w:pPr>
        <w:spacing w:line="218" w:lineRule="atLeast"/>
        <w:textAlignment w:val="baseline"/>
        <w:rPr>
          <w:ins w:id="482" w:author="Unknown"/>
          <w:rFonts w:ascii="inherit" w:hAnsi="inherit" w:cs="Arial"/>
          <w:color w:val="222222"/>
          <w:sz w:val="15"/>
          <w:szCs w:val="15"/>
        </w:rPr>
      </w:pPr>
      <w:ins w:id="483" w:author="Unknown">
        <w:r>
          <w:rPr>
            <w:rStyle w:val="Strong"/>
            <w:rFonts w:ascii="inherit" w:hAnsi="inherit" w:cs="Arial"/>
            <w:color w:val="222222"/>
            <w:sz w:val="19"/>
            <w:szCs w:val="19"/>
            <w:u w:val="single"/>
            <w:bdr w:val="none" w:sz="0" w:space="0" w:color="auto" w:frame="1"/>
          </w:rPr>
          <w:t>kbcached:</w:t>
        </w:r>
        <w:r>
          <w:rPr>
            <w:rStyle w:val="apple-converted-space"/>
            <w:rFonts w:ascii="inherit" w:hAnsi="inherit" w:cs="Arial"/>
            <w:b/>
            <w:bCs/>
            <w:color w:val="222222"/>
            <w:sz w:val="19"/>
            <w:szCs w:val="19"/>
            <w:u w:val="single"/>
            <w:bdr w:val="none" w:sz="0" w:space="0" w:color="auto" w:frame="1"/>
          </w:rPr>
          <w:t> </w:t>
        </w:r>
        <w:r>
          <w:rPr>
            <w:rFonts w:ascii="inherit" w:hAnsi="inherit" w:cs="Arial"/>
            <w:color w:val="222222"/>
            <w:sz w:val="19"/>
            <w:szCs w:val="19"/>
            <w:bdr w:val="none" w:sz="0" w:space="0" w:color="auto" w:frame="1"/>
          </w:rPr>
          <w:t>cached memory used by the kernel</w:t>
        </w:r>
      </w:ins>
    </w:p>
    <w:p w:rsidR="00F6712F" w:rsidRDefault="00F6712F" w:rsidP="00F6712F">
      <w:pPr>
        <w:spacing w:line="218" w:lineRule="atLeast"/>
        <w:textAlignment w:val="baseline"/>
        <w:rPr>
          <w:ins w:id="484" w:author="Unknown"/>
          <w:rFonts w:ascii="inherit" w:hAnsi="inherit" w:cs="Arial"/>
          <w:color w:val="222222"/>
          <w:sz w:val="15"/>
          <w:szCs w:val="15"/>
        </w:rPr>
      </w:pPr>
      <w:ins w:id="485" w:author="Unknown">
        <w:r>
          <w:rPr>
            <w:rFonts w:ascii="inherit" w:hAnsi="inherit" w:cs="Arial"/>
            <w:color w:val="222222"/>
            <w:sz w:val="19"/>
            <w:szCs w:val="19"/>
            <w:bdr w:val="none" w:sz="0" w:space="0" w:color="auto" w:frame="1"/>
          </w:rPr>
          <w:t xml:space="preserve">all other entries for memory are </w:t>
        </w:r>
        <w:proofErr w:type="gramStart"/>
        <w:r>
          <w:rPr>
            <w:rFonts w:ascii="inherit" w:hAnsi="inherit" w:cs="Arial"/>
            <w:color w:val="222222"/>
            <w:sz w:val="19"/>
            <w:szCs w:val="19"/>
            <w:bdr w:val="none" w:sz="0" w:space="0" w:color="auto" w:frame="1"/>
          </w:rPr>
          <w:t>swap(</w:t>
        </w:r>
        <w:proofErr w:type="gramEnd"/>
        <w:r>
          <w:rPr>
            <w:rFonts w:ascii="inherit" w:hAnsi="inherit" w:cs="Arial"/>
            <w:color w:val="222222"/>
            <w:sz w:val="19"/>
            <w:szCs w:val="19"/>
            <w:bdr w:val="none" w:sz="0" w:space="0" w:color="auto" w:frame="1"/>
          </w:rPr>
          <w:t>free,used,percentage etc)</w:t>
        </w:r>
      </w:ins>
    </w:p>
    <w:p w:rsidR="00F6712F" w:rsidRDefault="00F6712F" w:rsidP="00F6712F">
      <w:pPr>
        <w:spacing w:line="218" w:lineRule="atLeast"/>
        <w:textAlignment w:val="baseline"/>
        <w:rPr>
          <w:ins w:id="486" w:author="Unknown"/>
          <w:rFonts w:ascii="inherit" w:hAnsi="inherit" w:cs="Arial"/>
          <w:color w:val="222222"/>
          <w:sz w:val="15"/>
          <w:szCs w:val="15"/>
        </w:rPr>
      </w:pPr>
      <w:ins w:id="487" w:author="Unknown">
        <w:r>
          <w:rPr>
            <w:rFonts w:ascii="inherit" w:hAnsi="inherit" w:cs="Arial"/>
            <w:color w:val="222222"/>
            <w:sz w:val="15"/>
            <w:szCs w:val="15"/>
          </w:rPr>
          <w:t> </w:t>
        </w:r>
      </w:ins>
    </w:p>
    <w:p w:rsidR="00F6712F" w:rsidRDefault="00F6712F" w:rsidP="00F6712F">
      <w:pPr>
        <w:pStyle w:val="Heading2"/>
        <w:spacing w:before="0" w:after="180" w:line="312" w:lineRule="atLeast"/>
        <w:textAlignment w:val="baseline"/>
        <w:rPr>
          <w:ins w:id="488" w:author="Unknown"/>
          <w:rFonts w:ascii="Lucida Sans Unicode" w:hAnsi="Lucida Sans Unicode" w:cs="Lucida Sans Unicode"/>
          <w:b w:val="0"/>
          <w:bCs w:val="0"/>
          <w:color w:val="333333"/>
          <w:sz w:val="30"/>
          <w:szCs w:val="30"/>
        </w:rPr>
      </w:pPr>
      <w:ins w:id="489" w:author="Unknown">
        <w:r>
          <w:rPr>
            <w:rFonts w:ascii="Lucida Sans Unicode" w:hAnsi="Lucida Sans Unicode" w:cs="Lucida Sans Unicode"/>
            <w:b w:val="0"/>
            <w:bCs w:val="0"/>
            <w:color w:val="333333"/>
            <w:sz w:val="30"/>
            <w:szCs w:val="30"/>
            <w:u w:val="single"/>
          </w:rPr>
          <w:t>How to fetch metrics of a particular day using SAR in linux</w:t>
        </w:r>
      </w:ins>
    </w:p>
    <w:p w:rsidR="00F6712F" w:rsidRDefault="00F6712F" w:rsidP="00F6712F">
      <w:pPr>
        <w:spacing w:line="218" w:lineRule="atLeast"/>
        <w:textAlignment w:val="baseline"/>
        <w:rPr>
          <w:ins w:id="490" w:author="Unknown"/>
          <w:rFonts w:ascii="inherit" w:hAnsi="inherit" w:cs="Arial"/>
          <w:color w:val="222222"/>
          <w:sz w:val="15"/>
          <w:szCs w:val="15"/>
        </w:rPr>
      </w:pPr>
      <w:ins w:id="491" w:author="Unknown">
        <w:r>
          <w:rPr>
            <w:rFonts w:ascii="inherit" w:hAnsi="inherit" w:cs="Arial"/>
            <w:color w:val="222222"/>
            <w:sz w:val="15"/>
            <w:szCs w:val="15"/>
          </w:rPr>
          <w:t> </w:t>
        </w:r>
      </w:ins>
    </w:p>
    <w:p w:rsidR="00F6712F" w:rsidRDefault="00F6712F" w:rsidP="00F6712F">
      <w:pPr>
        <w:spacing w:line="218" w:lineRule="atLeast"/>
        <w:textAlignment w:val="baseline"/>
        <w:rPr>
          <w:ins w:id="492" w:author="Unknown"/>
          <w:rFonts w:ascii="inherit" w:hAnsi="inherit" w:cs="Arial"/>
          <w:color w:val="222222"/>
          <w:sz w:val="15"/>
          <w:szCs w:val="15"/>
        </w:rPr>
      </w:pPr>
      <w:ins w:id="493" w:author="Unknown">
        <w:r>
          <w:rPr>
            <w:rFonts w:ascii="inherit" w:hAnsi="inherit" w:cs="Arial"/>
            <w:color w:val="222222"/>
            <w:sz w:val="19"/>
            <w:szCs w:val="19"/>
            <w:bdr w:val="none" w:sz="0" w:space="0" w:color="auto" w:frame="1"/>
          </w:rPr>
          <w:t>As mentioned before all the metrics for a particular day are saved in</w:t>
        </w:r>
        <w:r>
          <w:rPr>
            <w:rStyle w:val="apple-converted-space"/>
            <w:rFonts w:ascii="inherit" w:hAnsi="inherit" w:cs="Arial"/>
            <w:color w:val="222222"/>
            <w:sz w:val="19"/>
            <w:szCs w:val="19"/>
            <w:bdr w:val="none" w:sz="0" w:space="0" w:color="auto" w:frame="1"/>
          </w:rPr>
          <w:t> </w:t>
        </w:r>
        <w:r>
          <w:rPr>
            <w:rFonts w:ascii="inherit" w:hAnsi="inherit" w:cs="Arial"/>
            <w:color w:val="FF0000"/>
            <w:sz w:val="19"/>
            <w:szCs w:val="19"/>
            <w:bdr w:val="none" w:sz="0" w:space="0" w:color="auto" w:frame="1"/>
          </w:rPr>
          <w:t>sa&lt;day of month&gt;</w:t>
        </w:r>
        <w:r>
          <w:rPr>
            <w:rStyle w:val="apple-converted-space"/>
            <w:rFonts w:ascii="inherit" w:hAnsi="inherit" w:cs="Arial"/>
            <w:color w:val="222222"/>
            <w:sz w:val="19"/>
            <w:szCs w:val="19"/>
            <w:bdr w:val="none" w:sz="0" w:space="0" w:color="auto" w:frame="1"/>
          </w:rPr>
          <w:t> </w:t>
        </w:r>
        <w:r>
          <w:rPr>
            <w:rFonts w:ascii="inherit" w:hAnsi="inherit" w:cs="Arial"/>
            <w:color w:val="222222"/>
            <w:sz w:val="19"/>
            <w:szCs w:val="19"/>
            <w:bdr w:val="none" w:sz="0" w:space="0" w:color="auto" w:frame="1"/>
          </w:rPr>
          <w:t>wise. So if i want to know my metrics for 27 th day the month i can easily find that out as shown below.</w:t>
        </w:r>
      </w:ins>
    </w:p>
    <w:p w:rsidR="00F6712F" w:rsidRDefault="00F6712F" w:rsidP="00F6712F">
      <w:pPr>
        <w:spacing w:line="218" w:lineRule="atLeast"/>
        <w:textAlignment w:val="baseline"/>
        <w:rPr>
          <w:ins w:id="494" w:author="Unknown"/>
          <w:rFonts w:ascii="inherit" w:hAnsi="inherit" w:cs="Arial"/>
          <w:color w:val="222222"/>
          <w:sz w:val="15"/>
          <w:szCs w:val="15"/>
        </w:rPr>
      </w:pPr>
      <w:ins w:id="495" w:author="Unknown">
        <w:r>
          <w:rPr>
            <w:rFonts w:ascii="inherit" w:hAnsi="inherit" w:cs="Arial"/>
            <w:color w:val="222222"/>
            <w:sz w:val="15"/>
            <w:szCs w:val="15"/>
          </w:rPr>
          <w:t> </w:t>
        </w:r>
      </w:ins>
    </w:p>
    <w:p w:rsidR="00F6712F" w:rsidRDefault="00F6712F" w:rsidP="00F6712F">
      <w:pPr>
        <w:pStyle w:val="HTMLPreformatted"/>
        <w:shd w:val="clear" w:color="auto" w:fill="F8F8F8"/>
        <w:textAlignment w:val="baseline"/>
        <w:rPr>
          <w:ins w:id="496" w:author="Unknown"/>
          <w:rFonts w:ascii="inherit" w:hAnsi="inherit"/>
          <w:color w:val="222222"/>
          <w:sz w:val="19"/>
          <w:szCs w:val="19"/>
          <w:bdr w:val="none" w:sz="0" w:space="0" w:color="auto" w:frame="1"/>
        </w:rPr>
      </w:pPr>
      <w:ins w:id="497" w:author="Unknown">
        <w:r>
          <w:rPr>
            <w:rFonts w:ascii="inherit" w:hAnsi="inherit"/>
            <w:color w:val="222222"/>
            <w:sz w:val="19"/>
            <w:szCs w:val="19"/>
            <w:bdr w:val="none" w:sz="0" w:space="0" w:color="auto" w:frame="1"/>
          </w:rPr>
          <w:t xml:space="preserve">[root@archive </w:t>
        </w:r>
        <w:proofErr w:type="gramStart"/>
        <w:r>
          <w:rPr>
            <w:rFonts w:ascii="inherit" w:hAnsi="inherit"/>
            <w:color w:val="222222"/>
            <w:sz w:val="19"/>
            <w:szCs w:val="19"/>
            <w:bdr w:val="none" w:sz="0" w:space="0" w:color="auto" w:frame="1"/>
          </w:rPr>
          <w:t>~]#</w:t>
        </w:r>
        <w:proofErr w:type="gramEnd"/>
        <w:r>
          <w:rPr>
            <w:rFonts w:ascii="inherit" w:hAnsi="inherit"/>
            <w:color w:val="222222"/>
            <w:sz w:val="19"/>
            <w:szCs w:val="19"/>
            <w:bdr w:val="none" w:sz="0" w:space="0" w:color="auto" w:frame="1"/>
          </w:rPr>
          <w:t xml:space="preserve"> sar -f /var/log/sa/sa27</w:t>
        </w:r>
      </w:ins>
    </w:p>
    <w:p w:rsidR="00F6712F" w:rsidRDefault="00F6712F" w:rsidP="00F6712F">
      <w:pPr>
        <w:pStyle w:val="HTMLPreformatted"/>
        <w:shd w:val="clear" w:color="auto" w:fill="F8F8F8"/>
        <w:textAlignment w:val="baseline"/>
        <w:rPr>
          <w:ins w:id="498" w:author="Unknown"/>
          <w:rFonts w:ascii="inherit" w:hAnsi="inherit"/>
          <w:color w:val="222222"/>
          <w:sz w:val="19"/>
          <w:szCs w:val="19"/>
          <w:bdr w:val="none" w:sz="0" w:space="0" w:color="auto" w:frame="1"/>
        </w:rPr>
      </w:pPr>
      <w:ins w:id="499" w:author="Unknown">
        <w:r>
          <w:rPr>
            <w:rFonts w:ascii="inherit" w:hAnsi="inherit"/>
            <w:color w:val="222222"/>
            <w:sz w:val="19"/>
            <w:szCs w:val="19"/>
            <w:bdr w:val="none" w:sz="0" w:space="0" w:color="auto" w:frame="1"/>
          </w:rPr>
          <w:t>Linux 2.6.18-194.el5xen (</w:t>
        </w:r>
        <w:proofErr w:type="gramStart"/>
        <w:r>
          <w:rPr>
            <w:rFonts w:ascii="inherit" w:hAnsi="inherit"/>
            <w:color w:val="222222"/>
            <w:sz w:val="19"/>
            <w:szCs w:val="19"/>
            <w:bdr w:val="none" w:sz="0" w:space="0" w:color="auto" w:frame="1"/>
          </w:rPr>
          <w:t>archive.r</w:t>
        </w:r>
        <w:proofErr w:type="gramEnd"/>
        <w:r>
          <w:rPr>
            <w:rFonts w:ascii="inherit" w:hAnsi="inherit"/>
            <w:color w:val="222222"/>
            <w:sz w:val="19"/>
            <w:szCs w:val="19"/>
            <w:bdr w:val="none" w:sz="0" w:space="0" w:color="auto" w:frame="1"/>
          </w:rPr>
          <w:t>)     11/27/2012</w:t>
        </w:r>
      </w:ins>
    </w:p>
    <w:p w:rsidR="00F6712F" w:rsidRDefault="00F6712F" w:rsidP="00F6712F">
      <w:pPr>
        <w:pStyle w:val="HTMLPreformatted"/>
        <w:shd w:val="clear" w:color="auto" w:fill="F8F8F8"/>
        <w:textAlignment w:val="baseline"/>
        <w:rPr>
          <w:ins w:id="500" w:author="Unknown"/>
          <w:rFonts w:ascii="inherit" w:hAnsi="inherit"/>
          <w:color w:val="222222"/>
          <w:sz w:val="19"/>
          <w:szCs w:val="19"/>
          <w:bdr w:val="none" w:sz="0" w:space="0" w:color="auto" w:frame="1"/>
        </w:rPr>
      </w:pPr>
      <w:ins w:id="501" w:author="Unknown">
        <w:r>
          <w:rPr>
            <w:rFonts w:ascii="inherit" w:hAnsi="inherit"/>
            <w:color w:val="222222"/>
            <w:sz w:val="19"/>
            <w:szCs w:val="19"/>
            <w:bdr w:val="none" w:sz="0" w:space="0" w:color="auto" w:frame="1"/>
          </w:rPr>
          <w:t> </w:t>
        </w:r>
      </w:ins>
    </w:p>
    <w:p w:rsidR="00F6712F" w:rsidRDefault="00F6712F" w:rsidP="00F6712F">
      <w:pPr>
        <w:pStyle w:val="HTMLPreformatted"/>
        <w:shd w:val="clear" w:color="auto" w:fill="F8F8F8"/>
        <w:textAlignment w:val="baseline"/>
        <w:rPr>
          <w:ins w:id="502" w:author="Unknown"/>
          <w:rFonts w:ascii="inherit" w:hAnsi="inherit"/>
          <w:color w:val="222222"/>
          <w:sz w:val="19"/>
          <w:szCs w:val="19"/>
          <w:bdr w:val="none" w:sz="0" w:space="0" w:color="auto" w:frame="1"/>
        </w:rPr>
      </w:pPr>
      <w:ins w:id="503" w:author="Unknown">
        <w:r>
          <w:rPr>
            <w:rFonts w:ascii="inherit" w:hAnsi="inherit"/>
            <w:color w:val="222222"/>
            <w:sz w:val="19"/>
            <w:szCs w:val="19"/>
            <w:bdr w:val="none" w:sz="0" w:space="0" w:color="auto" w:frame="1"/>
          </w:rPr>
          <w:t>02:20:01 AM       CPU     %user     %nice   %system   %iowait    %steal     %idle</w:t>
        </w:r>
      </w:ins>
    </w:p>
    <w:p w:rsidR="00F6712F" w:rsidRDefault="00F6712F" w:rsidP="00F6712F">
      <w:pPr>
        <w:pStyle w:val="HTMLPreformatted"/>
        <w:shd w:val="clear" w:color="auto" w:fill="F8F8F8"/>
        <w:textAlignment w:val="baseline"/>
        <w:rPr>
          <w:ins w:id="504" w:author="Unknown"/>
          <w:rFonts w:ascii="inherit" w:hAnsi="inherit"/>
          <w:color w:val="222222"/>
          <w:sz w:val="19"/>
          <w:szCs w:val="19"/>
          <w:bdr w:val="none" w:sz="0" w:space="0" w:color="auto" w:frame="1"/>
        </w:rPr>
      </w:pPr>
      <w:ins w:id="505" w:author="Unknown">
        <w:r>
          <w:rPr>
            <w:rFonts w:ascii="inherit" w:hAnsi="inherit"/>
            <w:color w:val="222222"/>
            <w:sz w:val="19"/>
            <w:szCs w:val="19"/>
            <w:bdr w:val="none" w:sz="0" w:space="0" w:color="auto" w:frame="1"/>
          </w:rPr>
          <w:t>02:30:01 AM       all      2.58      0.00      0.70      1.12      0.05     95.55</w:t>
        </w:r>
      </w:ins>
    </w:p>
    <w:p w:rsidR="00F6712F" w:rsidRDefault="00F6712F" w:rsidP="00F6712F">
      <w:pPr>
        <w:pStyle w:val="HTMLPreformatted"/>
        <w:shd w:val="clear" w:color="auto" w:fill="F8F8F8"/>
        <w:textAlignment w:val="baseline"/>
        <w:rPr>
          <w:ins w:id="506" w:author="Unknown"/>
          <w:rFonts w:ascii="inherit" w:hAnsi="inherit"/>
          <w:color w:val="222222"/>
          <w:sz w:val="19"/>
          <w:szCs w:val="19"/>
          <w:bdr w:val="none" w:sz="0" w:space="0" w:color="auto" w:frame="1"/>
        </w:rPr>
      </w:pPr>
      <w:ins w:id="507" w:author="Unknown">
        <w:r>
          <w:rPr>
            <w:rFonts w:ascii="inherit" w:hAnsi="inherit"/>
            <w:color w:val="222222"/>
            <w:sz w:val="19"/>
            <w:szCs w:val="19"/>
            <w:bdr w:val="none" w:sz="0" w:space="0" w:color="auto" w:frame="1"/>
          </w:rPr>
          <w:t>02:40:01 AM       all      2.56      0.00      0.69      1.05      0.04     95.66</w:t>
        </w:r>
      </w:ins>
    </w:p>
    <w:p w:rsidR="00F6712F" w:rsidRDefault="00F6712F" w:rsidP="00F6712F">
      <w:pPr>
        <w:pStyle w:val="HTMLPreformatted"/>
        <w:shd w:val="clear" w:color="auto" w:fill="F8F8F8"/>
        <w:textAlignment w:val="baseline"/>
        <w:rPr>
          <w:ins w:id="508" w:author="Unknown"/>
          <w:rFonts w:ascii="inherit" w:hAnsi="inherit"/>
          <w:color w:val="222222"/>
          <w:sz w:val="19"/>
          <w:szCs w:val="19"/>
          <w:bdr w:val="none" w:sz="0" w:space="0" w:color="auto" w:frame="1"/>
        </w:rPr>
      </w:pPr>
      <w:ins w:id="509" w:author="Unknown">
        <w:r>
          <w:rPr>
            <w:rFonts w:ascii="inherit" w:hAnsi="inherit"/>
            <w:color w:val="222222"/>
            <w:sz w:val="19"/>
            <w:szCs w:val="19"/>
            <w:bdr w:val="none" w:sz="0" w:space="0" w:color="auto" w:frame="1"/>
          </w:rPr>
          <w:t>02:50:01 AM       all      2.64      0.00      0.65      1.15      0.05     95.50</w:t>
        </w:r>
      </w:ins>
    </w:p>
    <w:p w:rsidR="00F6712F" w:rsidRDefault="00F6712F" w:rsidP="00F6712F">
      <w:pPr>
        <w:pStyle w:val="HTMLPreformatted"/>
        <w:shd w:val="clear" w:color="auto" w:fill="F8F8F8"/>
        <w:textAlignment w:val="baseline"/>
        <w:rPr>
          <w:ins w:id="510" w:author="Unknown"/>
          <w:color w:val="222222"/>
          <w:sz w:val="15"/>
          <w:szCs w:val="15"/>
        </w:rPr>
      </w:pPr>
      <w:ins w:id="511" w:author="Unknown">
        <w:r>
          <w:rPr>
            <w:rFonts w:ascii="inherit" w:hAnsi="inherit"/>
            <w:color w:val="222222"/>
            <w:sz w:val="19"/>
            <w:szCs w:val="19"/>
            <w:bdr w:val="none" w:sz="0" w:space="0" w:color="auto" w:frame="1"/>
          </w:rPr>
          <w:t>03:00:01 AM       all      3.27      0.00      0.71      1.12      0.04     94.86</w:t>
        </w:r>
      </w:ins>
    </w:p>
    <w:p w:rsidR="00F6712F" w:rsidRDefault="00F6712F" w:rsidP="00F6712F">
      <w:pPr>
        <w:spacing w:line="218" w:lineRule="atLeast"/>
        <w:textAlignment w:val="baseline"/>
        <w:rPr>
          <w:ins w:id="512" w:author="Unknown"/>
          <w:rFonts w:ascii="inherit" w:hAnsi="inherit" w:cs="Arial"/>
          <w:color w:val="222222"/>
          <w:sz w:val="15"/>
          <w:szCs w:val="15"/>
        </w:rPr>
      </w:pPr>
      <w:ins w:id="513" w:author="Unknown">
        <w:r>
          <w:rPr>
            <w:rFonts w:ascii="inherit" w:hAnsi="inherit" w:cs="Arial"/>
            <w:color w:val="222222"/>
            <w:sz w:val="15"/>
            <w:szCs w:val="15"/>
          </w:rPr>
          <w:lastRenderedPageBreak/>
          <w:t> </w:t>
        </w:r>
      </w:ins>
    </w:p>
    <w:p w:rsidR="00F6712F" w:rsidRDefault="00F6712F" w:rsidP="00F6712F">
      <w:pPr>
        <w:spacing w:line="218" w:lineRule="atLeast"/>
        <w:textAlignment w:val="baseline"/>
        <w:rPr>
          <w:ins w:id="514" w:author="Unknown"/>
          <w:rFonts w:ascii="inherit" w:hAnsi="inherit" w:cs="Arial"/>
          <w:color w:val="222222"/>
          <w:sz w:val="15"/>
          <w:szCs w:val="15"/>
        </w:rPr>
      </w:pPr>
      <w:ins w:id="515" w:author="Unknown">
        <w:r>
          <w:rPr>
            <w:rFonts w:ascii="inherit" w:hAnsi="inherit" w:cs="Arial"/>
            <w:color w:val="222222"/>
            <w:sz w:val="19"/>
            <w:szCs w:val="19"/>
            <w:bdr w:val="none" w:sz="0" w:space="0" w:color="auto" w:frame="1"/>
          </w:rPr>
          <w:t xml:space="preserve">in the above command we have passed /var/log/sa/sa27 as an argument as i needed stats for that </w:t>
        </w:r>
        <w:proofErr w:type="gramStart"/>
        <w:r>
          <w:rPr>
            <w:rFonts w:ascii="inherit" w:hAnsi="inherit" w:cs="Arial"/>
            <w:color w:val="222222"/>
            <w:sz w:val="19"/>
            <w:szCs w:val="19"/>
            <w:bdr w:val="none" w:sz="0" w:space="0" w:color="auto" w:frame="1"/>
          </w:rPr>
          <w:t>day..</w:t>
        </w:r>
        <w:proofErr w:type="gramEnd"/>
        <w:r>
          <w:rPr>
            <w:rFonts w:ascii="inherit" w:hAnsi="inherit" w:cs="Arial"/>
            <w:color w:val="222222"/>
            <w:sz w:val="19"/>
            <w:szCs w:val="19"/>
            <w:bdr w:val="none" w:sz="0" w:space="0" w:color="auto" w:frame="1"/>
          </w:rPr>
          <w:t>pass the sa&lt;day of month&gt;as you require in the above command</w:t>
        </w:r>
      </w:ins>
    </w:p>
    <w:p w:rsidR="00F6712F" w:rsidRDefault="00F6712F" w:rsidP="00F6712F">
      <w:pPr>
        <w:spacing w:line="218" w:lineRule="atLeast"/>
        <w:textAlignment w:val="baseline"/>
        <w:rPr>
          <w:ins w:id="516" w:author="Unknown"/>
          <w:rFonts w:ascii="inherit" w:hAnsi="inherit" w:cs="Arial"/>
          <w:color w:val="222222"/>
          <w:sz w:val="15"/>
          <w:szCs w:val="15"/>
        </w:rPr>
      </w:pPr>
      <w:ins w:id="517" w:author="Unknown">
        <w:r>
          <w:rPr>
            <w:rFonts w:ascii="inherit" w:hAnsi="inherit" w:cs="Arial"/>
            <w:color w:val="222222"/>
            <w:sz w:val="15"/>
            <w:szCs w:val="15"/>
          </w:rPr>
          <w:t> </w:t>
        </w:r>
      </w:ins>
    </w:p>
    <w:p w:rsidR="00F6712F" w:rsidRDefault="00F6712F" w:rsidP="00F6712F">
      <w:pPr>
        <w:pStyle w:val="Heading2"/>
        <w:spacing w:before="0" w:after="180" w:line="312" w:lineRule="atLeast"/>
        <w:textAlignment w:val="baseline"/>
        <w:rPr>
          <w:ins w:id="518" w:author="Unknown"/>
          <w:rFonts w:ascii="Lucida Sans Unicode" w:hAnsi="Lucida Sans Unicode" w:cs="Lucida Sans Unicode"/>
          <w:b w:val="0"/>
          <w:bCs w:val="0"/>
          <w:color w:val="333333"/>
          <w:sz w:val="30"/>
          <w:szCs w:val="30"/>
        </w:rPr>
      </w:pPr>
      <w:ins w:id="519" w:author="Unknown">
        <w:r>
          <w:rPr>
            <w:rFonts w:ascii="Lucida Sans Unicode" w:hAnsi="Lucida Sans Unicode" w:cs="Lucida Sans Unicode"/>
            <w:b w:val="0"/>
            <w:bCs w:val="0"/>
            <w:color w:val="333333"/>
            <w:sz w:val="30"/>
            <w:szCs w:val="30"/>
            <w:u w:val="single"/>
          </w:rPr>
          <w:t>How to fetch SAR metrics for a specific time on a particular date</w:t>
        </w:r>
      </w:ins>
    </w:p>
    <w:p w:rsidR="00F6712F" w:rsidRDefault="00F6712F" w:rsidP="00F6712F">
      <w:pPr>
        <w:pStyle w:val="NormalWeb"/>
        <w:spacing w:before="0" w:beforeAutospacing="0" w:after="0" w:afterAutospacing="0" w:line="218" w:lineRule="atLeast"/>
        <w:textAlignment w:val="baseline"/>
        <w:rPr>
          <w:ins w:id="520" w:author="Unknown"/>
          <w:rFonts w:ascii="inherit" w:hAnsi="inherit" w:cs="Arial"/>
          <w:color w:val="222222"/>
          <w:sz w:val="15"/>
          <w:szCs w:val="15"/>
        </w:rPr>
      </w:pPr>
      <w:ins w:id="521" w:author="Unknown">
        <w:r>
          <w:rPr>
            <w:rFonts w:ascii="inherit" w:hAnsi="inherit" w:cs="Arial"/>
            <w:color w:val="222222"/>
            <w:sz w:val="19"/>
            <w:szCs w:val="19"/>
            <w:bdr w:val="none" w:sz="0" w:space="0" w:color="auto" w:frame="1"/>
          </w:rPr>
          <w:t>this can be achieved by passing another argument as shown below.</w:t>
        </w:r>
      </w:ins>
    </w:p>
    <w:p w:rsidR="00F6712F" w:rsidRDefault="00F6712F" w:rsidP="00F6712F">
      <w:pPr>
        <w:pStyle w:val="HTMLPreformatted"/>
        <w:shd w:val="clear" w:color="auto" w:fill="F8F8F8"/>
        <w:textAlignment w:val="baseline"/>
        <w:rPr>
          <w:ins w:id="522" w:author="Unknown"/>
          <w:rFonts w:ascii="inherit" w:hAnsi="inherit"/>
          <w:color w:val="222222"/>
          <w:sz w:val="19"/>
          <w:szCs w:val="19"/>
          <w:bdr w:val="none" w:sz="0" w:space="0" w:color="auto" w:frame="1"/>
        </w:rPr>
      </w:pPr>
      <w:ins w:id="523" w:author="Unknown">
        <w:r>
          <w:rPr>
            <w:rFonts w:ascii="inherit" w:hAnsi="inherit"/>
            <w:color w:val="222222"/>
            <w:sz w:val="19"/>
            <w:szCs w:val="19"/>
            <w:bdr w:val="none" w:sz="0" w:space="0" w:color="auto" w:frame="1"/>
          </w:rPr>
          <w:t xml:space="preserve">[root@archive </w:t>
        </w:r>
        <w:proofErr w:type="gramStart"/>
        <w:r>
          <w:rPr>
            <w:rFonts w:ascii="inherit" w:hAnsi="inherit"/>
            <w:color w:val="222222"/>
            <w:sz w:val="19"/>
            <w:szCs w:val="19"/>
            <w:bdr w:val="none" w:sz="0" w:space="0" w:color="auto" w:frame="1"/>
          </w:rPr>
          <w:t>~]#</w:t>
        </w:r>
        <w:proofErr w:type="gramEnd"/>
        <w:r>
          <w:rPr>
            <w:rFonts w:ascii="inherit" w:hAnsi="inherit"/>
            <w:color w:val="222222"/>
            <w:sz w:val="19"/>
            <w:szCs w:val="19"/>
            <w:bdr w:val="none" w:sz="0" w:space="0" w:color="auto" w:frame="1"/>
          </w:rPr>
          <w:t xml:space="preserve"> sar -f /var/log/sa/sa27 -s 02:20:00 -e 03:20:00</w:t>
        </w:r>
      </w:ins>
    </w:p>
    <w:p w:rsidR="00F6712F" w:rsidRDefault="00F6712F" w:rsidP="00F6712F">
      <w:pPr>
        <w:pStyle w:val="HTMLPreformatted"/>
        <w:shd w:val="clear" w:color="auto" w:fill="F8F8F8"/>
        <w:textAlignment w:val="baseline"/>
        <w:rPr>
          <w:ins w:id="524" w:author="Unknown"/>
          <w:rFonts w:ascii="inherit" w:hAnsi="inherit"/>
          <w:color w:val="222222"/>
          <w:sz w:val="19"/>
          <w:szCs w:val="19"/>
          <w:bdr w:val="none" w:sz="0" w:space="0" w:color="auto" w:frame="1"/>
        </w:rPr>
      </w:pPr>
      <w:ins w:id="525" w:author="Unknown">
        <w:r>
          <w:rPr>
            <w:rFonts w:ascii="inherit" w:hAnsi="inherit"/>
            <w:color w:val="222222"/>
            <w:sz w:val="19"/>
            <w:szCs w:val="19"/>
            <w:bdr w:val="none" w:sz="0" w:space="0" w:color="auto" w:frame="1"/>
          </w:rPr>
          <w:t>Linux 2.6.18-194.el5xen (</w:t>
        </w:r>
        <w:proofErr w:type="gramStart"/>
        <w:r>
          <w:rPr>
            <w:rFonts w:ascii="inherit" w:hAnsi="inherit"/>
            <w:color w:val="222222"/>
            <w:sz w:val="19"/>
            <w:szCs w:val="19"/>
            <w:bdr w:val="none" w:sz="0" w:space="0" w:color="auto" w:frame="1"/>
          </w:rPr>
          <w:t>archive.r</w:t>
        </w:r>
        <w:proofErr w:type="gramEnd"/>
        <w:r>
          <w:rPr>
            <w:rFonts w:ascii="inherit" w:hAnsi="inherit"/>
            <w:color w:val="222222"/>
            <w:sz w:val="19"/>
            <w:szCs w:val="19"/>
            <w:bdr w:val="none" w:sz="0" w:space="0" w:color="auto" w:frame="1"/>
          </w:rPr>
          <w:t>)     11/27/2012</w:t>
        </w:r>
      </w:ins>
    </w:p>
    <w:p w:rsidR="00F6712F" w:rsidRDefault="00F6712F" w:rsidP="00F6712F">
      <w:pPr>
        <w:pStyle w:val="HTMLPreformatted"/>
        <w:shd w:val="clear" w:color="auto" w:fill="F8F8F8"/>
        <w:textAlignment w:val="baseline"/>
        <w:rPr>
          <w:ins w:id="526" w:author="Unknown"/>
          <w:rFonts w:ascii="inherit" w:hAnsi="inherit"/>
          <w:color w:val="222222"/>
          <w:sz w:val="19"/>
          <w:szCs w:val="19"/>
          <w:bdr w:val="none" w:sz="0" w:space="0" w:color="auto" w:frame="1"/>
        </w:rPr>
      </w:pPr>
      <w:ins w:id="527" w:author="Unknown">
        <w:r>
          <w:rPr>
            <w:rFonts w:ascii="inherit" w:hAnsi="inherit"/>
            <w:color w:val="222222"/>
            <w:sz w:val="19"/>
            <w:szCs w:val="19"/>
            <w:bdr w:val="none" w:sz="0" w:space="0" w:color="auto" w:frame="1"/>
          </w:rPr>
          <w:t> </w:t>
        </w:r>
      </w:ins>
    </w:p>
    <w:p w:rsidR="00F6712F" w:rsidRDefault="00F6712F" w:rsidP="00F6712F">
      <w:pPr>
        <w:pStyle w:val="HTMLPreformatted"/>
        <w:shd w:val="clear" w:color="auto" w:fill="F8F8F8"/>
        <w:textAlignment w:val="baseline"/>
        <w:rPr>
          <w:ins w:id="528" w:author="Unknown"/>
          <w:rFonts w:ascii="inherit" w:hAnsi="inherit"/>
          <w:color w:val="222222"/>
          <w:sz w:val="19"/>
          <w:szCs w:val="19"/>
          <w:bdr w:val="none" w:sz="0" w:space="0" w:color="auto" w:frame="1"/>
        </w:rPr>
      </w:pPr>
      <w:ins w:id="529" w:author="Unknown">
        <w:r>
          <w:rPr>
            <w:rFonts w:ascii="inherit" w:hAnsi="inherit"/>
            <w:color w:val="222222"/>
            <w:sz w:val="19"/>
            <w:szCs w:val="19"/>
            <w:bdr w:val="none" w:sz="0" w:space="0" w:color="auto" w:frame="1"/>
          </w:rPr>
          <w:t>02:20:01 AM       CPU     %user     %nice   %system   %iowait    %steal     %idle</w:t>
        </w:r>
      </w:ins>
    </w:p>
    <w:p w:rsidR="00F6712F" w:rsidRDefault="00F6712F" w:rsidP="00F6712F">
      <w:pPr>
        <w:pStyle w:val="HTMLPreformatted"/>
        <w:shd w:val="clear" w:color="auto" w:fill="F8F8F8"/>
        <w:textAlignment w:val="baseline"/>
        <w:rPr>
          <w:ins w:id="530" w:author="Unknown"/>
          <w:rFonts w:ascii="inherit" w:hAnsi="inherit"/>
          <w:color w:val="222222"/>
          <w:sz w:val="19"/>
          <w:szCs w:val="19"/>
          <w:bdr w:val="none" w:sz="0" w:space="0" w:color="auto" w:frame="1"/>
        </w:rPr>
      </w:pPr>
      <w:ins w:id="531" w:author="Unknown">
        <w:r>
          <w:rPr>
            <w:rFonts w:ascii="inherit" w:hAnsi="inherit"/>
            <w:color w:val="222222"/>
            <w:sz w:val="19"/>
            <w:szCs w:val="19"/>
            <w:bdr w:val="none" w:sz="0" w:space="0" w:color="auto" w:frame="1"/>
          </w:rPr>
          <w:t>02:30:01 AM       all      2.58      0.00      0.70      1.12      0.05     95.55</w:t>
        </w:r>
      </w:ins>
    </w:p>
    <w:p w:rsidR="00F6712F" w:rsidRDefault="00F6712F" w:rsidP="00F6712F">
      <w:pPr>
        <w:pStyle w:val="HTMLPreformatted"/>
        <w:shd w:val="clear" w:color="auto" w:fill="F8F8F8"/>
        <w:textAlignment w:val="baseline"/>
        <w:rPr>
          <w:ins w:id="532" w:author="Unknown"/>
          <w:rFonts w:ascii="inherit" w:hAnsi="inherit"/>
          <w:color w:val="222222"/>
          <w:sz w:val="19"/>
          <w:szCs w:val="19"/>
          <w:bdr w:val="none" w:sz="0" w:space="0" w:color="auto" w:frame="1"/>
        </w:rPr>
      </w:pPr>
      <w:ins w:id="533" w:author="Unknown">
        <w:r>
          <w:rPr>
            <w:rFonts w:ascii="inherit" w:hAnsi="inherit"/>
            <w:color w:val="222222"/>
            <w:sz w:val="19"/>
            <w:szCs w:val="19"/>
            <w:bdr w:val="none" w:sz="0" w:space="0" w:color="auto" w:frame="1"/>
          </w:rPr>
          <w:t>02:40:01 AM       all      2.56      0.00      0.69      1.05      0.04     95.66</w:t>
        </w:r>
      </w:ins>
    </w:p>
    <w:p w:rsidR="00F6712F" w:rsidRDefault="00F6712F" w:rsidP="00F6712F">
      <w:pPr>
        <w:pStyle w:val="HTMLPreformatted"/>
        <w:shd w:val="clear" w:color="auto" w:fill="F8F8F8"/>
        <w:textAlignment w:val="baseline"/>
        <w:rPr>
          <w:ins w:id="534" w:author="Unknown"/>
          <w:rFonts w:ascii="inherit" w:hAnsi="inherit"/>
          <w:color w:val="222222"/>
          <w:sz w:val="19"/>
          <w:szCs w:val="19"/>
          <w:bdr w:val="none" w:sz="0" w:space="0" w:color="auto" w:frame="1"/>
        </w:rPr>
      </w:pPr>
      <w:ins w:id="535" w:author="Unknown">
        <w:r>
          <w:rPr>
            <w:rFonts w:ascii="inherit" w:hAnsi="inherit"/>
            <w:color w:val="222222"/>
            <w:sz w:val="19"/>
            <w:szCs w:val="19"/>
            <w:bdr w:val="none" w:sz="0" w:space="0" w:color="auto" w:frame="1"/>
          </w:rPr>
          <w:t>02:50:01 AM       all      2.64      0.00      0.65      1.15      0.05     95.50</w:t>
        </w:r>
      </w:ins>
    </w:p>
    <w:p w:rsidR="00F6712F" w:rsidRDefault="00F6712F" w:rsidP="00F6712F">
      <w:pPr>
        <w:pStyle w:val="HTMLPreformatted"/>
        <w:shd w:val="clear" w:color="auto" w:fill="F8F8F8"/>
        <w:textAlignment w:val="baseline"/>
        <w:rPr>
          <w:ins w:id="536" w:author="Unknown"/>
          <w:rFonts w:ascii="inherit" w:hAnsi="inherit"/>
          <w:color w:val="222222"/>
          <w:sz w:val="19"/>
          <w:szCs w:val="19"/>
          <w:bdr w:val="none" w:sz="0" w:space="0" w:color="auto" w:frame="1"/>
        </w:rPr>
      </w:pPr>
      <w:ins w:id="537" w:author="Unknown">
        <w:r>
          <w:rPr>
            <w:rFonts w:ascii="inherit" w:hAnsi="inherit"/>
            <w:color w:val="222222"/>
            <w:sz w:val="19"/>
            <w:szCs w:val="19"/>
            <w:bdr w:val="none" w:sz="0" w:space="0" w:color="auto" w:frame="1"/>
          </w:rPr>
          <w:t>03:00:01 AM       all      3.27      0.00      0.71      1.12      0.04     94.86</w:t>
        </w:r>
      </w:ins>
    </w:p>
    <w:p w:rsidR="00F6712F" w:rsidRDefault="00F6712F" w:rsidP="00F6712F">
      <w:pPr>
        <w:pStyle w:val="HTMLPreformatted"/>
        <w:shd w:val="clear" w:color="auto" w:fill="F8F8F8"/>
        <w:textAlignment w:val="baseline"/>
        <w:rPr>
          <w:ins w:id="538" w:author="Unknown"/>
          <w:rFonts w:ascii="inherit" w:hAnsi="inherit"/>
          <w:color w:val="222222"/>
          <w:sz w:val="19"/>
          <w:szCs w:val="19"/>
          <w:bdr w:val="none" w:sz="0" w:space="0" w:color="auto" w:frame="1"/>
        </w:rPr>
      </w:pPr>
      <w:ins w:id="539" w:author="Unknown">
        <w:r>
          <w:rPr>
            <w:rFonts w:ascii="inherit" w:hAnsi="inherit"/>
            <w:color w:val="222222"/>
            <w:sz w:val="19"/>
            <w:szCs w:val="19"/>
            <w:bdr w:val="none" w:sz="0" w:space="0" w:color="auto" w:frame="1"/>
          </w:rPr>
          <w:t>03:10:01 AM       all      2.72      1.06      0.75      1.09      0.04     94.33</w:t>
        </w:r>
      </w:ins>
    </w:p>
    <w:p w:rsidR="00F6712F" w:rsidRDefault="00F6712F" w:rsidP="00F6712F">
      <w:pPr>
        <w:pStyle w:val="HTMLPreformatted"/>
        <w:shd w:val="clear" w:color="auto" w:fill="F8F8F8"/>
        <w:textAlignment w:val="baseline"/>
        <w:rPr>
          <w:ins w:id="540" w:author="Unknown"/>
          <w:color w:val="222222"/>
          <w:sz w:val="15"/>
          <w:szCs w:val="15"/>
        </w:rPr>
      </w:pPr>
      <w:ins w:id="541" w:author="Unknown">
        <w:r>
          <w:rPr>
            <w:rFonts w:ascii="inherit" w:hAnsi="inherit"/>
            <w:color w:val="222222"/>
            <w:sz w:val="19"/>
            <w:szCs w:val="19"/>
            <w:bdr w:val="none" w:sz="0" w:space="0" w:color="auto" w:frame="1"/>
          </w:rPr>
          <w:t>Average:          all      2.76      0.21      0.70      1.11      0.04     95.18</w:t>
        </w:r>
      </w:ins>
    </w:p>
    <w:p w:rsidR="00F6712F" w:rsidRDefault="00F6712F" w:rsidP="00F6712F">
      <w:pPr>
        <w:spacing w:line="218" w:lineRule="atLeast"/>
        <w:textAlignment w:val="baseline"/>
        <w:rPr>
          <w:ins w:id="542" w:author="Unknown"/>
          <w:rFonts w:ascii="inherit" w:hAnsi="inherit" w:cs="Arial"/>
          <w:color w:val="222222"/>
          <w:sz w:val="15"/>
          <w:szCs w:val="15"/>
        </w:rPr>
      </w:pPr>
      <w:ins w:id="543" w:author="Unknown">
        <w:r>
          <w:rPr>
            <w:rFonts w:ascii="inherit" w:hAnsi="inherit" w:cs="Arial"/>
            <w:color w:val="222222"/>
            <w:sz w:val="15"/>
            <w:szCs w:val="15"/>
          </w:rPr>
          <w:t> </w:t>
        </w:r>
      </w:ins>
    </w:p>
    <w:p w:rsidR="00F6712F" w:rsidRDefault="00F6712F" w:rsidP="00F6712F">
      <w:pPr>
        <w:spacing w:line="218" w:lineRule="atLeast"/>
        <w:textAlignment w:val="baseline"/>
        <w:rPr>
          <w:ins w:id="544" w:author="Unknown"/>
          <w:rFonts w:ascii="inherit" w:hAnsi="inherit" w:cs="Arial"/>
          <w:color w:val="222222"/>
          <w:sz w:val="15"/>
          <w:szCs w:val="15"/>
        </w:rPr>
      </w:pPr>
      <w:ins w:id="545" w:author="Unknown">
        <w:r>
          <w:rPr>
            <w:rFonts w:ascii="inherit" w:hAnsi="inherit" w:cs="Arial"/>
            <w:color w:val="222222"/>
            <w:sz w:val="19"/>
            <w:szCs w:val="19"/>
            <w:bdr w:val="none" w:sz="0" w:space="0" w:color="auto" w:frame="1"/>
          </w:rPr>
          <w:t>in the above shown example i asked sar to fetch the metrics between 2:20:00 and 3:20:00 on 27th day of the month</w:t>
        </w:r>
      </w:ins>
    </w:p>
    <w:p w:rsidR="00F6712F" w:rsidRDefault="00F6712F" w:rsidP="00F6712F">
      <w:pPr>
        <w:spacing w:line="218" w:lineRule="atLeast"/>
        <w:textAlignment w:val="baseline"/>
        <w:rPr>
          <w:ins w:id="546" w:author="Unknown"/>
          <w:rFonts w:ascii="inherit" w:hAnsi="inherit" w:cs="Arial"/>
          <w:color w:val="222222"/>
          <w:sz w:val="15"/>
          <w:szCs w:val="15"/>
        </w:rPr>
      </w:pPr>
      <w:ins w:id="547" w:author="Unknown">
        <w:r>
          <w:rPr>
            <w:rFonts w:ascii="inherit" w:hAnsi="inherit" w:cs="Arial"/>
            <w:color w:val="222222"/>
            <w:sz w:val="15"/>
            <w:szCs w:val="15"/>
          </w:rPr>
          <w:t> </w:t>
        </w:r>
      </w:ins>
    </w:p>
    <w:p w:rsidR="00F6712F" w:rsidRDefault="00F6712F" w:rsidP="00F6712F">
      <w:pPr>
        <w:spacing w:line="218" w:lineRule="atLeast"/>
        <w:textAlignment w:val="baseline"/>
        <w:rPr>
          <w:ins w:id="548" w:author="Unknown"/>
          <w:rFonts w:ascii="inherit" w:hAnsi="inherit" w:cs="Arial"/>
          <w:color w:val="222222"/>
          <w:sz w:val="15"/>
          <w:szCs w:val="15"/>
        </w:rPr>
      </w:pPr>
      <w:ins w:id="549" w:author="Unknown">
        <w:r>
          <w:rPr>
            <w:rFonts w:ascii="inherit" w:hAnsi="inherit" w:cs="Arial"/>
            <w:color w:val="222222"/>
            <w:sz w:val="19"/>
            <w:szCs w:val="19"/>
            <w:bdr w:val="none" w:sz="0" w:space="0" w:color="auto" w:frame="1"/>
          </w:rPr>
          <w:t>You can even pass any other metric option along with the time interval...such as -d or -r</w:t>
        </w:r>
      </w:ins>
    </w:p>
    <w:p w:rsidR="00F6712F" w:rsidRDefault="00F6712F" w:rsidP="00F6712F">
      <w:pPr>
        <w:spacing w:line="218" w:lineRule="atLeast"/>
        <w:textAlignment w:val="baseline"/>
        <w:rPr>
          <w:ins w:id="550" w:author="Unknown"/>
          <w:rFonts w:ascii="inherit" w:hAnsi="inherit" w:cs="Arial"/>
          <w:color w:val="222222"/>
          <w:sz w:val="15"/>
          <w:szCs w:val="15"/>
        </w:rPr>
      </w:pPr>
      <w:ins w:id="551" w:author="Unknown">
        <w:r>
          <w:rPr>
            <w:rFonts w:ascii="inherit" w:hAnsi="inherit" w:cs="Arial"/>
            <w:color w:val="222222"/>
            <w:sz w:val="15"/>
            <w:szCs w:val="15"/>
          </w:rPr>
          <w:t> </w:t>
        </w:r>
      </w:ins>
    </w:p>
    <w:p w:rsidR="00F6712F" w:rsidRDefault="00F6712F" w:rsidP="00F6712F">
      <w:pPr>
        <w:spacing w:line="218" w:lineRule="atLeast"/>
        <w:textAlignment w:val="baseline"/>
        <w:rPr>
          <w:ins w:id="552" w:author="Unknown"/>
          <w:rFonts w:ascii="inherit" w:hAnsi="inherit" w:cs="Arial"/>
          <w:color w:val="222222"/>
          <w:sz w:val="15"/>
          <w:szCs w:val="15"/>
        </w:rPr>
      </w:pPr>
      <w:ins w:id="553" w:author="Unknown">
        <w:r>
          <w:rPr>
            <w:rFonts w:ascii="inherit" w:hAnsi="inherit" w:cs="Arial"/>
            <w:color w:val="FF0000"/>
            <w:sz w:val="19"/>
            <w:szCs w:val="19"/>
            <w:bdr w:val="none" w:sz="0" w:space="0" w:color="auto" w:frame="1"/>
          </w:rPr>
          <w:t xml:space="preserve">Have you </w:t>
        </w:r>
        <w:proofErr w:type="gramStart"/>
        <w:r>
          <w:rPr>
            <w:rFonts w:ascii="inherit" w:hAnsi="inherit" w:cs="Arial"/>
            <w:color w:val="FF0000"/>
            <w:sz w:val="19"/>
            <w:szCs w:val="19"/>
            <w:bdr w:val="none" w:sz="0" w:space="0" w:color="auto" w:frame="1"/>
          </w:rPr>
          <w:t>noticed ?</w:t>
        </w:r>
        <w:proofErr w:type="gramEnd"/>
        <w:r>
          <w:rPr>
            <w:rFonts w:ascii="inherit" w:hAnsi="inherit" w:cs="Arial"/>
            <w:color w:val="FF0000"/>
            <w:sz w:val="19"/>
            <w:szCs w:val="19"/>
            <w:bdr w:val="none" w:sz="0" w:space="0" w:color="auto" w:frame="1"/>
          </w:rPr>
          <w:t xml:space="preserve"> SAR can accurately show us the machine statistics of a particular day at a particular time...so its much easier to identify the bottlenecks.</w:t>
        </w:r>
      </w:ins>
    </w:p>
    <w:p w:rsidR="00F6712F" w:rsidRDefault="00F6712F" w:rsidP="00F6712F">
      <w:pPr>
        <w:spacing w:line="218" w:lineRule="atLeast"/>
        <w:textAlignment w:val="baseline"/>
        <w:rPr>
          <w:ins w:id="554" w:author="Unknown"/>
          <w:rFonts w:ascii="inherit" w:hAnsi="inherit" w:cs="Arial"/>
          <w:color w:val="222222"/>
          <w:sz w:val="15"/>
          <w:szCs w:val="15"/>
        </w:rPr>
      </w:pPr>
      <w:ins w:id="555" w:author="Unknown">
        <w:r>
          <w:rPr>
            <w:rFonts w:ascii="inherit" w:hAnsi="inherit" w:cs="Arial"/>
            <w:color w:val="222222"/>
            <w:sz w:val="15"/>
            <w:szCs w:val="15"/>
          </w:rPr>
          <w:t> </w:t>
        </w:r>
      </w:ins>
    </w:p>
    <w:p w:rsidR="00F6712F" w:rsidRDefault="00F6712F" w:rsidP="00F6712F">
      <w:pPr>
        <w:spacing w:line="218" w:lineRule="atLeast"/>
        <w:textAlignment w:val="baseline"/>
        <w:rPr>
          <w:ins w:id="556" w:author="Unknown"/>
          <w:rFonts w:ascii="inherit" w:hAnsi="inherit" w:cs="Arial"/>
          <w:color w:val="222222"/>
          <w:sz w:val="15"/>
          <w:szCs w:val="15"/>
        </w:rPr>
      </w:pPr>
      <w:ins w:id="557" w:author="Unknown">
        <w:r>
          <w:rPr>
            <w:rFonts w:ascii="inherit" w:hAnsi="inherit" w:cs="Arial"/>
            <w:color w:val="222222"/>
            <w:sz w:val="19"/>
            <w:szCs w:val="19"/>
            <w:bdr w:val="none" w:sz="0" w:space="0" w:color="auto" w:frame="1"/>
          </w:rPr>
          <w:t>Using -A option along with the above command will show ALL (all the metrics collected by sar).</w:t>
        </w:r>
      </w:ins>
    </w:p>
    <w:p w:rsidR="00F6712F" w:rsidRDefault="00F6712F" w:rsidP="00F6712F">
      <w:pPr>
        <w:spacing w:line="218" w:lineRule="atLeast"/>
        <w:textAlignment w:val="baseline"/>
        <w:rPr>
          <w:ins w:id="558" w:author="Unknown"/>
          <w:rFonts w:ascii="inherit" w:hAnsi="inherit" w:cs="Arial"/>
          <w:color w:val="222222"/>
          <w:sz w:val="15"/>
          <w:szCs w:val="15"/>
        </w:rPr>
      </w:pPr>
      <w:ins w:id="559" w:author="Unknown">
        <w:r>
          <w:rPr>
            <w:rFonts w:ascii="inherit" w:hAnsi="inherit" w:cs="Arial"/>
            <w:color w:val="222222"/>
            <w:sz w:val="15"/>
            <w:szCs w:val="15"/>
          </w:rPr>
          <w:t> </w:t>
        </w:r>
      </w:ins>
    </w:p>
    <w:p w:rsidR="00F6712F" w:rsidRDefault="00F6712F" w:rsidP="00F6712F">
      <w:pPr>
        <w:spacing w:line="218" w:lineRule="atLeast"/>
        <w:textAlignment w:val="baseline"/>
        <w:rPr>
          <w:ins w:id="560" w:author="Unknown"/>
          <w:rFonts w:ascii="inherit" w:hAnsi="inherit" w:cs="Arial"/>
          <w:color w:val="222222"/>
          <w:sz w:val="15"/>
          <w:szCs w:val="15"/>
        </w:rPr>
      </w:pPr>
      <w:ins w:id="561" w:author="Unknown">
        <w:r>
          <w:rPr>
            <w:rStyle w:val="Strong"/>
            <w:rFonts w:ascii="inherit" w:hAnsi="inherit" w:cs="Arial"/>
            <w:color w:val="222222"/>
            <w:sz w:val="19"/>
            <w:szCs w:val="19"/>
            <w:bdr w:val="none" w:sz="0" w:space="0" w:color="auto" w:frame="1"/>
          </w:rPr>
          <w:t>sar -f /var/log/sa/sa27 -s 02:20:00 -e 03:20:00 -A</w:t>
        </w:r>
      </w:ins>
    </w:p>
    <w:p w:rsidR="00F6712F" w:rsidRDefault="00F6712F" w:rsidP="00F6712F">
      <w:pPr>
        <w:spacing w:line="218" w:lineRule="atLeast"/>
        <w:textAlignment w:val="baseline"/>
        <w:rPr>
          <w:ins w:id="562" w:author="Unknown"/>
          <w:rFonts w:ascii="inherit" w:hAnsi="inherit" w:cs="Arial"/>
          <w:color w:val="222222"/>
          <w:sz w:val="15"/>
          <w:szCs w:val="15"/>
        </w:rPr>
      </w:pPr>
      <w:ins w:id="563" w:author="Unknown">
        <w:r>
          <w:rPr>
            <w:rFonts w:ascii="inherit" w:hAnsi="inherit" w:cs="Arial"/>
            <w:color w:val="222222"/>
            <w:sz w:val="15"/>
            <w:szCs w:val="15"/>
          </w:rPr>
          <w:t> </w:t>
        </w:r>
      </w:ins>
    </w:p>
    <w:p w:rsidR="00F6712F" w:rsidRDefault="00F6712F" w:rsidP="00F6712F">
      <w:pPr>
        <w:spacing w:line="218" w:lineRule="atLeast"/>
        <w:textAlignment w:val="baseline"/>
        <w:rPr>
          <w:ins w:id="564" w:author="Unknown"/>
          <w:rFonts w:ascii="inherit" w:hAnsi="inherit" w:cs="Arial"/>
          <w:color w:val="222222"/>
          <w:sz w:val="15"/>
          <w:szCs w:val="15"/>
        </w:rPr>
      </w:pPr>
      <w:ins w:id="565" w:author="Unknown">
        <w:r>
          <w:rPr>
            <w:rFonts w:ascii="inherit" w:hAnsi="inherit" w:cs="Arial"/>
            <w:color w:val="222222"/>
            <w:sz w:val="19"/>
            <w:szCs w:val="19"/>
            <w:bdr w:val="none" w:sz="0" w:space="0" w:color="auto" w:frame="1"/>
          </w:rPr>
          <w:t>The output will be elaborate. and you will get almost everything in sar from that -A option on your screen!</w:t>
        </w:r>
      </w:ins>
    </w:p>
    <w:p w:rsidR="00F6712F" w:rsidRDefault="00F6712F" w:rsidP="00F6712F">
      <w:pPr>
        <w:spacing w:line="218" w:lineRule="atLeast"/>
        <w:textAlignment w:val="baseline"/>
        <w:rPr>
          <w:ins w:id="566" w:author="Unknown"/>
          <w:rFonts w:ascii="inherit" w:hAnsi="inherit" w:cs="Arial"/>
          <w:color w:val="222222"/>
          <w:sz w:val="15"/>
          <w:szCs w:val="15"/>
        </w:rPr>
      </w:pPr>
      <w:ins w:id="567" w:author="Unknown">
        <w:r>
          <w:rPr>
            <w:rFonts w:ascii="inherit" w:hAnsi="inherit" w:cs="Arial"/>
            <w:color w:val="222222"/>
            <w:sz w:val="15"/>
            <w:szCs w:val="15"/>
          </w:rPr>
          <w:t> </w:t>
        </w:r>
      </w:ins>
    </w:p>
    <w:p w:rsidR="00F6712F" w:rsidRDefault="00F6712F" w:rsidP="00F6712F">
      <w:pPr>
        <w:pStyle w:val="Heading2"/>
        <w:spacing w:before="0" w:after="180" w:line="312" w:lineRule="atLeast"/>
        <w:textAlignment w:val="baseline"/>
        <w:rPr>
          <w:ins w:id="568" w:author="Unknown"/>
          <w:rFonts w:ascii="Lucida Sans Unicode" w:hAnsi="Lucida Sans Unicode" w:cs="Lucida Sans Unicode"/>
          <w:b w:val="0"/>
          <w:bCs w:val="0"/>
          <w:color w:val="333333"/>
          <w:sz w:val="30"/>
          <w:szCs w:val="30"/>
        </w:rPr>
      </w:pPr>
      <w:ins w:id="569" w:author="Unknown">
        <w:r>
          <w:rPr>
            <w:rFonts w:ascii="Lucida Sans Unicode" w:hAnsi="Lucida Sans Unicode" w:cs="Lucida Sans Unicode"/>
            <w:b w:val="0"/>
            <w:bCs w:val="0"/>
            <w:color w:val="333333"/>
            <w:sz w:val="30"/>
            <w:szCs w:val="30"/>
            <w:u w:val="single"/>
          </w:rPr>
          <w:t>Show network statistics using sar command</w:t>
        </w:r>
      </w:ins>
    </w:p>
    <w:p w:rsidR="00F6712F" w:rsidRDefault="00F6712F" w:rsidP="00F6712F">
      <w:pPr>
        <w:pStyle w:val="NormalWeb"/>
        <w:spacing w:before="0" w:beforeAutospacing="0" w:after="0" w:afterAutospacing="0" w:line="218" w:lineRule="atLeast"/>
        <w:textAlignment w:val="baseline"/>
        <w:rPr>
          <w:ins w:id="570" w:author="Unknown"/>
          <w:rFonts w:ascii="inherit" w:hAnsi="inherit" w:cs="Arial"/>
          <w:color w:val="222222"/>
          <w:sz w:val="15"/>
          <w:szCs w:val="15"/>
        </w:rPr>
      </w:pPr>
      <w:ins w:id="571" w:author="Unknown">
        <w:r>
          <w:rPr>
            <w:rFonts w:ascii="inherit" w:hAnsi="inherit" w:cs="Arial"/>
            <w:color w:val="222222"/>
            <w:sz w:val="19"/>
            <w:szCs w:val="19"/>
            <w:bdr w:val="none" w:sz="0" w:space="0" w:color="auto" w:frame="1"/>
          </w:rPr>
          <w:t>sar command even shows network statistics. This can be done by using the -n DEV option in sar command.</w:t>
        </w:r>
      </w:ins>
    </w:p>
    <w:p w:rsidR="00F6712F" w:rsidRDefault="00F6712F" w:rsidP="00F6712F">
      <w:pPr>
        <w:pStyle w:val="HTMLPreformatted"/>
        <w:shd w:val="clear" w:color="auto" w:fill="F8F8F8"/>
        <w:textAlignment w:val="baseline"/>
        <w:rPr>
          <w:ins w:id="572" w:author="Unknown"/>
          <w:rFonts w:ascii="inherit" w:hAnsi="inherit"/>
          <w:color w:val="222222"/>
          <w:sz w:val="19"/>
          <w:szCs w:val="19"/>
          <w:bdr w:val="none" w:sz="0" w:space="0" w:color="auto" w:frame="1"/>
        </w:rPr>
      </w:pPr>
      <w:ins w:id="573" w:author="Unknown">
        <w:r>
          <w:rPr>
            <w:rFonts w:ascii="inherit" w:hAnsi="inherit"/>
            <w:color w:val="222222"/>
            <w:sz w:val="19"/>
            <w:szCs w:val="19"/>
            <w:bdr w:val="none" w:sz="0" w:space="0" w:color="auto" w:frame="1"/>
          </w:rPr>
          <w:t xml:space="preserve">[root@archive </w:t>
        </w:r>
        <w:proofErr w:type="gramStart"/>
        <w:r>
          <w:rPr>
            <w:rFonts w:ascii="inherit" w:hAnsi="inherit"/>
            <w:color w:val="222222"/>
            <w:sz w:val="19"/>
            <w:szCs w:val="19"/>
            <w:bdr w:val="none" w:sz="0" w:space="0" w:color="auto" w:frame="1"/>
          </w:rPr>
          <w:t>~]#</w:t>
        </w:r>
        <w:proofErr w:type="gramEnd"/>
        <w:r>
          <w:rPr>
            <w:rFonts w:ascii="inherit" w:hAnsi="inherit"/>
            <w:color w:val="222222"/>
            <w:sz w:val="19"/>
            <w:szCs w:val="19"/>
            <w:bdr w:val="none" w:sz="0" w:space="0" w:color="auto" w:frame="1"/>
          </w:rPr>
          <w:t xml:space="preserve"> sar -n DEV</w:t>
        </w:r>
      </w:ins>
    </w:p>
    <w:p w:rsidR="00F6712F" w:rsidRDefault="00F6712F" w:rsidP="00F6712F">
      <w:pPr>
        <w:pStyle w:val="HTMLPreformatted"/>
        <w:shd w:val="clear" w:color="auto" w:fill="F8F8F8"/>
        <w:textAlignment w:val="baseline"/>
        <w:rPr>
          <w:ins w:id="574" w:author="Unknown"/>
          <w:rFonts w:ascii="inherit" w:hAnsi="inherit"/>
          <w:color w:val="222222"/>
          <w:sz w:val="19"/>
          <w:szCs w:val="19"/>
          <w:bdr w:val="none" w:sz="0" w:space="0" w:color="auto" w:frame="1"/>
        </w:rPr>
      </w:pPr>
      <w:ins w:id="575" w:author="Unknown">
        <w:r>
          <w:rPr>
            <w:rFonts w:ascii="inherit" w:hAnsi="inherit"/>
            <w:color w:val="222222"/>
            <w:sz w:val="19"/>
            <w:szCs w:val="19"/>
            <w:bdr w:val="none" w:sz="0" w:space="0" w:color="auto" w:frame="1"/>
          </w:rPr>
          <w:t>Linux 2.6.18-194.el5xen (</w:t>
        </w:r>
        <w:proofErr w:type="gramStart"/>
        <w:r>
          <w:rPr>
            <w:rFonts w:ascii="inherit" w:hAnsi="inherit"/>
            <w:color w:val="222222"/>
            <w:sz w:val="19"/>
            <w:szCs w:val="19"/>
            <w:bdr w:val="none" w:sz="0" w:space="0" w:color="auto" w:frame="1"/>
          </w:rPr>
          <w:t>archive.r</w:t>
        </w:r>
        <w:proofErr w:type="gramEnd"/>
        <w:r>
          <w:rPr>
            <w:rFonts w:ascii="inherit" w:hAnsi="inherit"/>
            <w:color w:val="222222"/>
            <w:sz w:val="19"/>
            <w:szCs w:val="19"/>
            <w:bdr w:val="none" w:sz="0" w:space="0" w:color="auto" w:frame="1"/>
          </w:rPr>
          <w:t>)     11/27/2012</w:t>
        </w:r>
      </w:ins>
    </w:p>
    <w:p w:rsidR="00F6712F" w:rsidRDefault="00F6712F" w:rsidP="00F6712F">
      <w:pPr>
        <w:pStyle w:val="HTMLPreformatted"/>
        <w:shd w:val="clear" w:color="auto" w:fill="F8F8F8"/>
        <w:textAlignment w:val="baseline"/>
        <w:rPr>
          <w:ins w:id="576" w:author="Unknown"/>
          <w:rFonts w:ascii="inherit" w:hAnsi="inherit"/>
          <w:color w:val="222222"/>
          <w:sz w:val="19"/>
          <w:szCs w:val="19"/>
          <w:bdr w:val="none" w:sz="0" w:space="0" w:color="auto" w:frame="1"/>
        </w:rPr>
      </w:pPr>
      <w:ins w:id="577" w:author="Unknown">
        <w:r>
          <w:rPr>
            <w:rFonts w:ascii="inherit" w:hAnsi="inherit"/>
            <w:color w:val="222222"/>
            <w:sz w:val="19"/>
            <w:szCs w:val="19"/>
            <w:bdr w:val="none" w:sz="0" w:space="0" w:color="auto" w:frame="1"/>
          </w:rPr>
          <w:t> </w:t>
        </w:r>
      </w:ins>
    </w:p>
    <w:p w:rsidR="00F6712F" w:rsidRDefault="00F6712F" w:rsidP="00F6712F">
      <w:pPr>
        <w:pStyle w:val="HTMLPreformatted"/>
        <w:shd w:val="clear" w:color="auto" w:fill="F8F8F8"/>
        <w:textAlignment w:val="baseline"/>
        <w:rPr>
          <w:ins w:id="578" w:author="Unknown"/>
          <w:rFonts w:ascii="inherit" w:hAnsi="inherit"/>
          <w:color w:val="222222"/>
          <w:sz w:val="19"/>
          <w:szCs w:val="19"/>
          <w:bdr w:val="none" w:sz="0" w:space="0" w:color="auto" w:frame="1"/>
        </w:rPr>
      </w:pPr>
      <w:ins w:id="579" w:author="Unknown">
        <w:r>
          <w:rPr>
            <w:rFonts w:ascii="inherit" w:hAnsi="inherit"/>
            <w:color w:val="222222"/>
            <w:sz w:val="19"/>
            <w:szCs w:val="19"/>
            <w:bdr w:val="none" w:sz="0" w:space="0" w:color="auto" w:frame="1"/>
          </w:rPr>
          <w:t>02:20:01 AM     IFACE   rxpck/s   txpck/s   rxbyt/s   txbyt/s   rxcmp/s   txcmp/</w:t>
        </w:r>
        <w:proofErr w:type="gramStart"/>
        <w:r>
          <w:rPr>
            <w:rFonts w:ascii="inherit" w:hAnsi="inherit"/>
            <w:color w:val="222222"/>
            <w:sz w:val="19"/>
            <w:szCs w:val="19"/>
            <w:bdr w:val="none" w:sz="0" w:space="0" w:color="auto" w:frame="1"/>
          </w:rPr>
          <w:t>s  rxmcst</w:t>
        </w:r>
        <w:proofErr w:type="gramEnd"/>
        <w:r>
          <w:rPr>
            <w:rFonts w:ascii="inherit" w:hAnsi="inherit"/>
            <w:color w:val="222222"/>
            <w:sz w:val="19"/>
            <w:szCs w:val="19"/>
            <w:bdr w:val="none" w:sz="0" w:space="0" w:color="auto" w:frame="1"/>
          </w:rPr>
          <w:t>/s</w:t>
        </w:r>
      </w:ins>
    </w:p>
    <w:p w:rsidR="00F6712F" w:rsidRDefault="00F6712F" w:rsidP="00F6712F">
      <w:pPr>
        <w:pStyle w:val="HTMLPreformatted"/>
        <w:shd w:val="clear" w:color="auto" w:fill="F8F8F8"/>
        <w:textAlignment w:val="baseline"/>
        <w:rPr>
          <w:ins w:id="580" w:author="Unknown"/>
          <w:rFonts w:ascii="inherit" w:hAnsi="inherit"/>
          <w:color w:val="222222"/>
          <w:sz w:val="19"/>
          <w:szCs w:val="19"/>
          <w:bdr w:val="none" w:sz="0" w:space="0" w:color="auto" w:frame="1"/>
        </w:rPr>
      </w:pPr>
      <w:ins w:id="581" w:author="Unknown">
        <w:r>
          <w:rPr>
            <w:rFonts w:ascii="inherit" w:hAnsi="inherit"/>
            <w:color w:val="222222"/>
            <w:sz w:val="19"/>
            <w:szCs w:val="19"/>
            <w:bdr w:val="none" w:sz="0" w:space="0" w:color="auto" w:frame="1"/>
          </w:rPr>
          <w:t>02:30:01 AM        lo      0.01      0.01      0.77      0.77      0.00      0.00      0.00</w:t>
        </w:r>
      </w:ins>
    </w:p>
    <w:p w:rsidR="00F6712F" w:rsidRDefault="00F6712F" w:rsidP="00F6712F">
      <w:pPr>
        <w:pStyle w:val="HTMLPreformatted"/>
        <w:shd w:val="clear" w:color="auto" w:fill="F8F8F8"/>
        <w:textAlignment w:val="baseline"/>
        <w:rPr>
          <w:ins w:id="582" w:author="Unknown"/>
          <w:rFonts w:ascii="inherit" w:hAnsi="inherit"/>
          <w:color w:val="222222"/>
          <w:sz w:val="19"/>
          <w:szCs w:val="19"/>
          <w:bdr w:val="none" w:sz="0" w:space="0" w:color="auto" w:frame="1"/>
        </w:rPr>
      </w:pPr>
      <w:ins w:id="583" w:author="Unknown">
        <w:r>
          <w:rPr>
            <w:rFonts w:ascii="inherit" w:hAnsi="inherit"/>
            <w:color w:val="222222"/>
            <w:sz w:val="19"/>
            <w:szCs w:val="19"/>
            <w:bdr w:val="none" w:sz="0" w:space="0" w:color="auto" w:frame="1"/>
          </w:rPr>
          <w:t>02:30:01 AM      eth0     12.30      0.12   1285.06     27.59      0.00      0.00      0.00</w:t>
        </w:r>
      </w:ins>
    </w:p>
    <w:p w:rsidR="00F6712F" w:rsidRDefault="00F6712F" w:rsidP="00F6712F">
      <w:pPr>
        <w:pStyle w:val="HTMLPreformatted"/>
        <w:shd w:val="clear" w:color="auto" w:fill="F8F8F8"/>
        <w:textAlignment w:val="baseline"/>
        <w:rPr>
          <w:ins w:id="584" w:author="Unknown"/>
          <w:rFonts w:ascii="inherit" w:hAnsi="inherit"/>
          <w:color w:val="222222"/>
          <w:sz w:val="19"/>
          <w:szCs w:val="19"/>
          <w:bdr w:val="none" w:sz="0" w:space="0" w:color="auto" w:frame="1"/>
        </w:rPr>
      </w:pPr>
      <w:ins w:id="585" w:author="Unknown">
        <w:r>
          <w:rPr>
            <w:rFonts w:ascii="inherit" w:hAnsi="inherit"/>
            <w:color w:val="222222"/>
            <w:sz w:val="19"/>
            <w:szCs w:val="19"/>
            <w:bdr w:val="none" w:sz="0" w:space="0" w:color="auto" w:frame="1"/>
          </w:rPr>
          <w:t>02:30:01 AM      eth1     14.45      0.00   1399.34      0.00      0.00      0.00      0.00</w:t>
        </w:r>
      </w:ins>
    </w:p>
    <w:p w:rsidR="00F6712F" w:rsidRDefault="00F6712F" w:rsidP="00F6712F">
      <w:pPr>
        <w:pStyle w:val="HTMLPreformatted"/>
        <w:shd w:val="clear" w:color="auto" w:fill="F8F8F8"/>
        <w:textAlignment w:val="baseline"/>
        <w:rPr>
          <w:ins w:id="586" w:author="Unknown"/>
          <w:rFonts w:ascii="inherit" w:hAnsi="inherit"/>
          <w:color w:val="222222"/>
          <w:sz w:val="19"/>
          <w:szCs w:val="19"/>
          <w:bdr w:val="none" w:sz="0" w:space="0" w:color="auto" w:frame="1"/>
        </w:rPr>
      </w:pPr>
      <w:ins w:id="587" w:author="Unknown">
        <w:r>
          <w:rPr>
            <w:rFonts w:ascii="inherit" w:hAnsi="inherit"/>
            <w:color w:val="222222"/>
            <w:sz w:val="19"/>
            <w:szCs w:val="19"/>
            <w:bdr w:val="none" w:sz="0" w:space="0" w:color="auto" w:frame="1"/>
          </w:rPr>
          <w:t>02:30:01 AM      sit0      0.00      0.00      0.00      0.00      0.00      0.00      0.00</w:t>
        </w:r>
      </w:ins>
    </w:p>
    <w:p w:rsidR="00F6712F" w:rsidRDefault="00F6712F" w:rsidP="00F6712F">
      <w:pPr>
        <w:pStyle w:val="HTMLPreformatted"/>
        <w:shd w:val="clear" w:color="auto" w:fill="F8F8F8"/>
        <w:textAlignment w:val="baseline"/>
        <w:rPr>
          <w:ins w:id="588" w:author="Unknown"/>
          <w:rFonts w:ascii="inherit" w:hAnsi="inherit"/>
          <w:color w:val="222222"/>
          <w:sz w:val="19"/>
          <w:szCs w:val="19"/>
          <w:bdr w:val="none" w:sz="0" w:space="0" w:color="auto" w:frame="1"/>
        </w:rPr>
      </w:pPr>
      <w:ins w:id="589" w:author="Unknown">
        <w:r>
          <w:rPr>
            <w:rFonts w:ascii="inherit" w:hAnsi="inherit"/>
            <w:color w:val="222222"/>
            <w:sz w:val="19"/>
            <w:szCs w:val="19"/>
            <w:bdr w:val="none" w:sz="0" w:space="0" w:color="auto" w:frame="1"/>
          </w:rPr>
          <w:lastRenderedPageBreak/>
          <w:t>02:40:01 AM        lo      0.01      0.01      0.77      0.77      0.00      0.00      0.00</w:t>
        </w:r>
      </w:ins>
    </w:p>
    <w:p w:rsidR="00F6712F" w:rsidRDefault="00F6712F" w:rsidP="00F6712F">
      <w:pPr>
        <w:pStyle w:val="HTMLPreformatted"/>
        <w:shd w:val="clear" w:color="auto" w:fill="F8F8F8"/>
        <w:textAlignment w:val="baseline"/>
        <w:rPr>
          <w:ins w:id="590" w:author="Unknown"/>
          <w:rFonts w:ascii="inherit" w:hAnsi="inherit"/>
          <w:color w:val="222222"/>
          <w:sz w:val="19"/>
          <w:szCs w:val="19"/>
          <w:bdr w:val="none" w:sz="0" w:space="0" w:color="auto" w:frame="1"/>
        </w:rPr>
      </w:pPr>
      <w:ins w:id="591" w:author="Unknown">
        <w:r>
          <w:rPr>
            <w:rFonts w:ascii="inherit" w:hAnsi="inherit"/>
            <w:color w:val="222222"/>
            <w:sz w:val="19"/>
            <w:szCs w:val="19"/>
            <w:bdr w:val="none" w:sz="0" w:space="0" w:color="auto" w:frame="1"/>
          </w:rPr>
          <w:t>02:40:01 AM      eth0     10.65      0.12   1139.38     27.00      0.00      0.00      0.00</w:t>
        </w:r>
      </w:ins>
    </w:p>
    <w:p w:rsidR="00F6712F" w:rsidRDefault="00F6712F" w:rsidP="00F6712F">
      <w:pPr>
        <w:pStyle w:val="HTMLPreformatted"/>
        <w:shd w:val="clear" w:color="auto" w:fill="F8F8F8"/>
        <w:textAlignment w:val="baseline"/>
        <w:rPr>
          <w:ins w:id="592" w:author="Unknown"/>
          <w:color w:val="222222"/>
          <w:sz w:val="15"/>
          <w:szCs w:val="15"/>
        </w:rPr>
      </w:pPr>
      <w:ins w:id="593" w:author="Unknown">
        <w:r>
          <w:rPr>
            <w:rFonts w:ascii="inherit" w:hAnsi="inherit"/>
            <w:color w:val="222222"/>
            <w:sz w:val="19"/>
            <w:szCs w:val="19"/>
            <w:bdr w:val="none" w:sz="0" w:space="0" w:color="auto" w:frame="1"/>
          </w:rPr>
          <w:t>02:40:01 AM      eth1     13.96      0.00   1352.87      0.00      0.00      0.00      0.00</w:t>
        </w:r>
      </w:ins>
    </w:p>
    <w:p w:rsidR="00F6712F" w:rsidRDefault="00F6712F" w:rsidP="00F6712F">
      <w:pPr>
        <w:pStyle w:val="NormalWeb"/>
        <w:spacing w:before="0" w:beforeAutospacing="0" w:after="0" w:afterAutospacing="0" w:line="218" w:lineRule="atLeast"/>
        <w:textAlignment w:val="baseline"/>
        <w:rPr>
          <w:ins w:id="594" w:author="Unknown"/>
          <w:rFonts w:ascii="inherit" w:hAnsi="inherit" w:cs="Arial"/>
          <w:color w:val="222222"/>
          <w:sz w:val="15"/>
          <w:szCs w:val="15"/>
        </w:rPr>
      </w:pPr>
      <w:ins w:id="595" w:author="Unknown">
        <w:r>
          <w:rPr>
            <w:rStyle w:val="Strong"/>
            <w:rFonts w:ascii="inherit" w:hAnsi="inherit" w:cs="Arial"/>
            <w:color w:val="222222"/>
            <w:sz w:val="19"/>
            <w:szCs w:val="19"/>
            <w:u w:val="single"/>
            <w:bdr w:val="none" w:sz="0" w:space="0" w:color="auto" w:frame="1"/>
          </w:rPr>
          <w:t>IFACE:</w:t>
        </w:r>
        <w:r>
          <w:rPr>
            <w:rStyle w:val="apple-converted-space"/>
            <w:rFonts w:ascii="inherit" w:hAnsi="inherit" w:cs="Arial"/>
            <w:b/>
            <w:bCs/>
            <w:color w:val="222222"/>
            <w:sz w:val="19"/>
            <w:szCs w:val="19"/>
            <w:u w:val="single"/>
            <w:bdr w:val="none" w:sz="0" w:space="0" w:color="auto" w:frame="1"/>
          </w:rPr>
          <w:t> </w:t>
        </w:r>
        <w:r>
          <w:rPr>
            <w:rFonts w:ascii="inherit" w:hAnsi="inherit" w:cs="Arial"/>
            <w:color w:val="222222"/>
            <w:sz w:val="19"/>
            <w:szCs w:val="19"/>
            <w:bdr w:val="none" w:sz="0" w:space="0" w:color="auto" w:frame="1"/>
          </w:rPr>
          <w:t>stands for the nic card interface name</w:t>
        </w:r>
      </w:ins>
    </w:p>
    <w:p w:rsidR="00F6712F" w:rsidRDefault="00F6712F" w:rsidP="00F6712F">
      <w:pPr>
        <w:pStyle w:val="NormalWeb"/>
        <w:spacing w:before="0" w:beforeAutospacing="0" w:after="0" w:afterAutospacing="0" w:line="218" w:lineRule="atLeast"/>
        <w:textAlignment w:val="baseline"/>
        <w:rPr>
          <w:ins w:id="596" w:author="Unknown"/>
          <w:rFonts w:ascii="inherit" w:hAnsi="inherit" w:cs="Arial"/>
          <w:color w:val="222222"/>
          <w:sz w:val="15"/>
          <w:szCs w:val="15"/>
        </w:rPr>
      </w:pPr>
      <w:ins w:id="597" w:author="Unknown">
        <w:r>
          <w:rPr>
            <w:rStyle w:val="Strong"/>
            <w:rFonts w:ascii="inherit" w:hAnsi="inherit" w:cs="Arial"/>
            <w:color w:val="222222"/>
            <w:sz w:val="19"/>
            <w:szCs w:val="19"/>
            <w:u w:val="single"/>
            <w:bdr w:val="none" w:sz="0" w:space="0" w:color="auto" w:frame="1"/>
          </w:rPr>
          <w:t>rxpck/s:</w:t>
        </w:r>
        <w:r>
          <w:rPr>
            <w:rStyle w:val="apple-converted-space"/>
            <w:rFonts w:ascii="inherit" w:hAnsi="inherit" w:cs="Arial"/>
            <w:b/>
            <w:bCs/>
            <w:color w:val="222222"/>
            <w:sz w:val="19"/>
            <w:szCs w:val="19"/>
            <w:u w:val="single"/>
            <w:bdr w:val="none" w:sz="0" w:space="0" w:color="auto" w:frame="1"/>
          </w:rPr>
          <w:t> </w:t>
        </w:r>
        <w:r>
          <w:rPr>
            <w:rFonts w:ascii="inherit" w:hAnsi="inherit" w:cs="Arial"/>
            <w:color w:val="222222"/>
            <w:sz w:val="19"/>
            <w:szCs w:val="19"/>
            <w:bdr w:val="none" w:sz="0" w:space="0" w:color="auto" w:frame="1"/>
          </w:rPr>
          <w:t>this shows the total packets received per second</w:t>
        </w:r>
      </w:ins>
    </w:p>
    <w:p w:rsidR="00F6712F" w:rsidRDefault="00F6712F" w:rsidP="00F6712F">
      <w:pPr>
        <w:pStyle w:val="NormalWeb"/>
        <w:spacing w:before="0" w:beforeAutospacing="0" w:after="0" w:afterAutospacing="0" w:line="218" w:lineRule="atLeast"/>
        <w:textAlignment w:val="baseline"/>
        <w:rPr>
          <w:ins w:id="598" w:author="Unknown"/>
          <w:rFonts w:ascii="inherit" w:hAnsi="inherit" w:cs="Arial"/>
          <w:color w:val="222222"/>
          <w:sz w:val="15"/>
          <w:szCs w:val="15"/>
        </w:rPr>
      </w:pPr>
      <w:ins w:id="599" w:author="Unknown">
        <w:r>
          <w:rPr>
            <w:rStyle w:val="Strong"/>
            <w:rFonts w:ascii="inherit" w:hAnsi="inherit" w:cs="Arial"/>
            <w:color w:val="222222"/>
            <w:sz w:val="19"/>
            <w:szCs w:val="19"/>
            <w:u w:val="single"/>
            <w:bdr w:val="none" w:sz="0" w:space="0" w:color="auto" w:frame="1"/>
          </w:rPr>
          <w:t>txpck/</w:t>
        </w:r>
        <w:proofErr w:type="gramStart"/>
        <w:r>
          <w:rPr>
            <w:rStyle w:val="Strong"/>
            <w:rFonts w:ascii="inherit" w:hAnsi="inherit" w:cs="Arial"/>
            <w:color w:val="222222"/>
            <w:sz w:val="19"/>
            <w:szCs w:val="19"/>
            <w:u w:val="single"/>
            <w:bdr w:val="none" w:sz="0" w:space="0" w:color="auto" w:frame="1"/>
          </w:rPr>
          <w:t>s:</w:t>
        </w:r>
        <w:r>
          <w:rPr>
            <w:rFonts w:ascii="inherit" w:hAnsi="inherit" w:cs="Arial"/>
            <w:color w:val="222222"/>
            <w:sz w:val="19"/>
            <w:szCs w:val="19"/>
            <w:bdr w:val="none" w:sz="0" w:space="0" w:color="auto" w:frame="1"/>
          </w:rPr>
          <w:t>transmitted</w:t>
        </w:r>
        <w:proofErr w:type="gramEnd"/>
        <w:r>
          <w:rPr>
            <w:rFonts w:ascii="inherit" w:hAnsi="inherit" w:cs="Arial"/>
            <w:color w:val="222222"/>
            <w:sz w:val="19"/>
            <w:szCs w:val="19"/>
            <w:bdr w:val="none" w:sz="0" w:space="0" w:color="auto" w:frame="1"/>
          </w:rPr>
          <w:t xml:space="preserve"> packets per second</w:t>
        </w:r>
      </w:ins>
    </w:p>
    <w:p w:rsidR="00F6712F" w:rsidRDefault="00F6712F" w:rsidP="00F6712F">
      <w:pPr>
        <w:pStyle w:val="NormalWeb"/>
        <w:spacing w:before="0" w:beforeAutospacing="0" w:after="0" w:afterAutospacing="0" w:line="218" w:lineRule="atLeast"/>
        <w:textAlignment w:val="baseline"/>
        <w:rPr>
          <w:ins w:id="600" w:author="Unknown"/>
          <w:rFonts w:ascii="inherit" w:hAnsi="inherit" w:cs="Arial"/>
          <w:color w:val="222222"/>
          <w:sz w:val="15"/>
          <w:szCs w:val="15"/>
        </w:rPr>
      </w:pPr>
      <w:ins w:id="601" w:author="Unknown">
        <w:r>
          <w:rPr>
            <w:rStyle w:val="Strong"/>
            <w:rFonts w:ascii="inherit" w:hAnsi="inherit" w:cs="Arial"/>
            <w:color w:val="222222"/>
            <w:sz w:val="19"/>
            <w:szCs w:val="19"/>
            <w:u w:val="single"/>
            <w:bdr w:val="none" w:sz="0" w:space="0" w:color="auto" w:frame="1"/>
          </w:rPr>
          <w:t>rxcmp/s</w:t>
        </w:r>
        <w:r>
          <w:rPr>
            <w:rFonts w:ascii="inherit" w:hAnsi="inherit" w:cs="Arial"/>
            <w:color w:val="222222"/>
            <w:sz w:val="15"/>
            <w:szCs w:val="15"/>
          </w:rPr>
          <w:t>:</w:t>
        </w:r>
        <w:r>
          <w:rPr>
            <w:rStyle w:val="apple-converted-space"/>
            <w:rFonts w:ascii="inherit" w:hAnsi="inherit" w:cs="Arial"/>
            <w:color w:val="222222"/>
            <w:sz w:val="15"/>
            <w:szCs w:val="15"/>
          </w:rPr>
          <w:t> </w:t>
        </w:r>
        <w:r>
          <w:rPr>
            <w:rFonts w:ascii="inherit" w:hAnsi="inherit" w:cs="Arial"/>
            <w:color w:val="222222"/>
            <w:sz w:val="19"/>
            <w:szCs w:val="19"/>
            <w:bdr w:val="none" w:sz="0" w:space="0" w:color="auto" w:frame="1"/>
          </w:rPr>
          <w:t>compressed packets received</w:t>
        </w:r>
      </w:ins>
    </w:p>
    <w:p w:rsidR="00F6712F" w:rsidRDefault="00F6712F" w:rsidP="00F6712F">
      <w:pPr>
        <w:pStyle w:val="NormalWeb"/>
        <w:spacing w:before="0" w:beforeAutospacing="0" w:after="0" w:afterAutospacing="0" w:line="218" w:lineRule="atLeast"/>
        <w:textAlignment w:val="baseline"/>
        <w:rPr>
          <w:ins w:id="602" w:author="Unknown"/>
          <w:rFonts w:ascii="inherit" w:hAnsi="inherit" w:cs="Arial"/>
          <w:color w:val="222222"/>
          <w:sz w:val="15"/>
          <w:szCs w:val="15"/>
        </w:rPr>
      </w:pPr>
      <w:ins w:id="603" w:author="Unknown">
        <w:r>
          <w:rPr>
            <w:rStyle w:val="Strong"/>
            <w:rFonts w:ascii="inherit" w:hAnsi="inherit" w:cs="Arial"/>
            <w:color w:val="222222"/>
            <w:sz w:val="19"/>
            <w:szCs w:val="19"/>
            <w:u w:val="single"/>
            <w:bdr w:val="none" w:sz="0" w:space="0" w:color="auto" w:frame="1"/>
          </w:rPr>
          <w:t>txcmp/s</w:t>
        </w:r>
        <w:r>
          <w:rPr>
            <w:rFonts w:ascii="inherit" w:hAnsi="inherit" w:cs="Arial"/>
            <w:color w:val="222222"/>
            <w:sz w:val="15"/>
            <w:szCs w:val="15"/>
          </w:rPr>
          <w:t>:</w:t>
        </w:r>
        <w:r>
          <w:rPr>
            <w:rStyle w:val="apple-converted-space"/>
            <w:rFonts w:ascii="inherit" w:hAnsi="inherit" w:cs="Arial"/>
            <w:color w:val="222222"/>
            <w:sz w:val="15"/>
            <w:szCs w:val="15"/>
          </w:rPr>
          <w:t> </w:t>
        </w:r>
        <w:r>
          <w:rPr>
            <w:rFonts w:ascii="inherit" w:hAnsi="inherit" w:cs="Arial"/>
            <w:color w:val="222222"/>
            <w:sz w:val="19"/>
            <w:szCs w:val="19"/>
            <w:bdr w:val="none" w:sz="0" w:space="0" w:color="auto" w:frame="1"/>
          </w:rPr>
          <w:t>compressed packets transmitted</w:t>
        </w:r>
      </w:ins>
    </w:p>
    <w:p w:rsidR="00F6712F" w:rsidRDefault="00F6712F" w:rsidP="00F6712F">
      <w:pPr>
        <w:pStyle w:val="NormalWeb"/>
        <w:spacing w:before="0" w:beforeAutospacing="0" w:after="0" w:afterAutospacing="0" w:line="218" w:lineRule="atLeast"/>
        <w:textAlignment w:val="baseline"/>
        <w:rPr>
          <w:ins w:id="604" w:author="Unknown"/>
          <w:rFonts w:ascii="inherit" w:hAnsi="inherit" w:cs="Arial"/>
          <w:color w:val="222222"/>
          <w:sz w:val="15"/>
          <w:szCs w:val="15"/>
        </w:rPr>
      </w:pPr>
      <w:ins w:id="605" w:author="Unknown">
        <w:r>
          <w:rPr>
            <w:rStyle w:val="Strong"/>
            <w:rFonts w:ascii="inherit" w:hAnsi="inherit" w:cs="Arial"/>
            <w:color w:val="222222"/>
            <w:sz w:val="19"/>
            <w:szCs w:val="19"/>
            <w:u w:val="single"/>
            <w:bdr w:val="none" w:sz="0" w:space="0" w:color="auto" w:frame="1"/>
          </w:rPr>
          <w:t>rxmcst/s:</w:t>
        </w:r>
        <w:r>
          <w:rPr>
            <w:rStyle w:val="apple-converted-space"/>
            <w:rFonts w:ascii="inherit" w:hAnsi="inherit" w:cs="Arial"/>
            <w:color w:val="222222"/>
            <w:sz w:val="19"/>
            <w:szCs w:val="19"/>
            <w:bdr w:val="none" w:sz="0" w:space="0" w:color="auto" w:frame="1"/>
          </w:rPr>
          <w:t> </w:t>
        </w:r>
        <w:r>
          <w:rPr>
            <w:rFonts w:ascii="inherit" w:hAnsi="inherit" w:cs="Arial"/>
            <w:color w:val="222222"/>
            <w:sz w:val="19"/>
            <w:szCs w:val="19"/>
            <w:bdr w:val="none" w:sz="0" w:space="0" w:color="auto" w:frame="1"/>
          </w:rPr>
          <w:t>packets multicasted per second.</w:t>
        </w:r>
      </w:ins>
    </w:p>
    <w:p w:rsidR="00F6712F" w:rsidRDefault="00F6712F" w:rsidP="00F6712F">
      <w:pPr>
        <w:pStyle w:val="Heading2"/>
        <w:spacing w:before="0" w:after="180" w:line="312" w:lineRule="atLeast"/>
        <w:textAlignment w:val="baseline"/>
        <w:rPr>
          <w:ins w:id="606" w:author="Unknown"/>
          <w:rFonts w:ascii="Lucida Sans Unicode" w:hAnsi="Lucida Sans Unicode" w:cs="Lucida Sans Unicode"/>
          <w:b w:val="0"/>
          <w:bCs w:val="0"/>
          <w:color w:val="333333"/>
          <w:sz w:val="30"/>
          <w:szCs w:val="30"/>
        </w:rPr>
      </w:pPr>
      <w:ins w:id="607" w:author="Unknown">
        <w:r>
          <w:rPr>
            <w:rFonts w:ascii="Lucida Sans Unicode" w:hAnsi="Lucida Sans Unicode" w:cs="Lucida Sans Unicode"/>
            <w:b w:val="0"/>
            <w:bCs w:val="0"/>
            <w:color w:val="333333"/>
            <w:sz w:val="30"/>
            <w:szCs w:val="30"/>
          </w:rPr>
          <w:t> </w:t>
        </w:r>
      </w:ins>
    </w:p>
    <w:p w:rsidR="00F6712F" w:rsidRDefault="00F6712F" w:rsidP="00F6712F">
      <w:pPr>
        <w:pStyle w:val="Heading2"/>
        <w:spacing w:before="0" w:after="180" w:line="312" w:lineRule="atLeast"/>
        <w:textAlignment w:val="baseline"/>
        <w:rPr>
          <w:ins w:id="608" w:author="Unknown"/>
          <w:rFonts w:ascii="Lucida Sans Unicode" w:hAnsi="Lucida Sans Unicode" w:cs="Lucida Sans Unicode"/>
          <w:b w:val="0"/>
          <w:bCs w:val="0"/>
          <w:color w:val="333333"/>
          <w:sz w:val="30"/>
          <w:szCs w:val="30"/>
        </w:rPr>
      </w:pPr>
      <w:ins w:id="609" w:author="Unknown">
        <w:r>
          <w:rPr>
            <w:rFonts w:ascii="Lucida Sans Unicode" w:hAnsi="Lucida Sans Unicode" w:cs="Lucida Sans Unicode"/>
            <w:b w:val="0"/>
            <w:bCs w:val="0"/>
            <w:color w:val="333333"/>
            <w:sz w:val="30"/>
            <w:szCs w:val="30"/>
            <w:u w:val="single"/>
          </w:rPr>
          <w:t>Some other Metrics that can be determined using sar</w:t>
        </w:r>
      </w:ins>
    </w:p>
    <w:p w:rsidR="00F6712F" w:rsidRDefault="00F6712F" w:rsidP="00F6712F">
      <w:pPr>
        <w:pStyle w:val="NormalWeb"/>
        <w:spacing w:before="0" w:beforeAutospacing="0" w:after="0" w:afterAutospacing="0" w:line="218" w:lineRule="atLeast"/>
        <w:textAlignment w:val="baseline"/>
        <w:rPr>
          <w:ins w:id="610" w:author="Unknown"/>
          <w:rFonts w:ascii="inherit" w:hAnsi="inherit" w:cs="Arial"/>
          <w:color w:val="222222"/>
          <w:sz w:val="15"/>
          <w:szCs w:val="15"/>
        </w:rPr>
      </w:pPr>
      <w:ins w:id="611" w:author="Unknown">
        <w:r>
          <w:rPr>
            <w:rStyle w:val="Strong"/>
            <w:rFonts w:ascii="inherit" w:hAnsi="inherit" w:cs="Arial"/>
            <w:color w:val="222222"/>
            <w:sz w:val="19"/>
            <w:szCs w:val="19"/>
            <w:u w:val="single"/>
            <w:bdr w:val="none" w:sz="0" w:space="0" w:color="auto" w:frame="1"/>
          </w:rPr>
          <w:t>-y option in sar: </w:t>
        </w:r>
        <w:r>
          <w:rPr>
            <w:rStyle w:val="apple-converted-space"/>
            <w:rFonts w:ascii="inherit" w:hAnsi="inherit" w:cs="Arial"/>
            <w:b/>
            <w:bCs/>
            <w:color w:val="222222"/>
            <w:sz w:val="19"/>
            <w:szCs w:val="19"/>
            <w:u w:val="single"/>
            <w:bdr w:val="none" w:sz="0" w:space="0" w:color="auto" w:frame="1"/>
          </w:rPr>
          <w:t> </w:t>
        </w:r>
        <w:r>
          <w:rPr>
            <w:rFonts w:ascii="inherit" w:hAnsi="inherit" w:cs="Arial"/>
            <w:color w:val="222222"/>
            <w:sz w:val="19"/>
            <w:szCs w:val="19"/>
            <w:bdr w:val="none" w:sz="0" w:space="0" w:color="auto" w:frame="1"/>
          </w:rPr>
          <w:t>can be used to determine tty details</w:t>
        </w:r>
      </w:ins>
    </w:p>
    <w:p w:rsidR="00F6712F" w:rsidRDefault="00F6712F" w:rsidP="00F6712F">
      <w:pPr>
        <w:pStyle w:val="NormalWeb"/>
        <w:spacing w:before="0" w:beforeAutospacing="0" w:after="0" w:afterAutospacing="0" w:line="218" w:lineRule="atLeast"/>
        <w:textAlignment w:val="baseline"/>
        <w:rPr>
          <w:ins w:id="612" w:author="Unknown"/>
          <w:rFonts w:ascii="inherit" w:hAnsi="inherit" w:cs="Arial"/>
          <w:color w:val="222222"/>
          <w:sz w:val="15"/>
          <w:szCs w:val="15"/>
        </w:rPr>
      </w:pPr>
      <w:ins w:id="613" w:author="Unknown">
        <w:r>
          <w:rPr>
            <w:rStyle w:val="Strong"/>
            <w:rFonts w:ascii="inherit" w:hAnsi="inherit" w:cs="Arial"/>
            <w:color w:val="222222"/>
            <w:sz w:val="19"/>
            <w:szCs w:val="19"/>
            <w:u w:val="single"/>
            <w:bdr w:val="none" w:sz="0" w:space="0" w:color="auto" w:frame="1"/>
          </w:rPr>
          <w:t>-X option in sar</w:t>
        </w:r>
        <w:r>
          <w:rPr>
            <w:rStyle w:val="apple-converted-space"/>
            <w:rFonts w:ascii="inherit" w:hAnsi="inherit" w:cs="Arial"/>
            <w:color w:val="222222"/>
            <w:sz w:val="15"/>
            <w:szCs w:val="15"/>
          </w:rPr>
          <w:t> </w:t>
        </w:r>
        <w:r>
          <w:rPr>
            <w:rFonts w:ascii="inherit" w:hAnsi="inherit" w:cs="Arial"/>
            <w:color w:val="222222"/>
            <w:sz w:val="19"/>
            <w:szCs w:val="19"/>
            <w:bdr w:val="none" w:sz="0" w:space="0" w:color="auto" w:frame="1"/>
          </w:rPr>
          <w:t>to get details of a particular process. You need to pass pid as an argument to this option.</w:t>
        </w:r>
      </w:ins>
    </w:p>
    <w:p w:rsidR="00F6712F" w:rsidRDefault="00F6712F" w:rsidP="00F6712F">
      <w:pPr>
        <w:pStyle w:val="NormalWeb"/>
        <w:spacing w:before="0" w:beforeAutospacing="0" w:after="0" w:afterAutospacing="0" w:line="218" w:lineRule="atLeast"/>
        <w:textAlignment w:val="baseline"/>
        <w:rPr>
          <w:ins w:id="614" w:author="Unknown"/>
          <w:rFonts w:ascii="inherit" w:hAnsi="inherit" w:cs="Arial"/>
          <w:color w:val="222222"/>
          <w:sz w:val="15"/>
          <w:szCs w:val="15"/>
        </w:rPr>
      </w:pPr>
      <w:ins w:id="615" w:author="Unknown">
        <w:r>
          <w:rPr>
            <w:rStyle w:val="Strong"/>
            <w:rFonts w:ascii="inherit" w:hAnsi="inherit" w:cs="Arial"/>
            <w:color w:val="222222"/>
            <w:sz w:val="19"/>
            <w:szCs w:val="19"/>
            <w:u w:val="single"/>
            <w:bdr w:val="none" w:sz="0" w:space="0" w:color="auto" w:frame="1"/>
          </w:rPr>
          <w:t>-n SOCK option in sar:</w:t>
        </w:r>
        <w:r>
          <w:rPr>
            <w:rStyle w:val="apple-converted-space"/>
            <w:rFonts w:ascii="inherit" w:hAnsi="inherit" w:cs="Arial"/>
            <w:b/>
            <w:bCs/>
            <w:color w:val="222222"/>
            <w:sz w:val="19"/>
            <w:szCs w:val="19"/>
            <w:u w:val="single"/>
            <w:bdr w:val="none" w:sz="0" w:space="0" w:color="auto" w:frame="1"/>
          </w:rPr>
          <w:t> </w:t>
        </w:r>
        <w:r>
          <w:rPr>
            <w:rFonts w:ascii="inherit" w:hAnsi="inherit" w:cs="Arial"/>
            <w:color w:val="222222"/>
            <w:sz w:val="19"/>
            <w:szCs w:val="19"/>
            <w:bdr w:val="none" w:sz="0" w:space="0" w:color="auto" w:frame="1"/>
          </w:rPr>
          <w:t>this option will report all socket details.</w:t>
        </w:r>
      </w:ins>
    </w:p>
    <w:p w:rsidR="00F6712F" w:rsidRDefault="00F6712F" w:rsidP="00F6712F">
      <w:pPr>
        <w:pStyle w:val="NormalWeb"/>
        <w:spacing w:before="0" w:beforeAutospacing="0" w:after="360" w:afterAutospacing="0" w:line="218" w:lineRule="atLeast"/>
        <w:textAlignment w:val="baseline"/>
        <w:rPr>
          <w:ins w:id="616" w:author="Unknown"/>
          <w:rFonts w:ascii="inherit" w:hAnsi="inherit" w:cs="Arial"/>
          <w:color w:val="222222"/>
          <w:sz w:val="15"/>
          <w:szCs w:val="15"/>
        </w:rPr>
      </w:pPr>
      <w:ins w:id="617" w:author="Unknown">
        <w:r>
          <w:rPr>
            <w:rFonts w:ascii="inherit" w:hAnsi="inherit" w:cs="Arial"/>
            <w:color w:val="222222"/>
            <w:sz w:val="15"/>
            <w:szCs w:val="15"/>
          </w:rPr>
          <w:t> </w:t>
        </w:r>
      </w:ins>
    </w:p>
    <w:p w:rsidR="00F6712F" w:rsidRDefault="00F6712F" w:rsidP="00E96276">
      <w:pPr>
        <w:pStyle w:val="ListParagraph"/>
      </w:pPr>
    </w:p>
    <w:p w:rsidR="00AF7D5C" w:rsidRDefault="00AF7D5C" w:rsidP="00E96276">
      <w:pPr>
        <w:pStyle w:val="ListParagraph"/>
        <w:pBdr>
          <w:bottom w:val="thinThickThinMediumGap" w:sz="18" w:space="1" w:color="auto"/>
        </w:pBdr>
      </w:pPr>
    </w:p>
    <w:p w:rsidR="00AF7D5C" w:rsidRDefault="00AF7D5C" w:rsidP="00AF7D5C">
      <w:pPr>
        <w:pStyle w:val="Heading1"/>
        <w:shd w:val="clear" w:color="auto" w:fill="FFFFFF"/>
        <w:spacing w:before="0" w:beforeAutospacing="0" w:after="121" w:afterAutospacing="0" w:line="312" w:lineRule="atLeast"/>
        <w:textAlignment w:val="baseline"/>
        <w:rPr>
          <w:b w:val="0"/>
          <w:bCs w:val="0"/>
          <w:color w:val="155C8E"/>
          <w:spacing w:val="-12"/>
          <w:sz w:val="46"/>
          <w:szCs w:val="46"/>
        </w:rPr>
      </w:pPr>
      <w:r>
        <w:rPr>
          <w:b w:val="0"/>
          <w:bCs w:val="0"/>
          <w:color w:val="155C8E"/>
          <w:spacing w:val="-12"/>
          <w:sz w:val="46"/>
          <w:szCs w:val="46"/>
        </w:rPr>
        <w:t>Working with Standard Input, Output &amp; Error in Linux</w:t>
      </w:r>
    </w:p>
    <w:p w:rsidR="00AF7D5C" w:rsidRDefault="00AF7D5C" w:rsidP="00AF7D5C">
      <w:pPr>
        <w:pStyle w:val="post-byline"/>
        <w:shd w:val="clear" w:color="auto" w:fill="FFFFFF"/>
        <w:spacing w:before="0" w:beforeAutospacing="0" w:after="0" w:afterAutospacing="0" w:line="290" w:lineRule="atLeast"/>
        <w:textAlignment w:val="baseline"/>
        <w:rPr>
          <w:color w:val="8A9499"/>
          <w:sz w:val="17"/>
          <w:szCs w:val="17"/>
        </w:rPr>
      </w:pPr>
      <w:r>
        <w:rPr>
          <w:color w:val="8A9499"/>
          <w:sz w:val="17"/>
          <w:szCs w:val="17"/>
        </w:rPr>
        <w:t>by</w:t>
      </w:r>
      <w:r>
        <w:rPr>
          <w:rStyle w:val="apple-converted-space"/>
          <w:color w:val="8A9499"/>
          <w:sz w:val="17"/>
          <w:szCs w:val="17"/>
        </w:rPr>
        <w:t> </w:t>
      </w:r>
      <w:hyperlink r:id="rId56" w:tooltip="Posts by Pradeep Kumar" w:history="1">
        <w:r>
          <w:rPr>
            <w:rStyle w:val="Hyperlink"/>
            <w:rFonts w:ascii="inherit" w:hAnsi="inherit"/>
            <w:color w:val="8A9499"/>
            <w:sz w:val="17"/>
            <w:szCs w:val="17"/>
            <w:bdr w:val="none" w:sz="0" w:space="0" w:color="auto" w:frame="1"/>
          </w:rPr>
          <w:t>Pradeep Kumar</w:t>
        </w:r>
      </w:hyperlink>
      <w:r>
        <w:rPr>
          <w:rStyle w:val="apple-converted-space"/>
          <w:color w:val="8A9499"/>
          <w:sz w:val="17"/>
          <w:szCs w:val="17"/>
        </w:rPr>
        <w:t> </w:t>
      </w:r>
      <w:r>
        <w:rPr>
          <w:color w:val="8A9499"/>
          <w:sz w:val="17"/>
          <w:szCs w:val="17"/>
        </w:rPr>
        <w:t>· December 4, 2014</w:t>
      </w:r>
    </w:p>
    <w:p w:rsidR="00AF7D5C" w:rsidRDefault="00AF7D5C" w:rsidP="00AF7D5C">
      <w:pPr>
        <w:pStyle w:val="NormalWeb"/>
        <w:shd w:val="clear" w:color="auto" w:fill="FFFFFF"/>
        <w:spacing w:before="0" w:beforeAutospacing="0" w:after="240" w:afterAutospacing="0" w:line="336" w:lineRule="atLeast"/>
        <w:jc w:val="both"/>
        <w:textAlignment w:val="baseline"/>
        <w:rPr>
          <w:ins w:id="618" w:author="Unknown"/>
          <w:rFonts w:ascii="inherit" w:hAnsi="inherit"/>
          <w:color w:val="000000"/>
          <w:sz w:val="19"/>
          <w:szCs w:val="19"/>
        </w:rPr>
      </w:pPr>
      <w:ins w:id="619" w:author="Unknown">
        <w:r>
          <w:rPr>
            <w:rFonts w:ascii="inherit" w:hAnsi="inherit"/>
            <w:color w:val="000000"/>
            <w:sz w:val="19"/>
            <w:szCs w:val="19"/>
          </w:rPr>
          <w:t xml:space="preserve">Every process in Linux is provided with three open </w:t>
        </w:r>
        <w:proofErr w:type="gramStart"/>
        <w:r>
          <w:rPr>
            <w:rFonts w:ascii="inherit" w:hAnsi="inherit"/>
            <w:color w:val="000000"/>
            <w:sz w:val="19"/>
            <w:szCs w:val="19"/>
          </w:rPr>
          <w:t>files( usually</w:t>
        </w:r>
        <w:proofErr w:type="gramEnd"/>
        <w:r>
          <w:rPr>
            <w:rFonts w:ascii="inherit" w:hAnsi="inherit"/>
            <w:color w:val="000000"/>
            <w:sz w:val="19"/>
            <w:szCs w:val="19"/>
          </w:rPr>
          <w:t xml:space="preserve"> called file descriptor). These files are the standard input, output and error files. By </w:t>
        </w:r>
        <w:proofErr w:type="gramStart"/>
        <w:r>
          <w:rPr>
            <w:rFonts w:ascii="inherit" w:hAnsi="inherit"/>
            <w:color w:val="000000"/>
            <w:sz w:val="19"/>
            <w:szCs w:val="19"/>
          </w:rPr>
          <w:t>default :</w:t>
        </w:r>
        <w:proofErr w:type="gramEnd"/>
      </w:ins>
    </w:p>
    <w:p w:rsidR="00AF7D5C" w:rsidRDefault="00AF7D5C" w:rsidP="00AF7D5C">
      <w:pPr>
        <w:numPr>
          <w:ilvl w:val="0"/>
          <w:numId w:val="23"/>
        </w:numPr>
        <w:shd w:val="clear" w:color="auto" w:fill="FFFFFF"/>
        <w:spacing w:after="0" w:line="336" w:lineRule="atLeast"/>
        <w:ind w:left="363"/>
        <w:textAlignment w:val="baseline"/>
        <w:rPr>
          <w:ins w:id="620" w:author="Unknown"/>
          <w:rFonts w:ascii="inherit" w:hAnsi="inherit"/>
          <w:color w:val="000000"/>
          <w:sz w:val="19"/>
          <w:szCs w:val="19"/>
        </w:rPr>
      </w:pPr>
      <w:ins w:id="621" w:author="Unknown">
        <w:r>
          <w:rPr>
            <w:rStyle w:val="Strong"/>
            <w:rFonts w:ascii="inherit" w:hAnsi="inherit"/>
            <w:color w:val="000000"/>
            <w:sz w:val="19"/>
            <w:szCs w:val="19"/>
            <w:bdr w:val="none" w:sz="0" w:space="0" w:color="auto" w:frame="1"/>
          </w:rPr>
          <w:t>Standard Input</w:t>
        </w:r>
        <w:r>
          <w:rPr>
            <w:rStyle w:val="apple-converted-space"/>
            <w:rFonts w:ascii="inherit" w:hAnsi="inherit"/>
            <w:color w:val="000000"/>
            <w:sz w:val="19"/>
            <w:szCs w:val="19"/>
          </w:rPr>
          <w:t> </w:t>
        </w:r>
        <w:r>
          <w:rPr>
            <w:rFonts w:ascii="inherit" w:hAnsi="inherit"/>
            <w:color w:val="000000"/>
            <w:sz w:val="19"/>
            <w:szCs w:val="19"/>
          </w:rPr>
          <w:t>is the keyboard, abstracted as a file to make it easier to write shell scripts.</w:t>
        </w:r>
      </w:ins>
    </w:p>
    <w:p w:rsidR="00AF7D5C" w:rsidRDefault="00AF7D5C" w:rsidP="00AF7D5C">
      <w:pPr>
        <w:numPr>
          <w:ilvl w:val="0"/>
          <w:numId w:val="23"/>
        </w:numPr>
        <w:shd w:val="clear" w:color="auto" w:fill="FFFFFF"/>
        <w:spacing w:after="0" w:line="336" w:lineRule="atLeast"/>
        <w:ind w:left="363"/>
        <w:textAlignment w:val="baseline"/>
        <w:rPr>
          <w:ins w:id="622" w:author="Unknown"/>
          <w:rFonts w:ascii="inherit" w:hAnsi="inherit"/>
          <w:color w:val="000000"/>
          <w:sz w:val="19"/>
          <w:szCs w:val="19"/>
        </w:rPr>
      </w:pPr>
      <w:ins w:id="623" w:author="Unknown">
        <w:r>
          <w:rPr>
            <w:rStyle w:val="Strong"/>
            <w:rFonts w:ascii="inherit" w:hAnsi="inherit"/>
            <w:color w:val="000000"/>
            <w:sz w:val="19"/>
            <w:szCs w:val="19"/>
            <w:bdr w:val="none" w:sz="0" w:space="0" w:color="auto" w:frame="1"/>
          </w:rPr>
          <w:t>Standard Output</w:t>
        </w:r>
        <w:r>
          <w:rPr>
            <w:rStyle w:val="apple-converted-space"/>
            <w:rFonts w:ascii="inherit" w:hAnsi="inherit"/>
            <w:color w:val="000000"/>
            <w:sz w:val="19"/>
            <w:szCs w:val="19"/>
          </w:rPr>
          <w:t> </w:t>
        </w:r>
        <w:r>
          <w:rPr>
            <w:rFonts w:ascii="inherit" w:hAnsi="inherit"/>
            <w:color w:val="000000"/>
            <w:sz w:val="19"/>
            <w:szCs w:val="19"/>
          </w:rPr>
          <w:t>is the shell window or the terminal from which the script runs, abstracted as a file to again make writing scripts &amp; program easier</w:t>
        </w:r>
      </w:ins>
    </w:p>
    <w:p w:rsidR="00AF7D5C" w:rsidRDefault="00AF7D5C" w:rsidP="00AF7D5C">
      <w:pPr>
        <w:numPr>
          <w:ilvl w:val="0"/>
          <w:numId w:val="23"/>
        </w:numPr>
        <w:shd w:val="clear" w:color="auto" w:fill="FFFFFF"/>
        <w:spacing w:after="0" w:line="336" w:lineRule="atLeast"/>
        <w:ind w:left="363"/>
        <w:textAlignment w:val="baseline"/>
        <w:rPr>
          <w:ins w:id="624" w:author="Unknown"/>
          <w:rFonts w:ascii="inherit" w:hAnsi="inherit"/>
          <w:color w:val="000000"/>
          <w:sz w:val="19"/>
          <w:szCs w:val="19"/>
        </w:rPr>
      </w:pPr>
      <w:ins w:id="625" w:author="Unknown">
        <w:r>
          <w:rPr>
            <w:rStyle w:val="Strong"/>
            <w:rFonts w:ascii="inherit" w:hAnsi="inherit"/>
            <w:color w:val="000000"/>
            <w:sz w:val="19"/>
            <w:szCs w:val="19"/>
            <w:bdr w:val="none" w:sz="0" w:space="0" w:color="auto" w:frame="1"/>
          </w:rPr>
          <w:t>Standard error</w:t>
        </w:r>
        <w:r>
          <w:rPr>
            <w:rStyle w:val="apple-converted-space"/>
            <w:rFonts w:ascii="inherit" w:hAnsi="inherit"/>
            <w:color w:val="000000"/>
            <w:sz w:val="19"/>
            <w:szCs w:val="19"/>
          </w:rPr>
          <w:t> </w:t>
        </w:r>
        <w:r>
          <w:rPr>
            <w:rFonts w:ascii="inherit" w:hAnsi="inherit"/>
            <w:color w:val="000000"/>
            <w:sz w:val="19"/>
            <w:szCs w:val="19"/>
          </w:rPr>
          <w:t xml:space="preserve">is the same as standard </w:t>
        </w:r>
        <w:proofErr w:type="gramStart"/>
        <w:r>
          <w:rPr>
            <w:rFonts w:ascii="inherit" w:hAnsi="inherit"/>
            <w:color w:val="000000"/>
            <w:sz w:val="19"/>
            <w:szCs w:val="19"/>
          </w:rPr>
          <w:t>output:the</w:t>
        </w:r>
        <w:proofErr w:type="gramEnd"/>
        <w:r>
          <w:rPr>
            <w:rFonts w:ascii="inherit" w:hAnsi="inherit"/>
            <w:color w:val="000000"/>
            <w:sz w:val="19"/>
            <w:szCs w:val="19"/>
          </w:rPr>
          <w:t xml:space="preserve"> shell window or terminal from which the script runs.</w:t>
        </w:r>
      </w:ins>
    </w:p>
    <w:p w:rsidR="00AF7D5C" w:rsidRDefault="00AF7D5C" w:rsidP="00AF7D5C">
      <w:pPr>
        <w:pStyle w:val="NormalWeb"/>
        <w:shd w:val="clear" w:color="auto" w:fill="FFFFFF"/>
        <w:spacing w:before="0" w:beforeAutospacing="0" w:after="0" w:afterAutospacing="0" w:line="336" w:lineRule="atLeast"/>
        <w:textAlignment w:val="baseline"/>
        <w:rPr>
          <w:ins w:id="626" w:author="Unknown"/>
          <w:rFonts w:ascii="inherit" w:hAnsi="inherit"/>
          <w:color w:val="000000"/>
          <w:sz w:val="19"/>
          <w:szCs w:val="19"/>
        </w:rPr>
      </w:pPr>
      <w:ins w:id="627" w:author="Unknown">
        <w:r>
          <w:rPr>
            <w:rFonts w:ascii="inherit" w:hAnsi="inherit"/>
            <w:color w:val="000000"/>
            <w:sz w:val="19"/>
            <w:szCs w:val="19"/>
          </w:rPr>
          <w:t xml:space="preserve">A file descriptor is simply a number that refers to an open file. By </w:t>
        </w:r>
        <w:proofErr w:type="gramStart"/>
        <w:r>
          <w:rPr>
            <w:rFonts w:ascii="inherit" w:hAnsi="inherit"/>
            <w:color w:val="000000"/>
            <w:sz w:val="19"/>
            <w:szCs w:val="19"/>
          </w:rPr>
          <w:t>default ,</w:t>
        </w:r>
        <w:proofErr w:type="gramEnd"/>
        <w:r>
          <w:rPr>
            <w:rFonts w:ascii="inherit" w:hAnsi="inherit"/>
            <w:color w:val="000000"/>
            <w:sz w:val="19"/>
            <w:szCs w:val="19"/>
          </w:rPr>
          <w:t xml:space="preserve"> file descriptor</w:t>
        </w:r>
        <w:r>
          <w:rPr>
            <w:rStyle w:val="apple-converted-space"/>
            <w:rFonts w:ascii="inherit" w:hAnsi="inherit"/>
            <w:color w:val="000000"/>
            <w:sz w:val="19"/>
            <w:szCs w:val="19"/>
          </w:rPr>
          <w:t> </w:t>
        </w:r>
        <w:r>
          <w:rPr>
            <w:rStyle w:val="Strong"/>
            <w:rFonts w:ascii="inherit" w:hAnsi="inherit"/>
            <w:color w:val="000000"/>
            <w:sz w:val="19"/>
            <w:szCs w:val="19"/>
            <w:bdr w:val="none" w:sz="0" w:space="0" w:color="auto" w:frame="1"/>
          </w:rPr>
          <w:t>0 (zero)</w:t>
        </w:r>
        <w:r>
          <w:rPr>
            <w:rStyle w:val="apple-converted-space"/>
            <w:rFonts w:ascii="inherit" w:hAnsi="inherit"/>
            <w:color w:val="000000"/>
            <w:sz w:val="19"/>
            <w:szCs w:val="19"/>
          </w:rPr>
          <w:t> </w:t>
        </w:r>
        <w:r>
          <w:rPr>
            <w:rFonts w:ascii="inherit" w:hAnsi="inherit"/>
            <w:color w:val="000000"/>
            <w:sz w:val="19"/>
            <w:szCs w:val="19"/>
          </w:rPr>
          <w:t>refers to the standard input &amp; often abbreviated as</w:t>
        </w:r>
        <w:r>
          <w:rPr>
            <w:rStyle w:val="apple-converted-space"/>
            <w:rFonts w:ascii="inherit" w:hAnsi="inherit"/>
            <w:color w:val="000000"/>
            <w:sz w:val="19"/>
            <w:szCs w:val="19"/>
          </w:rPr>
          <w:t> </w:t>
        </w:r>
        <w:r>
          <w:rPr>
            <w:rStyle w:val="Strong"/>
            <w:rFonts w:ascii="inherit" w:hAnsi="inherit"/>
            <w:color w:val="000000"/>
            <w:sz w:val="19"/>
            <w:szCs w:val="19"/>
            <w:bdr w:val="none" w:sz="0" w:space="0" w:color="auto" w:frame="1"/>
          </w:rPr>
          <w:t>stdin</w:t>
        </w:r>
        <w:r>
          <w:rPr>
            <w:rFonts w:ascii="inherit" w:hAnsi="inherit"/>
            <w:color w:val="000000"/>
            <w:sz w:val="19"/>
            <w:szCs w:val="19"/>
          </w:rPr>
          <w:t>. File descriptor 1 refers to standard output (</w:t>
        </w:r>
        <w:r>
          <w:rPr>
            <w:rStyle w:val="Strong"/>
            <w:rFonts w:ascii="inherit" w:hAnsi="inherit"/>
            <w:color w:val="000000"/>
            <w:sz w:val="19"/>
            <w:szCs w:val="19"/>
            <w:bdr w:val="none" w:sz="0" w:space="0" w:color="auto" w:frame="1"/>
          </w:rPr>
          <w:t>stdout</w:t>
        </w:r>
        <w:r>
          <w:rPr>
            <w:rFonts w:ascii="inherit" w:hAnsi="inherit"/>
            <w:color w:val="000000"/>
            <w:sz w:val="19"/>
            <w:szCs w:val="19"/>
          </w:rPr>
          <w:t>) and file descriptor 2 refers to standard error (</w:t>
        </w:r>
        <w:r>
          <w:rPr>
            <w:rStyle w:val="Strong"/>
            <w:rFonts w:ascii="inherit" w:hAnsi="inherit"/>
            <w:color w:val="000000"/>
            <w:sz w:val="19"/>
            <w:szCs w:val="19"/>
            <w:bdr w:val="none" w:sz="0" w:space="0" w:color="auto" w:frame="1"/>
          </w:rPr>
          <w:t>stderr</w:t>
        </w:r>
        <w:r>
          <w:rPr>
            <w:rFonts w:ascii="inherit" w:hAnsi="inherit"/>
            <w:color w:val="000000"/>
            <w:sz w:val="19"/>
            <w:szCs w:val="19"/>
          </w:rPr>
          <w:t xml:space="preserve">). These numbers are important when you need to access a particular </w:t>
        </w:r>
        <w:proofErr w:type="gramStart"/>
        <w:r>
          <w:rPr>
            <w:rFonts w:ascii="inherit" w:hAnsi="inherit"/>
            <w:color w:val="000000"/>
            <w:sz w:val="19"/>
            <w:szCs w:val="19"/>
          </w:rPr>
          <w:t>file ,</w:t>
        </w:r>
        <w:proofErr w:type="gramEnd"/>
        <w:r>
          <w:rPr>
            <w:rFonts w:ascii="inherit" w:hAnsi="inherit"/>
            <w:color w:val="000000"/>
            <w:sz w:val="19"/>
            <w:szCs w:val="19"/>
          </w:rPr>
          <w:t xml:space="preserve"> especially when you want to redirect these files to the other locations, File descriptors numbers go up from zero.</w:t>
        </w:r>
      </w:ins>
    </w:p>
    <w:p w:rsidR="00AF7D5C" w:rsidRDefault="00AF7D5C" w:rsidP="00AF7D5C">
      <w:pPr>
        <w:pStyle w:val="Heading4"/>
        <w:shd w:val="clear" w:color="auto" w:fill="FFFFFF"/>
        <w:spacing w:before="0" w:line="312" w:lineRule="atLeast"/>
        <w:textAlignment w:val="baseline"/>
        <w:rPr>
          <w:ins w:id="628" w:author="Unknown"/>
          <w:rFonts w:ascii="inherit" w:hAnsi="inherit"/>
          <w:b w:val="0"/>
          <w:bCs w:val="0"/>
          <w:color w:val="155C8E"/>
          <w:spacing w:val="-4"/>
          <w:sz w:val="29"/>
          <w:szCs w:val="29"/>
        </w:rPr>
      </w:pPr>
      <w:ins w:id="629" w:author="Unknown">
        <w:r>
          <w:rPr>
            <w:rStyle w:val="Strong"/>
            <w:rFonts w:ascii="inherit" w:hAnsi="inherit"/>
            <w:b/>
            <w:bCs/>
            <w:color w:val="155C8E"/>
            <w:spacing w:val="-4"/>
            <w:sz w:val="29"/>
            <w:szCs w:val="29"/>
            <w:bdr w:val="none" w:sz="0" w:space="0" w:color="auto" w:frame="1"/>
          </w:rPr>
          <w:t>Redirecting Standard Output</w:t>
        </w:r>
      </w:ins>
    </w:p>
    <w:p w:rsidR="00AF7D5C" w:rsidRDefault="00AF7D5C" w:rsidP="00AF7D5C">
      <w:pPr>
        <w:pStyle w:val="NormalWeb"/>
        <w:shd w:val="clear" w:color="auto" w:fill="FFFFFF"/>
        <w:spacing w:before="0" w:beforeAutospacing="0" w:after="240" w:afterAutospacing="0" w:line="336" w:lineRule="atLeast"/>
        <w:textAlignment w:val="baseline"/>
        <w:rPr>
          <w:ins w:id="630" w:author="Unknown"/>
          <w:rFonts w:ascii="inherit" w:hAnsi="inherit"/>
          <w:color w:val="000000"/>
          <w:sz w:val="19"/>
          <w:szCs w:val="19"/>
        </w:rPr>
      </w:pPr>
      <w:ins w:id="631" w:author="Unknown">
        <w:r>
          <w:rPr>
            <w:rFonts w:ascii="inherit" w:hAnsi="inherit"/>
            <w:color w:val="000000"/>
            <w:sz w:val="19"/>
            <w:szCs w:val="19"/>
          </w:rPr>
          <w:t>Syntax to redirect the output of a command to a file.</w:t>
        </w:r>
      </w:ins>
    </w:p>
    <w:p w:rsidR="00AF7D5C" w:rsidRDefault="00AF7D5C" w:rsidP="00AF7D5C">
      <w:pPr>
        <w:pStyle w:val="NormalWeb"/>
        <w:shd w:val="clear" w:color="auto" w:fill="FFFFFF"/>
        <w:spacing w:before="0" w:beforeAutospacing="0" w:after="0" w:afterAutospacing="0" w:line="336" w:lineRule="atLeast"/>
        <w:textAlignment w:val="baseline"/>
        <w:rPr>
          <w:ins w:id="632" w:author="Unknown"/>
          <w:rFonts w:ascii="inherit" w:hAnsi="inherit"/>
          <w:color w:val="000000"/>
          <w:sz w:val="19"/>
          <w:szCs w:val="19"/>
        </w:rPr>
      </w:pPr>
      <w:ins w:id="633" w:author="Unknown">
        <w:r>
          <w:rPr>
            <w:rFonts w:ascii="inherit" w:hAnsi="inherit"/>
            <w:color w:val="000000"/>
            <w:sz w:val="19"/>
            <w:szCs w:val="19"/>
          </w:rPr>
          <w:t>#</w:t>
        </w:r>
        <w:r>
          <w:rPr>
            <w:rStyle w:val="apple-converted-space"/>
            <w:rFonts w:ascii="inherit" w:hAnsi="inherit"/>
            <w:color w:val="000000"/>
            <w:sz w:val="19"/>
            <w:szCs w:val="19"/>
          </w:rPr>
          <w:t> </w:t>
        </w:r>
        <w:r>
          <w:rPr>
            <w:rFonts w:ascii="inherit" w:hAnsi="inherit"/>
            <w:color w:val="000080"/>
            <w:sz w:val="19"/>
            <w:szCs w:val="19"/>
            <w:bdr w:val="none" w:sz="0" w:space="0" w:color="auto" w:frame="1"/>
          </w:rPr>
          <w:t>Command_options_and_arguments &gt; output_file</w:t>
        </w:r>
      </w:ins>
    </w:p>
    <w:p w:rsidR="00AF7D5C" w:rsidRDefault="00AF7D5C" w:rsidP="00AF7D5C">
      <w:pPr>
        <w:pStyle w:val="NormalWeb"/>
        <w:shd w:val="clear" w:color="auto" w:fill="FFFFFF"/>
        <w:spacing w:before="0" w:beforeAutospacing="0" w:after="240" w:afterAutospacing="0" w:line="336" w:lineRule="atLeast"/>
        <w:textAlignment w:val="baseline"/>
        <w:rPr>
          <w:ins w:id="634" w:author="Unknown"/>
          <w:rFonts w:ascii="inherit" w:hAnsi="inherit"/>
          <w:color w:val="000000"/>
          <w:sz w:val="19"/>
          <w:szCs w:val="19"/>
        </w:rPr>
      </w:pPr>
      <w:proofErr w:type="gramStart"/>
      <w:ins w:id="635" w:author="Unknown">
        <w:r>
          <w:rPr>
            <w:rFonts w:ascii="inherit" w:hAnsi="inherit"/>
            <w:color w:val="000000"/>
            <w:sz w:val="19"/>
            <w:szCs w:val="19"/>
          </w:rPr>
          <w:t>Example :</w:t>
        </w:r>
        <w:proofErr w:type="gramEnd"/>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636" w:author="Unknown"/>
          <w:color w:val="FFFFFF"/>
          <w:sz w:val="15"/>
          <w:szCs w:val="15"/>
        </w:rPr>
      </w:pPr>
      <w:ins w:id="637" w:author="Unknown">
        <w:r>
          <w:rPr>
            <w:color w:val="FFFFFF"/>
            <w:sz w:val="15"/>
            <w:szCs w:val="15"/>
          </w:rPr>
          <w:lastRenderedPageBreak/>
          <w:t>linuxtechi@</w:t>
        </w:r>
        <w:proofErr w:type="gramStart"/>
        <w:r>
          <w:rPr>
            <w:color w:val="FFFFFF"/>
            <w:sz w:val="15"/>
            <w:szCs w:val="15"/>
          </w:rPr>
          <w:t>localhost:~</w:t>
        </w:r>
        <w:proofErr w:type="gramEnd"/>
        <w:r>
          <w:rPr>
            <w:color w:val="FFFFFF"/>
            <w:sz w:val="15"/>
            <w:szCs w:val="15"/>
          </w:rPr>
          <w:t>$ cat /proc/cpuinfo &gt; command.txt</w:t>
        </w:r>
      </w:ins>
    </w:p>
    <w:p w:rsidR="00AF7D5C" w:rsidRDefault="00AF7D5C" w:rsidP="00AF7D5C">
      <w:pPr>
        <w:pStyle w:val="NormalWeb"/>
        <w:shd w:val="clear" w:color="auto" w:fill="FFFFFF"/>
        <w:spacing w:before="0" w:beforeAutospacing="0" w:after="240" w:afterAutospacing="0" w:line="336" w:lineRule="atLeast"/>
        <w:textAlignment w:val="baseline"/>
        <w:rPr>
          <w:ins w:id="638" w:author="Unknown"/>
          <w:rFonts w:ascii="inherit" w:hAnsi="inherit"/>
          <w:color w:val="000000"/>
          <w:sz w:val="19"/>
          <w:szCs w:val="19"/>
        </w:rPr>
      </w:pPr>
      <w:ins w:id="639" w:author="Unknown">
        <w:r>
          <w:rPr>
            <w:rFonts w:ascii="inherit" w:hAnsi="inherit"/>
            <w:color w:val="000000"/>
            <w:sz w:val="19"/>
            <w:szCs w:val="19"/>
          </w:rPr>
          <w:t xml:space="preserve">We can see the data that would have gone to the screen with more </w:t>
        </w:r>
        <w:proofErr w:type="gramStart"/>
        <w:r>
          <w:rPr>
            <w:rFonts w:ascii="inherit" w:hAnsi="inherit"/>
            <w:color w:val="000000"/>
            <w:sz w:val="19"/>
            <w:szCs w:val="19"/>
          </w:rPr>
          <w:t>command :</w:t>
        </w:r>
        <w:proofErr w:type="gramEnd"/>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640" w:author="Unknown"/>
          <w:color w:val="FFFFFF"/>
          <w:sz w:val="15"/>
          <w:szCs w:val="15"/>
        </w:rPr>
      </w:pPr>
      <w:ins w:id="641" w:author="Unknown">
        <w:r>
          <w:rPr>
            <w:color w:val="FFFFFF"/>
            <w:sz w:val="15"/>
            <w:szCs w:val="15"/>
          </w:rPr>
          <w:t>linuxtechi@</w:t>
        </w:r>
        <w:proofErr w:type="gramStart"/>
        <w:r>
          <w:rPr>
            <w:color w:val="FFFFFF"/>
            <w:sz w:val="15"/>
            <w:szCs w:val="15"/>
          </w:rPr>
          <w:t>localhost:~</w:t>
        </w:r>
        <w:proofErr w:type="gramEnd"/>
        <w:r>
          <w:rPr>
            <w:color w:val="FFFFFF"/>
            <w:sz w:val="15"/>
            <w:szCs w:val="15"/>
          </w:rPr>
          <w:t xml:space="preserve">$ more command.txt </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642" w:author="Unknown"/>
          <w:color w:val="FFFFFF"/>
          <w:sz w:val="15"/>
          <w:szCs w:val="15"/>
        </w:rPr>
      </w:pPr>
      <w:ins w:id="643" w:author="Unknown">
        <w:r>
          <w:rPr>
            <w:color w:val="FFFFFF"/>
            <w:sz w:val="15"/>
            <w:szCs w:val="15"/>
          </w:rPr>
          <w:t xml:space="preserve">processor       </w:t>
        </w:r>
        <w:proofErr w:type="gramStart"/>
        <w:r>
          <w:rPr>
            <w:color w:val="FFFFFF"/>
            <w:sz w:val="15"/>
            <w:szCs w:val="15"/>
          </w:rPr>
          <w:t xml:space="preserve">  :</w:t>
        </w:r>
        <w:proofErr w:type="gramEnd"/>
        <w:r>
          <w:rPr>
            <w:color w:val="FFFFFF"/>
            <w:sz w:val="15"/>
            <w:szCs w:val="15"/>
          </w:rPr>
          <w:t xml:space="preserve"> 0</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644" w:author="Unknown"/>
          <w:color w:val="FFFFFF"/>
          <w:sz w:val="15"/>
          <w:szCs w:val="15"/>
        </w:rPr>
      </w:pPr>
      <w:ins w:id="645" w:author="Unknown">
        <w:r>
          <w:rPr>
            <w:color w:val="FFFFFF"/>
            <w:sz w:val="15"/>
            <w:szCs w:val="15"/>
          </w:rPr>
          <w:t xml:space="preserve">vendor_id       </w:t>
        </w:r>
        <w:proofErr w:type="gramStart"/>
        <w:r>
          <w:rPr>
            <w:color w:val="FFFFFF"/>
            <w:sz w:val="15"/>
            <w:szCs w:val="15"/>
          </w:rPr>
          <w:t xml:space="preserve">  :</w:t>
        </w:r>
        <w:proofErr w:type="gramEnd"/>
        <w:r>
          <w:rPr>
            <w:color w:val="FFFFFF"/>
            <w:sz w:val="15"/>
            <w:szCs w:val="15"/>
          </w:rPr>
          <w:t xml:space="preserve"> GenuineIntel</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646" w:author="Unknown"/>
          <w:color w:val="FFFFFF"/>
          <w:sz w:val="15"/>
          <w:szCs w:val="15"/>
        </w:rPr>
      </w:pPr>
      <w:ins w:id="647" w:author="Unknown">
        <w:r>
          <w:rPr>
            <w:color w:val="FFFFFF"/>
            <w:sz w:val="15"/>
            <w:szCs w:val="15"/>
          </w:rPr>
          <w:t xml:space="preserve">cpu family      </w:t>
        </w:r>
        <w:proofErr w:type="gramStart"/>
        <w:r>
          <w:rPr>
            <w:color w:val="FFFFFF"/>
            <w:sz w:val="15"/>
            <w:szCs w:val="15"/>
          </w:rPr>
          <w:t xml:space="preserve">  :</w:t>
        </w:r>
        <w:proofErr w:type="gramEnd"/>
        <w:r>
          <w:rPr>
            <w:color w:val="FFFFFF"/>
            <w:sz w:val="15"/>
            <w:szCs w:val="15"/>
          </w:rPr>
          <w:t xml:space="preserve"> 6</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648" w:author="Unknown"/>
          <w:color w:val="FFFFFF"/>
          <w:sz w:val="15"/>
          <w:szCs w:val="15"/>
        </w:rPr>
      </w:pPr>
      <w:ins w:id="649" w:author="Unknown">
        <w:r>
          <w:rPr>
            <w:color w:val="FFFFFF"/>
            <w:sz w:val="15"/>
            <w:szCs w:val="15"/>
          </w:rPr>
          <w:t xml:space="preserve">model           </w:t>
        </w:r>
        <w:proofErr w:type="gramStart"/>
        <w:r>
          <w:rPr>
            <w:color w:val="FFFFFF"/>
            <w:sz w:val="15"/>
            <w:szCs w:val="15"/>
          </w:rPr>
          <w:t xml:space="preserve">  :</w:t>
        </w:r>
        <w:proofErr w:type="gramEnd"/>
        <w:r>
          <w:rPr>
            <w:color w:val="FFFFFF"/>
            <w:sz w:val="15"/>
            <w:szCs w:val="15"/>
          </w:rPr>
          <w:t xml:space="preserve"> 37</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650" w:author="Unknown"/>
          <w:color w:val="FFFFFF"/>
          <w:sz w:val="15"/>
          <w:szCs w:val="15"/>
        </w:rPr>
      </w:pPr>
      <w:ins w:id="651" w:author="Unknown">
        <w:r>
          <w:rPr>
            <w:color w:val="FFFFFF"/>
            <w:sz w:val="15"/>
            <w:szCs w:val="15"/>
          </w:rPr>
          <w:t xml:space="preserve">model name      </w:t>
        </w:r>
        <w:proofErr w:type="gramStart"/>
        <w:r>
          <w:rPr>
            <w:color w:val="FFFFFF"/>
            <w:sz w:val="15"/>
            <w:szCs w:val="15"/>
          </w:rPr>
          <w:t xml:space="preserve">  :</w:t>
        </w:r>
        <w:proofErr w:type="gramEnd"/>
        <w:r>
          <w:rPr>
            <w:color w:val="FFFFFF"/>
            <w:sz w:val="15"/>
            <w:szCs w:val="15"/>
          </w:rPr>
          <w:t xml:space="preserve"> Intel(R) Core(TM) i3 CPU       M 370  @ 2.40GHz</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652" w:author="Unknown"/>
          <w:color w:val="FFFFFF"/>
          <w:sz w:val="15"/>
          <w:szCs w:val="15"/>
        </w:rPr>
      </w:pPr>
      <w:ins w:id="653" w:author="Unknown">
        <w:r>
          <w:rPr>
            <w:color w:val="FFFFFF"/>
            <w:sz w:val="15"/>
            <w:szCs w:val="15"/>
          </w:rPr>
          <w:t xml:space="preserve">stepping        </w:t>
        </w:r>
        <w:proofErr w:type="gramStart"/>
        <w:r>
          <w:rPr>
            <w:color w:val="FFFFFF"/>
            <w:sz w:val="15"/>
            <w:szCs w:val="15"/>
          </w:rPr>
          <w:t xml:space="preserve">  :</w:t>
        </w:r>
        <w:proofErr w:type="gramEnd"/>
        <w:r>
          <w:rPr>
            <w:color w:val="FFFFFF"/>
            <w:sz w:val="15"/>
            <w:szCs w:val="15"/>
          </w:rPr>
          <w:t xml:space="preserve"> 5</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654" w:author="Unknown"/>
          <w:color w:val="FFFFFF"/>
          <w:sz w:val="15"/>
          <w:szCs w:val="15"/>
        </w:rPr>
      </w:pPr>
      <w:ins w:id="655" w:author="Unknown">
        <w:r>
          <w:rPr>
            <w:color w:val="FFFFFF"/>
            <w:sz w:val="15"/>
            <w:szCs w:val="15"/>
          </w:rPr>
          <w:t xml:space="preserve">microcode       </w:t>
        </w:r>
        <w:proofErr w:type="gramStart"/>
        <w:r>
          <w:rPr>
            <w:color w:val="FFFFFF"/>
            <w:sz w:val="15"/>
            <w:szCs w:val="15"/>
          </w:rPr>
          <w:t xml:space="preserve">  :</w:t>
        </w:r>
        <w:proofErr w:type="gramEnd"/>
        <w:r>
          <w:rPr>
            <w:color w:val="FFFFFF"/>
            <w:sz w:val="15"/>
            <w:szCs w:val="15"/>
          </w:rPr>
          <w:t xml:space="preserve"> 0x616</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656" w:author="Unknown"/>
          <w:color w:val="FFFFFF"/>
          <w:sz w:val="15"/>
          <w:szCs w:val="15"/>
        </w:rPr>
      </w:pPr>
      <w:ins w:id="657" w:author="Unknown">
        <w:r>
          <w:rPr>
            <w:color w:val="FFFFFF"/>
            <w:sz w:val="15"/>
            <w:szCs w:val="15"/>
          </w:rPr>
          <w:t xml:space="preserve">cpu MHz         </w:t>
        </w:r>
        <w:proofErr w:type="gramStart"/>
        <w:r>
          <w:rPr>
            <w:color w:val="FFFFFF"/>
            <w:sz w:val="15"/>
            <w:szCs w:val="15"/>
          </w:rPr>
          <w:t xml:space="preserve">  :</w:t>
        </w:r>
        <w:proofErr w:type="gramEnd"/>
        <w:r>
          <w:rPr>
            <w:color w:val="FFFFFF"/>
            <w:sz w:val="15"/>
            <w:szCs w:val="15"/>
          </w:rPr>
          <w:t xml:space="preserve"> 0.000</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658" w:author="Unknown"/>
          <w:color w:val="FFFFFF"/>
          <w:sz w:val="15"/>
          <w:szCs w:val="15"/>
        </w:rPr>
      </w:pPr>
      <w:ins w:id="659" w:author="Unknown">
        <w:r>
          <w:rPr>
            <w:color w:val="FFFFFF"/>
            <w:sz w:val="15"/>
            <w:szCs w:val="15"/>
          </w:rPr>
          <w:t xml:space="preserve">cache size      </w:t>
        </w:r>
        <w:proofErr w:type="gramStart"/>
        <w:r>
          <w:rPr>
            <w:color w:val="FFFFFF"/>
            <w:sz w:val="15"/>
            <w:szCs w:val="15"/>
          </w:rPr>
          <w:t xml:space="preserve">  :</w:t>
        </w:r>
        <w:proofErr w:type="gramEnd"/>
        <w:r>
          <w:rPr>
            <w:color w:val="FFFFFF"/>
            <w:sz w:val="15"/>
            <w:szCs w:val="15"/>
          </w:rPr>
          <w:t xml:space="preserve"> 6144 KB</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660" w:author="Unknown"/>
          <w:color w:val="FFFFFF"/>
          <w:sz w:val="15"/>
          <w:szCs w:val="15"/>
        </w:rPr>
      </w:pPr>
      <w:ins w:id="661" w:author="Unknown">
        <w:r>
          <w:rPr>
            <w:color w:val="FFFFFF"/>
            <w:sz w:val="15"/>
            <w:szCs w:val="15"/>
          </w:rPr>
          <w:t xml:space="preserve">physical id     </w:t>
        </w:r>
        <w:proofErr w:type="gramStart"/>
        <w:r>
          <w:rPr>
            <w:color w:val="FFFFFF"/>
            <w:sz w:val="15"/>
            <w:szCs w:val="15"/>
          </w:rPr>
          <w:t xml:space="preserve">  :</w:t>
        </w:r>
        <w:proofErr w:type="gramEnd"/>
        <w:r>
          <w:rPr>
            <w:color w:val="FFFFFF"/>
            <w:sz w:val="15"/>
            <w:szCs w:val="15"/>
          </w:rPr>
          <w:t xml:space="preserve"> 0</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662" w:author="Unknown"/>
          <w:color w:val="FFFFFF"/>
          <w:sz w:val="15"/>
          <w:szCs w:val="15"/>
        </w:rPr>
      </w:pPr>
      <w:ins w:id="663" w:author="Unknown">
        <w:r>
          <w:rPr>
            <w:color w:val="FFFFFF"/>
            <w:sz w:val="15"/>
            <w:szCs w:val="15"/>
          </w:rPr>
          <w:t xml:space="preserve">siblings        </w:t>
        </w:r>
        <w:proofErr w:type="gramStart"/>
        <w:r>
          <w:rPr>
            <w:color w:val="FFFFFF"/>
            <w:sz w:val="15"/>
            <w:szCs w:val="15"/>
          </w:rPr>
          <w:t xml:space="preserve">  :</w:t>
        </w:r>
        <w:proofErr w:type="gramEnd"/>
        <w:r>
          <w:rPr>
            <w:color w:val="FFFFFF"/>
            <w:sz w:val="15"/>
            <w:szCs w:val="15"/>
          </w:rPr>
          <w:t xml:space="preserve"> 2</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664" w:author="Unknown"/>
          <w:color w:val="FFFFFF"/>
          <w:sz w:val="15"/>
          <w:szCs w:val="15"/>
        </w:rPr>
      </w:pPr>
      <w:ins w:id="665" w:author="Unknown">
        <w:r>
          <w:rPr>
            <w:color w:val="FFFFFF"/>
            <w:sz w:val="15"/>
            <w:szCs w:val="15"/>
          </w:rPr>
          <w:t xml:space="preserve">core id         </w:t>
        </w:r>
        <w:proofErr w:type="gramStart"/>
        <w:r>
          <w:rPr>
            <w:color w:val="FFFFFF"/>
            <w:sz w:val="15"/>
            <w:szCs w:val="15"/>
          </w:rPr>
          <w:t xml:space="preserve">  :</w:t>
        </w:r>
        <w:proofErr w:type="gramEnd"/>
        <w:r>
          <w:rPr>
            <w:color w:val="FFFFFF"/>
            <w:sz w:val="15"/>
            <w:szCs w:val="15"/>
          </w:rPr>
          <w:t xml:space="preserve"> 0</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666" w:author="Unknown"/>
          <w:color w:val="FFFFFF"/>
          <w:sz w:val="15"/>
          <w:szCs w:val="15"/>
        </w:rPr>
      </w:pPr>
      <w:ins w:id="667" w:author="Unknown">
        <w:r>
          <w:rPr>
            <w:color w:val="FFFFFF"/>
            <w:sz w:val="15"/>
            <w:szCs w:val="15"/>
          </w:rPr>
          <w:t xml:space="preserve">cpu cores       </w:t>
        </w:r>
        <w:proofErr w:type="gramStart"/>
        <w:r>
          <w:rPr>
            <w:color w:val="FFFFFF"/>
            <w:sz w:val="15"/>
            <w:szCs w:val="15"/>
          </w:rPr>
          <w:t xml:space="preserve">  :</w:t>
        </w:r>
        <w:proofErr w:type="gramEnd"/>
        <w:r>
          <w:rPr>
            <w:color w:val="FFFFFF"/>
            <w:sz w:val="15"/>
            <w:szCs w:val="15"/>
          </w:rPr>
          <w:t xml:space="preserve"> 2</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668" w:author="Unknown"/>
          <w:color w:val="FFFFFF"/>
          <w:sz w:val="15"/>
          <w:szCs w:val="15"/>
        </w:rPr>
      </w:pPr>
      <w:ins w:id="669" w:author="Unknown">
        <w:r>
          <w:rPr>
            <w:color w:val="FFFFFF"/>
            <w:sz w:val="15"/>
            <w:szCs w:val="15"/>
          </w:rPr>
          <w:t xml:space="preserve">apicid          </w:t>
        </w:r>
        <w:proofErr w:type="gramStart"/>
        <w:r>
          <w:rPr>
            <w:color w:val="FFFFFF"/>
            <w:sz w:val="15"/>
            <w:szCs w:val="15"/>
          </w:rPr>
          <w:t xml:space="preserve">  :</w:t>
        </w:r>
        <w:proofErr w:type="gramEnd"/>
        <w:r>
          <w:rPr>
            <w:color w:val="FFFFFF"/>
            <w:sz w:val="15"/>
            <w:szCs w:val="15"/>
          </w:rPr>
          <w:t xml:space="preserve"> 0</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670" w:author="Unknown"/>
          <w:color w:val="FFFFFF"/>
          <w:sz w:val="15"/>
          <w:szCs w:val="15"/>
        </w:rPr>
      </w:pPr>
      <w:ins w:id="671" w:author="Unknown">
        <w:r>
          <w:rPr>
            <w:color w:val="FFFFFF"/>
            <w:sz w:val="15"/>
            <w:szCs w:val="15"/>
          </w:rPr>
          <w:t>initial apicid  </w:t>
        </w:r>
        <w:proofErr w:type="gramStart"/>
        <w:r>
          <w:rPr>
            <w:color w:val="FFFFFF"/>
            <w:sz w:val="15"/>
            <w:szCs w:val="15"/>
          </w:rPr>
          <w:t xml:space="preserve">  :</w:t>
        </w:r>
        <w:proofErr w:type="gramEnd"/>
        <w:r>
          <w:rPr>
            <w:color w:val="FFFFFF"/>
            <w:sz w:val="15"/>
            <w:szCs w:val="15"/>
          </w:rPr>
          <w:t xml:space="preserve"> 0</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672" w:author="Unknown"/>
          <w:color w:val="FFFFFF"/>
          <w:sz w:val="15"/>
          <w:szCs w:val="15"/>
        </w:rPr>
      </w:pPr>
      <w:ins w:id="673" w:author="Unknown">
        <w:r>
          <w:rPr>
            <w:color w:val="FFFFFF"/>
            <w:sz w:val="15"/>
            <w:szCs w:val="15"/>
          </w:rPr>
          <w:t xml:space="preserve">fpu             </w:t>
        </w:r>
        <w:proofErr w:type="gramStart"/>
        <w:r>
          <w:rPr>
            <w:color w:val="FFFFFF"/>
            <w:sz w:val="15"/>
            <w:szCs w:val="15"/>
          </w:rPr>
          <w:t xml:space="preserve">  :</w:t>
        </w:r>
        <w:proofErr w:type="gramEnd"/>
        <w:r>
          <w:rPr>
            <w:color w:val="FFFFFF"/>
            <w:sz w:val="15"/>
            <w:szCs w:val="15"/>
          </w:rPr>
          <w:t xml:space="preserve"> yes</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674" w:author="Unknown"/>
          <w:color w:val="FFFFFF"/>
          <w:sz w:val="15"/>
          <w:szCs w:val="15"/>
        </w:rPr>
      </w:pPr>
      <w:ins w:id="675" w:author="Unknown">
        <w:r>
          <w:rPr>
            <w:color w:val="FFFFFF"/>
            <w:sz w:val="15"/>
            <w:szCs w:val="15"/>
          </w:rPr>
          <w:t xml:space="preserve">fpu_exception   </w:t>
        </w:r>
        <w:proofErr w:type="gramStart"/>
        <w:r>
          <w:rPr>
            <w:color w:val="FFFFFF"/>
            <w:sz w:val="15"/>
            <w:szCs w:val="15"/>
          </w:rPr>
          <w:t>  :</w:t>
        </w:r>
        <w:proofErr w:type="gramEnd"/>
        <w:r>
          <w:rPr>
            <w:color w:val="FFFFFF"/>
            <w:sz w:val="15"/>
            <w:szCs w:val="15"/>
          </w:rPr>
          <w:t xml:space="preserve"> yes</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676" w:author="Unknown"/>
          <w:color w:val="FFFFFF"/>
          <w:sz w:val="15"/>
          <w:szCs w:val="15"/>
        </w:rPr>
      </w:pPr>
      <w:ins w:id="677" w:author="Unknown">
        <w:r>
          <w:rPr>
            <w:color w:val="FFFFFF"/>
            <w:sz w:val="15"/>
            <w:szCs w:val="15"/>
          </w:rPr>
          <w:t xml:space="preserve">cpuid level     </w:t>
        </w:r>
        <w:proofErr w:type="gramStart"/>
        <w:r>
          <w:rPr>
            <w:color w:val="FFFFFF"/>
            <w:sz w:val="15"/>
            <w:szCs w:val="15"/>
          </w:rPr>
          <w:t xml:space="preserve">  :</w:t>
        </w:r>
        <w:proofErr w:type="gramEnd"/>
        <w:r>
          <w:rPr>
            <w:color w:val="FFFFFF"/>
            <w:sz w:val="15"/>
            <w:szCs w:val="15"/>
          </w:rPr>
          <w:t xml:space="preserve"> 5</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678" w:author="Unknown"/>
          <w:color w:val="FFFFFF"/>
          <w:sz w:val="15"/>
          <w:szCs w:val="15"/>
        </w:rPr>
      </w:pPr>
      <w:ins w:id="679" w:author="Unknown">
        <w:r>
          <w:rPr>
            <w:color w:val="FFFFFF"/>
            <w:sz w:val="15"/>
            <w:szCs w:val="15"/>
          </w:rPr>
          <w:t xml:space="preserve">wp              </w:t>
        </w:r>
        <w:proofErr w:type="gramStart"/>
        <w:r>
          <w:rPr>
            <w:color w:val="FFFFFF"/>
            <w:sz w:val="15"/>
            <w:szCs w:val="15"/>
          </w:rPr>
          <w:t xml:space="preserve">  :</w:t>
        </w:r>
        <w:proofErr w:type="gramEnd"/>
        <w:r>
          <w:rPr>
            <w:color w:val="FFFFFF"/>
            <w:sz w:val="15"/>
            <w:szCs w:val="15"/>
          </w:rPr>
          <w:t xml:space="preserve"> yes</w:t>
        </w:r>
      </w:ins>
    </w:p>
    <w:p w:rsidR="00AF7D5C" w:rsidRDefault="00AF7D5C" w:rsidP="00AF7D5C">
      <w:pPr>
        <w:pStyle w:val="NormalWeb"/>
        <w:shd w:val="clear" w:color="auto" w:fill="FFFFFF"/>
        <w:spacing w:before="0" w:beforeAutospacing="0" w:after="240" w:afterAutospacing="0" w:line="336" w:lineRule="atLeast"/>
        <w:jc w:val="both"/>
        <w:textAlignment w:val="baseline"/>
        <w:rPr>
          <w:ins w:id="680" w:author="Unknown"/>
          <w:rFonts w:ascii="inherit" w:hAnsi="inherit"/>
          <w:color w:val="000000"/>
          <w:sz w:val="19"/>
          <w:szCs w:val="19"/>
        </w:rPr>
      </w:pPr>
      <w:ins w:id="681" w:author="Unknown">
        <w:r>
          <w:rPr>
            <w:rFonts w:ascii="inherit" w:hAnsi="inherit"/>
            <w:color w:val="000000"/>
            <w:sz w:val="19"/>
            <w:szCs w:val="19"/>
          </w:rPr>
          <w:t xml:space="preserve">The &gt; operator tells the shell to redirect the output of the command to the given file. If the file </w:t>
        </w:r>
        <w:proofErr w:type="gramStart"/>
        <w:r>
          <w:rPr>
            <w:rFonts w:ascii="inherit" w:hAnsi="inherit"/>
            <w:color w:val="000000"/>
            <w:sz w:val="19"/>
            <w:szCs w:val="19"/>
          </w:rPr>
          <w:t>exists ,</w:t>
        </w:r>
        <w:proofErr w:type="gramEnd"/>
        <w:r>
          <w:rPr>
            <w:rFonts w:ascii="inherit" w:hAnsi="inherit"/>
            <w:color w:val="000000"/>
            <w:sz w:val="19"/>
            <w:szCs w:val="19"/>
          </w:rPr>
          <w:t xml:space="preserve"> the deletes the old contents of the file and replaces it with the output of the command.</w:t>
        </w:r>
      </w:ins>
    </w:p>
    <w:p w:rsidR="00AF7D5C" w:rsidRDefault="00AF7D5C" w:rsidP="00AF7D5C">
      <w:pPr>
        <w:pStyle w:val="Heading4"/>
        <w:shd w:val="clear" w:color="auto" w:fill="FFFFFF"/>
        <w:spacing w:before="0" w:line="312" w:lineRule="atLeast"/>
        <w:textAlignment w:val="baseline"/>
        <w:rPr>
          <w:ins w:id="682" w:author="Unknown"/>
          <w:rFonts w:ascii="inherit" w:hAnsi="inherit"/>
          <w:b w:val="0"/>
          <w:bCs w:val="0"/>
          <w:color w:val="155C8E"/>
          <w:spacing w:val="-4"/>
          <w:sz w:val="29"/>
          <w:szCs w:val="29"/>
        </w:rPr>
      </w:pPr>
      <w:ins w:id="683" w:author="Unknown">
        <w:r>
          <w:rPr>
            <w:rStyle w:val="Strong"/>
            <w:rFonts w:ascii="inherit" w:hAnsi="inherit"/>
            <w:b/>
            <w:bCs/>
            <w:color w:val="155C8E"/>
            <w:spacing w:val="-4"/>
            <w:sz w:val="29"/>
            <w:szCs w:val="29"/>
            <w:bdr w:val="none" w:sz="0" w:space="0" w:color="auto" w:frame="1"/>
          </w:rPr>
          <w:t xml:space="preserve">Redirecting a Command’s </w:t>
        </w:r>
        <w:proofErr w:type="gramStart"/>
        <w:r>
          <w:rPr>
            <w:rStyle w:val="Strong"/>
            <w:rFonts w:ascii="inherit" w:hAnsi="inherit"/>
            <w:b/>
            <w:bCs/>
            <w:color w:val="155C8E"/>
            <w:spacing w:val="-4"/>
            <w:sz w:val="29"/>
            <w:szCs w:val="29"/>
            <w:bdr w:val="none" w:sz="0" w:space="0" w:color="auto" w:frame="1"/>
          </w:rPr>
          <w:t>Input :</w:t>
        </w:r>
        <w:proofErr w:type="gramEnd"/>
      </w:ins>
    </w:p>
    <w:p w:rsidR="00AF7D5C" w:rsidRDefault="00AF7D5C" w:rsidP="00AF7D5C">
      <w:pPr>
        <w:pStyle w:val="NormalWeb"/>
        <w:shd w:val="clear" w:color="auto" w:fill="FFFFFF"/>
        <w:spacing w:before="0" w:beforeAutospacing="0" w:after="240" w:afterAutospacing="0" w:line="336" w:lineRule="atLeast"/>
        <w:textAlignment w:val="baseline"/>
        <w:rPr>
          <w:ins w:id="684" w:author="Unknown"/>
          <w:rFonts w:ascii="inherit" w:hAnsi="inherit"/>
          <w:color w:val="000000"/>
          <w:sz w:val="19"/>
          <w:szCs w:val="19"/>
        </w:rPr>
      </w:pPr>
      <w:ins w:id="685" w:author="Unknown">
        <w:r>
          <w:rPr>
            <w:rFonts w:ascii="inherit" w:hAnsi="inherit"/>
            <w:color w:val="000000"/>
            <w:sz w:val="19"/>
            <w:szCs w:val="19"/>
          </w:rPr>
          <w:t>Syntax to redirect the input of a command to come from a file.</w:t>
        </w:r>
      </w:ins>
    </w:p>
    <w:p w:rsidR="00AF7D5C" w:rsidRDefault="00AF7D5C" w:rsidP="00AF7D5C">
      <w:pPr>
        <w:pStyle w:val="NormalWeb"/>
        <w:shd w:val="clear" w:color="auto" w:fill="FFFFFF"/>
        <w:spacing w:before="0" w:beforeAutospacing="0" w:after="0" w:afterAutospacing="0" w:line="336" w:lineRule="atLeast"/>
        <w:textAlignment w:val="baseline"/>
        <w:rPr>
          <w:ins w:id="686" w:author="Unknown"/>
          <w:rFonts w:ascii="inherit" w:hAnsi="inherit"/>
          <w:color w:val="000000"/>
          <w:sz w:val="19"/>
          <w:szCs w:val="19"/>
        </w:rPr>
      </w:pPr>
      <w:ins w:id="687" w:author="Unknown">
        <w:r>
          <w:rPr>
            <w:rFonts w:ascii="inherit" w:hAnsi="inherit"/>
            <w:color w:val="000080"/>
            <w:sz w:val="19"/>
            <w:szCs w:val="19"/>
            <w:bdr w:val="none" w:sz="0" w:space="0" w:color="auto" w:frame="1"/>
          </w:rPr>
          <w:t># Command_options_and_arguments &lt; input_file</w:t>
        </w:r>
      </w:ins>
    </w:p>
    <w:p w:rsidR="00AF7D5C" w:rsidRDefault="00AF7D5C" w:rsidP="00AF7D5C">
      <w:pPr>
        <w:pStyle w:val="NormalWeb"/>
        <w:shd w:val="clear" w:color="auto" w:fill="FFFFFF"/>
        <w:spacing w:before="0" w:beforeAutospacing="0" w:after="240" w:afterAutospacing="0" w:line="336" w:lineRule="atLeast"/>
        <w:textAlignment w:val="baseline"/>
        <w:rPr>
          <w:ins w:id="688" w:author="Unknown"/>
          <w:rFonts w:ascii="inherit" w:hAnsi="inherit"/>
          <w:color w:val="000000"/>
          <w:sz w:val="19"/>
          <w:szCs w:val="19"/>
        </w:rPr>
      </w:pPr>
      <w:ins w:id="689" w:author="Unknown">
        <w:r>
          <w:rPr>
            <w:rFonts w:ascii="inherit" w:hAnsi="inherit"/>
            <w:color w:val="000000"/>
            <w:sz w:val="19"/>
            <w:szCs w:val="19"/>
          </w:rPr>
          <w:t xml:space="preserve">Use the &lt; operator to redirect the input for a </w:t>
        </w:r>
        <w:proofErr w:type="gramStart"/>
        <w:r>
          <w:rPr>
            <w:rFonts w:ascii="inherit" w:hAnsi="inherit"/>
            <w:color w:val="000000"/>
            <w:sz w:val="19"/>
            <w:szCs w:val="19"/>
          </w:rPr>
          <w:t>command ,</w:t>
        </w:r>
        <w:proofErr w:type="gramEnd"/>
        <w:r>
          <w:rPr>
            <w:rFonts w:ascii="inherit" w:hAnsi="inherit"/>
            <w:color w:val="000000"/>
            <w:sz w:val="19"/>
            <w:szCs w:val="19"/>
          </w:rPr>
          <w:t xml:space="preserve"> example is shown below :</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690" w:author="Unknown"/>
          <w:color w:val="FFFFFF"/>
          <w:sz w:val="15"/>
          <w:szCs w:val="15"/>
        </w:rPr>
      </w:pPr>
      <w:ins w:id="691" w:author="Unknown">
        <w:r>
          <w:rPr>
            <w:color w:val="FFFFFF"/>
            <w:sz w:val="15"/>
            <w:szCs w:val="15"/>
          </w:rPr>
          <w:lastRenderedPageBreak/>
          <w:t>linuxtechi@</w:t>
        </w:r>
        <w:proofErr w:type="gramStart"/>
        <w:r>
          <w:rPr>
            <w:color w:val="FFFFFF"/>
            <w:sz w:val="15"/>
            <w:szCs w:val="15"/>
          </w:rPr>
          <w:t>localhost:~</w:t>
        </w:r>
        <w:proofErr w:type="gramEnd"/>
        <w:r>
          <w:rPr>
            <w:color w:val="FFFFFF"/>
            <w:sz w:val="15"/>
            <w:szCs w:val="15"/>
          </w:rPr>
          <w:t>$ wc -l &lt; command.txt</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692" w:author="Unknown"/>
          <w:color w:val="FFFFFF"/>
          <w:sz w:val="15"/>
          <w:szCs w:val="15"/>
        </w:rPr>
      </w:pPr>
      <w:ins w:id="693" w:author="Unknown">
        <w:r>
          <w:rPr>
            <w:color w:val="FFFFFF"/>
            <w:sz w:val="15"/>
            <w:szCs w:val="15"/>
          </w:rPr>
          <w:t>52</w:t>
        </w:r>
      </w:ins>
    </w:p>
    <w:p w:rsidR="00AF7D5C" w:rsidRDefault="00AF7D5C" w:rsidP="00AF7D5C">
      <w:pPr>
        <w:pStyle w:val="NormalWeb"/>
        <w:shd w:val="clear" w:color="auto" w:fill="FFFFFF"/>
        <w:spacing w:before="0" w:beforeAutospacing="0" w:after="0" w:afterAutospacing="0" w:line="336" w:lineRule="atLeast"/>
        <w:jc w:val="both"/>
        <w:textAlignment w:val="baseline"/>
        <w:rPr>
          <w:ins w:id="694" w:author="Unknown"/>
          <w:rFonts w:ascii="inherit" w:hAnsi="inherit"/>
          <w:color w:val="000000"/>
          <w:sz w:val="19"/>
          <w:szCs w:val="19"/>
        </w:rPr>
      </w:pPr>
      <w:ins w:id="695" w:author="Unknown">
        <w:r>
          <w:rPr>
            <w:rFonts w:ascii="inherit" w:hAnsi="inherit"/>
            <w:color w:val="000000"/>
            <w:sz w:val="19"/>
            <w:szCs w:val="19"/>
          </w:rPr>
          <w:t xml:space="preserve">In this </w:t>
        </w:r>
        <w:proofErr w:type="gramStart"/>
        <w:r>
          <w:rPr>
            <w:rFonts w:ascii="inherit" w:hAnsi="inherit"/>
            <w:color w:val="000000"/>
            <w:sz w:val="19"/>
            <w:szCs w:val="19"/>
          </w:rPr>
          <w:t>example ,</w:t>
        </w:r>
        <w:proofErr w:type="gramEnd"/>
        <w:r>
          <w:rPr>
            <w:rFonts w:ascii="inherit" w:hAnsi="inherit"/>
            <w:color w:val="000000"/>
            <w:sz w:val="19"/>
            <w:szCs w:val="19"/>
          </w:rPr>
          <w:t xml:space="preserve"> the input to the ‘</w:t>
        </w:r>
        <w:r>
          <w:rPr>
            <w:rStyle w:val="Strong"/>
            <w:rFonts w:ascii="inherit" w:hAnsi="inherit"/>
            <w:color w:val="000000"/>
            <w:sz w:val="19"/>
            <w:szCs w:val="19"/>
            <w:bdr w:val="none" w:sz="0" w:space="0" w:color="auto" w:frame="1"/>
          </w:rPr>
          <w:t>wc</w:t>
        </w:r>
        <w:r>
          <w:rPr>
            <w:rFonts w:ascii="inherit" w:hAnsi="inherit"/>
            <w:color w:val="000000"/>
            <w:sz w:val="19"/>
            <w:szCs w:val="19"/>
          </w:rPr>
          <w:t>‘ command comes from the file named command.txt. The shell sends the contents of the file command.txt as a standard input for the wc command.</w:t>
        </w:r>
      </w:ins>
    </w:p>
    <w:p w:rsidR="00AF7D5C" w:rsidRDefault="00AF7D5C" w:rsidP="00AF7D5C">
      <w:pPr>
        <w:pStyle w:val="NormalWeb"/>
        <w:shd w:val="clear" w:color="auto" w:fill="FFFFFF"/>
        <w:spacing w:before="0" w:beforeAutospacing="0" w:after="0" w:afterAutospacing="0" w:line="336" w:lineRule="atLeast"/>
        <w:textAlignment w:val="baseline"/>
        <w:rPr>
          <w:ins w:id="696" w:author="Unknown"/>
          <w:rFonts w:ascii="inherit" w:hAnsi="inherit"/>
          <w:color w:val="000000"/>
          <w:sz w:val="19"/>
          <w:szCs w:val="19"/>
        </w:rPr>
      </w:pPr>
      <w:proofErr w:type="gramStart"/>
      <w:ins w:id="697" w:author="Unknown">
        <w:r>
          <w:rPr>
            <w:rStyle w:val="Strong"/>
            <w:rFonts w:ascii="inherit" w:hAnsi="inherit"/>
            <w:color w:val="000080"/>
            <w:sz w:val="19"/>
            <w:szCs w:val="19"/>
            <w:bdr w:val="none" w:sz="0" w:space="0" w:color="auto" w:frame="1"/>
          </w:rPr>
          <w:t>Note :</w:t>
        </w:r>
        <w:proofErr w:type="gramEnd"/>
        <w:r>
          <w:rPr>
            <w:rStyle w:val="apple-converted-space"/>
            <w:rFonts w:ascii="inherit" w:hAnsi="inherit"/>
            <w:color w:val="000000"/>
            <w:sz w:val="19"/>
            <w:szCs w:val="19"/>
          </w:rPr>
          <w:t> </w:t>
        </w:r>
        <w:r>
          <w:rPr>
            <w:rFonts w:ascii="inherit" w:hAnsi="inherit"/>
            <w:color w:val="000000"/>
            <w:sz w:val="19"/>
            <w:szCs w:val="19"/>
          </w:rPr>
          <w:t>We can also combine both redirections with following syntax :</w:t>
        </w:r>
      </w:ins>
    </w:p>
    <w:p w:rsidR="00AF7D5C" w:rsidRDefault="00AF7D5C" w:rsidP="00AF7D5C">
      <w:pPr>
        <w:pStyle w:val="NormalWeb"/>
        <w:shd w:val="clear" w:color="auto" w:fill="FFFFFF"/>
        <w:spacing w:before="0" w:beforeAutospacing="0" w:after="0" w:afterAutospacing="0" w:line="336" w:lineRule="atLeast"/>
        <w:textAlignment w:val="baseline"/>
        <w:rPr>
          <w:ins w:id="698" w:author="Unknown"/>
          <w:rFonts w:ascii="inherit" w:hAnsi="inherit"/>
          <w:color w:val="000000"/>
          <w:sz w:val="19"/>
          <w:szCs w:val="19"/>
        </w:rPr>
      </w:pPr>
      <w:ins w:id="699" w:author="Unknown">
        <w:r>
          <w:rPr>
            <w:rFonts w:ascii="inherit" w:hAnsi="inherit"/>
            <w:color w:val="000080"/>
            <w:sz w:val="19"/>
            <w:szCs w:val="19"/>
            <w:bdr w:val="none" w:sz="0" w:space="0" w:color="auto" w:frame="1"/>
          </w:rPr>
          <w:t># command_options_and_agruments &lt; input_file &gt; output_file.</w:t>
        </w:r>
      </w:ins>
    </w:p>
    <w:p w:rsidR="00AF7D5C" w:rsidRDefault="00AF7D5C" w:rsidP="00AF7D5C">
      <w:pPr>
        <w:pStyle w:val="Heading4"/>
        <w:shd w:val="clear" w:color="auto" w:fill="FFFFFF"/>
        <w:spacing w:before="0" w:line="312" w:lineRule="atLeast"/>
        <w:textAlignment w:val="baseline"/>
        <w:rPr>
          <w:ins w:id="700" w:author="Unknown"/>
          <w:rFonts w:ascii="inherit" w:hAnsi="inherit"/>
          <w:b w:val="0"/>
          <w:bCs w:val="0"/>
          <w:color w:val="155C8E"/>
          <w:spacing w:val="-4"/>
          <w:sz w:val="29"/>
          <w:szCs w:val="29"/>
        </w:rPr>
      </w:pPr>
      <w:ins w:id="701" w:author="Unknown">
        <w:r>
          <w:rPr>
            <w:rStyle w:val="Strong"/>
            <w:rFonts w:ascii="inherit" w:hAnsi="inherit"/>
            <w:b/>
            <w:bCs/>
            <w:color w:val="155C8E"/>
            <w:spacing w:val="-4"/>
            <w:sz w:val="29"/>
            <w:szCs w:val="29"/>
            <w:bdr w:val="none" w:sz="0" w:space="0" w:color="auto" w:frame="1"/>
          </w:rPr>
          <w:t xml:space="preserve">Redirecting Standard </w:t>
        </w:r>
        <w:proofErr w:type="gramStart"/>
        <w:r>
          <w:rPr>
            <w:rStyle w:val="Strong"/>
            <w:rFonts w:ascii="inherit" w:hAnsi="inherit"/>
            <w:b/>
            <w:bCs/>
            <w:color w:val="155C8E"/>
            <w:spacing w:val="-4"/>
            <w:sz w:val="29"/>
            <w:szCs w:val="29"/>
            <w:bdr w:val="none" w:sz="0" w:space="0" w:color="auto" w:frame="1"/>
          </w:rPr>
          <w:t>Error :</w:t>
        </w:r>
        <w:proofErr w:type="gramEnd"/>
      </w:ins>
    </w:p>
    <w:p w:rsidR="00AF7D5C" w:rsidRDefault="00AF7D5C" w:rsidP="00AF7D5C">
      <w:pPr>
        <w:pStyle w:val="NormalWeb"/>
        <w:shd w:val="clear" w:color="auto" w:fill="FFFFFF"/>
        <w:spacing w:before="0" w:beforeAutospacing="0" w:after="240" w:afterAutospacing="0" w:line="336" w:lineRule="atLeast"/>
        <w:jc w:val="both"/>
        <w:textAlignment w:val="baseline"/>
        <w:rPr>
          <w:ins w:id="702" w:author="Unknown"/>
          <w:rFonts w:ascii="inherit" w:hAnsi="inherit"/>
          <w:color w:val="000000"/>
          <w:sz w:val="19"/>
          <w:szCs w:val="19"/>
        </w:rPr>
      </w:pPr>
      <w:ins w:id="703" w:author="Unknown">
        <w:r>
          <w:rPr>
            <w:rFonts w:ascii="inherit" w:hAnsi="inherit"/>
            <w:color w:val="000000"/>
            <w:sz w:val="19"/>
            <w:szCs w:val="19"/>
          </w:rPr>
          <w:t>In addition to redirecting the standard input and output for a script or a command, we can also redirect standard error. Even though standard error by defaults goes to the same place as the standard output – the shell window or terminal. There are good reasons why stdout and stderr are treated separately. The main reason is that we can redirect the output of a command or commands to a file but you have no way of knowing whether an error occurred. Separating stderr from stdout allows the error message to appear on your screen while output still goes to a file.</w:t>
        </w:r>
      </w:ins>
    </w:p>
    <w:p w:rsidR="00AF7D5C" w:rsidRDefault="00AF7D5C" w:rsidP="00AF7D5C">
      <w:pPr>
        <w:pStyle w:val="NormalWeb"/>
        <w:shd w:val="clear" w:color="auto" w:fill="FFFFFF"/>
        <w:spacing w:before="0" w:beforeAutospacing="0" w:after="240" w:afterAutospacing="0" w:line="336" w:lineRule="atLeast"/>
        <w:textAlignment w:val="baseline"/>
        <w:rPr>
          <w:ins w:id="704" w:author="Unknown"/>
          <w:rFonts w:ascii="inherit" w:hAnsi="inherit"/>
          <w:color w:val="000000"/>
          <w:sz w:val="19"/>
          <w:szCs w:val="19"/>
        </w:rPr>
      </w:pPr>
      <w:ins w:id="705" w:author="Unknown">
        <w:r>
          <w:rPr>
            <w:rFonts w:ascii="inherit" w:hAnsi="inherit"/>
            <w:color w:val="000000"/>
            <w:sz w:val="19"/>
            <w:szCs w:val="19"/>
          </w:rPr>
          <w:t>Syntax to redirect stderr from a command to a file.</w:t>
        </w:r>
      </w:ins>
    </w:p>
    <w:p w:rsidR="00AF7D5C" w:rsidRDefault="00AF7D5C" w:rsidP="00AF7D5C">
      <w:pPr>
        <w:pStyle w:val="NormalWeb"/>
        <w:shd w:val="clear" w:color="auto" w:fill="FFFFFF"/>
        <w:spacing w:before="0" w:beforeAutospacing="0" w:after="0" w:afterAutospacing="0" w:line="336" w:lineRule="atLeast"/>
        <w:textAlignment w:val="baseline"/>
        <w:rPr>
          <w:ins w:id="706" w:author="Unknown"/>
          <w:rFonts w:ascii="inherit" w:hAnsi="inherit"/>
          <w:color w:val="000000"/>
          <w:sz w:val="19"/>
          <w:szCs w:val="19"/>
        </w:rPr>
      </w:pPr>
      <w:ins w:id="707" w:author="Unknown">
        <w:r>
          <w:rPr>
            <w:rFonts w:ascii="inherit" w:hAnsi="inherit"/>
            <w:color w:val="000080"/>
            <w:sz w:val="19"/>
            <w:szCs w:val="19"/>
            <w:bdr w:val="none" w:sz="0" w:space="0" w:color="auto" w:frame="1"/>
          </w:rPr>
          <w:t># command_options_and_agruments 2&gt; output_file.</w:t>
        </w:r>
      </w:ins>
    </w:p>
    <w:p w:rsidR="00AF7D5C" w:rsidRDefault="00AF7D5C" w:rsidP="00AF7D5C">
      <w:pPr>
        <w:pStyle w:val="NormalWeb"/>
        <w:shd w:val="clear" w:color="auto" w:fill="FFFFFF"/>
        <w:spacing w:before="0" w:beforeAutospacing="0" w:after="0" w:afterAutospacing="0" w:line="336" w:lineRule="atLeast"/>
        <w:textAlignment w:val="baseline"/>
        <w:rPr>
          <w:ins w:id="708" w:author="Unknown"/>
          <w:rFonts w:ascii="inherit" w:hAnsi="inherit"/>
          <w:color w:val="000000"/>
          <w:sz w:val="19"/>
          <w:szCs w:val="19"/>
        </w:rPr>
      </w:pPr>
      <w:ins w:id="709" w:author="Unknown">
        <w:r>
          <w:rPr>
            <w:rFonts w:ascii="inherit" w:hAnsi="inherit"/>
            <w:color w:val="000000"/>
            <w:sz w:val="19"/>
            <w:szCs w:val="19"/>
          </w:rPr>
          <w:t>The 2 in</w:t>
        </w:r>
        <w:r>
          <w:rPr>
            <w:rStyle w:val="apple-converted-space"/>
            <w:rFonts w:ascii="inherit" w:hAnsi="inherit"/>
            <w:color w:val="000000"/>
            <w:sz w:val="19"/>
            <w:szCs w:val="19"/>
          </w:rPr>
          <w:t> </w:t>
        </w:r>
        <w:r>
          <w:rPr>
            <w:rStyle w:val="Strong"/>
            <w:rFonts w:ascii="inherit" w:hAnsi="inherit"/>
            <w:color w:val="000000"/>
            <w:sz w:val="19"/>
            <w:szCs w:val="19"/>
            <w:bdr w:val="none" w:sz="0" w:space="0" w:color="auto" w:frame="1"/>
          </w:rPr>
          <w:t>2&gt;</w:t>
        </w:r>
        <w:r>
          <w:rPr>
            <w:rStyle w:val="apple-converted-space"/>
            <w:rFonts w:ascii="inherit" w:hAnsi="inherit"/>
            <w:color w:val="000000"/>
            <w:sz w:val="19"/>
            <w:szCs w:val="19"/>
          </w:rPr>
          <w:t> </w:t>
        </w:r>
        <w:r>
          <w:rPr>
            <w:rFonts w:ascii="inherit" w:hAnsi="inherit"/>
            <w:color w:val="000000"/>
            <w:sz w:val="19"/>
            <w:szCs w:val="19"/>
          </w:rPr>
          <w:t>refers to the file descriptor 2, the descriptor number for</w:t>
        </w:r>
        <w:r>
          <w:rPr>
            <w:rStyle w:val="apple-converted-space"/>
            <w:rFonts w:ascii="inherit" w:hAnsi="inherit"/>
            <w:color w:val="000000"/>
            <w:sz w:val="19"/>
            <w:szCs w:val="19"/>
          </w:rPr>
          <w:t> </w:t>
        </w:r>
        <w:r>
          <w:rPr>
            <w:rStyle w:val="Strong"/>
            <w:rFonts w:ascii="inherit" w:hAnsi="inherit"/>
            <w:color w:val="000000"/>
            <w:sz w:val="19"/>
            <w:szCs w:val="19"/>
            <w:bdr w:val="none" w:sz="0" w:space="0" w:color="auto" w:frame="1"/>
          </w:rPr>
          <w:t>stderr.</w:t>
        </w:r>
      </w:ins>
    </w:p>
    <w:p w:rsidR="00AF7D5C" w:rsidRDefault="00AF7D5C" w:rsidP="00AF7D5C">
      <w:pPr>
        <w:pStyle w:val="NormalWeb"/>
        <w:shd w:val="clear" w:color="auto" w:fill="FFFFFF"/>
        <w:spacing w:before="0" w:beforeAutospacing="0" w:after="240" w:afterAutospacing="0" w:line="336" w:lineRule="atLeast"/>
        <w:textAlignment w:val="baseline"/>
        <w:rPr>
          <w:ins w:id="710" w:author="Unknown"/>
          <w:rFonts w:ascii="inherit" w:hAnsi="inherit"/>
          <w:color w:val="000000"/>
          <w:sz w:val="19"/>
          <w:szCs w:val="19"/>
        </w:rPr>
      </w:pPr>
      <w:ins w:id="711" w:author="Unknown">
        <w:r>
          <w:rPr>
            <w:rFonts w:ascii="inherit" w:hAnsi="inherit"/>
            <w:color w:val="000000"/>
            <w:sz w:val="19"/>
            <w:szCs w:val="19"/>
          </w:rPr>
          <w:t>Example:</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712" w:author="Unknown"/>
          <w:color w:val="FFFFFF"/>
          <w:sz w:val="15"/>
          <w:szCs w:val="15"/>
        </w:rPr>
      </w:pPr>
      <w:ins w:id="713" w:author="Unknown">
        <w:r>
          <w:rPr>
            <w:color w:val="FFFFFF"/>
            <w:sz w:val="15"/>
            <w:szCs w:val="15"/>
          </w:rPr>
          <w:t>linuxtechi@</w:t>
        </w:r>
        <w:proofErr w:type="gramStart"/>
        <w:r>
          <w:rPr>
            <w:color w:val="FFFFFF"/>
            <w:sz w:val="15"/>
            <w:szCs w:val="15"/>
          </w:rPr>
          <w:t>localhost:~</w:t>
        </w:r>
        <w:proofErr w:type="gramEnd"/>
        <w:r>
          <w:rPr>
            <w:color w:val="FFFFFF"/>
            <w:sz w:val="15"/>
            <w:szCs w:val="15"/>
          </w:rPr>
          <w:t>$ lsash /usr/bin 2&gt; commands-error.txt</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714" w:author="Unknown"/>
          <w:color w:val="FFFFFF"/>
          <w:sz w:val="15"/>
          <w:szCs w:val="15"/>
        </w:rPr>
      </w:pPr>
      <w:ins w:id="715" w:author="Unknown">
        <w:r>
          <w:rPr>
            <w:color w:val="FFFFFF"/>
            <w:sz w:val="15"/>
            <w:szCs w:val="15"/>
          </w:rPr>
          <w:t>linuxtechi@</w:t>
        </w:r>
        <w:proofErr w:type="gramStart"/>
        <w:r>
          <w:rPr>
            <w:color w:val="FFFFFF"/>
            <w:sz w:val="15"/>
            <w:szCs w:val="15"/>
          </w:rPr>
          <w:t>localhost:~</w:t>
        </w:r>
        <w:proofErr w:type="gramEnd"/>
        <w:r>
          <w:rPr>
            <w:color w:val="FFFFFF"/>
            <w:sz w:val="15"/>
            <w:szCs w:val="15"/>
          </w:rPr>
          <w:t>$ cat commands-error.txt</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716" w:author="Unknown"/>
          <w:color w:val="FFFFFF"/>
          <w:sz w:val="15"/>
          <w:szCs w:val="15"/>
        </w:rPr>
      </w:pPr>
      <w:ins w:id="717" w:author="Unknown">
        <w:r>
          <w:rPr>
            <w:color w:val="FFFFFF"/>
            <w:sz w:val="15"/>
            <w:szCs w:val="15"/>
          </w:rPr>
          <w:t>No command 'lsash' found, did you mean:</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718" w:author="Unknown"/>
          <w:color w:val="FFFFFF"/>
          <w:sz w:val="15"/>
          <w:szCs w:val="15"/>
        </w:rPr>
      </w:pPr>
      <w:ins w:id="719" w:author="Unknown">
        <w:r>
          <w:rPr>
            <w:color w:val="FFFFFF"/>
            <w:sz w:val="15"/>
            <w:szCs w:val="15"/>
          </w:rPr>
          <w:t>Command 'sash' from package 'sash' (universe)</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720" w:author="Unknown"/>
          <w:color w:val="FFFFFF"/>
          <w:sz w:val="15"/>
          <w:szCs w:val="15"/>
        </w:rPr>
      </w:pPr>
      <w:ins w:id="721" w:author="Unknown">
        <w:r>
          <w:rPr>
            <w:color w:val="FFFFFF"/>
            <w:sz w:val="15"/>
            <w:szCs w:val="15"/>
          </w:rPr>
          <w:t>lsash: command not found</w:t>
        </w:r>
      </w:ins>
    </w:p>
    <w:p w:rsidR="00AF7D5C" w:rsidRDefault="00AF7D5C" w:rsidP="00AF7D5C">
      <w:pPr>
        <w:pStyle w:val="Heading4"/>
        <w:shd w:val="clear" w:color="auto" w:fill="FFFFFF"/>
        <w:spacing w:before="0" w:line="312" w:lineRule="atLeast"/>
        <w:textAlignment w:val="baseline"/>
        <w:rPr>
          <w:ins w:id="722" w:author="Unknown"/>
          <w:rFonts w:ascii="inherit" w:hAnsi="inherit"/>
          <w:b w:val="0"/>
          <w:bCs w:val="0"/>
          <w:color w:val="155C8E"/>
          <w:spacing w:val="-4"/>
          <w:sz w:val="29"/>
          <w:szCs w:val="29"/>
        </w:rPr>
      </w:pPr>
      <w:ins w:id="723" w:author="Unknown">
        <w:r>
          <w:rPr>
            <w:rStyle w:val="Strong"/>
            <w:rFonts w:ascii="inherit" w:hAnsi="inherit"/>
            <w:b/>
            <w:bCs/>
            <w:color w:val="155C8E"/>
            <w:spacing w:val="-4"/>
            <w:sz w:val="29"/>
            <w:szCs w:val="29"/>
            <w:bdr w:val="none" w:sz="0" w:space="0" w:color="auto" w:frame="1"/>
          </w:rPr>
          <w:t>Redirecting both Standard Ouput &amp; Standard Error.</w:t>
        </w:r>
      </w:ins>
    </w:p>
    <w:p w:rsidR="00AF7D5C" w:rsidRDefault="00AF7D5C" w:rsidP="00AF7D5C">
      <w:pPr>
        <w:pStyle w:val="NormalWeb"/>
        <w:shd w:val="clear" w:color="auto" w:fill="FFFFFF"/>
        <w:spacing w:before="0" w:beforeAutospacing="0" w:after="0" w:afterAutospacing="0" w:line="336" w:lineRule="atLeast"/>
        <w:textAlignment w:val="baseline"/>
        <w:rPr>
          <w:ins w:id="724" w:author="Unknown"/>
          <w:rFonts w:ascii="inherit" w:hAnsi="inherit"/>
          <w:color w:val="000000"/>
          <w:sz w:val="19"/>
          <w:szCs w:val="19"/>
        </w:rPr>
      </w:pPr>
      <w:ins w:id="725" w:author="Unknown">
        <w:r>
          <w:rPr>
            <w:rFonts w:ascii="inherit" w:hAnsi="inherit"/>
            <w:color w:val="000000"/>
            <w:sz w:val="19"/>
            <w:szCs w:val="19"/>
          </w:rPr>
          <w:t>Use</w:t>
        </w:r>
        <w:r>
          <w:rPr>
            <w:rStyle w:val="apple-converted-space"/>
            <w:rFonts w:ascii="inherit" w:hAnsi="inherit"/>
            <w:color w:val="000000"/>
            <w:sz w:val="19"/>
            <w:szCs w:val="19"/>
          </w:rPr>
          <w:t> </w:t>
        </w:r>
        <w:r>
          <w:rPr>
            <w:rStyle w:val="Strong"/>
            <w:rFonts w:ascii="inherit" w:hAnsi="inherit"/>
            <w:color w:val="000000"/>
            <w:sz w:val="19"/>
            <w:szCs w:val="19"/>
            <w:bdr w:val="none" w:sz="0" w:space="0" w:color="auto" w:frame="1"/>
          </w:rPr>
          <w:t>2&gt;&amp;1</w:t>
        </w:r>
        <w:r>
          <w:rPr>
            <w:rStyle w:val="apple-converted-space"/>
            <w:rFonts w:ascii="inherit" w:hAnsi="inherit"/>
            <w:color w:val="000000"/>
            <w:sz w:val="19"/>
            <w:szCs w:val="19"/>
          </w:rPr>
          <w:t> </w:t>
        </w:r>
        <w:r>
          <w:rPr>
            <w:rFonts w:ascii="inherit" w:hAnsi="inherit"/>
            <w:color w:val="000000"/>
            <w:sz w:val="19"/>
            <w:szCs w:val="19"/>
          </w:rPr>
          <w:t xml:space="preserve">Syntax to redirect standard error to the same location as standard </w:t>
        </w:r>
        <w:proofErr w:type="gramStart"/>
        <w:r>
          <w:rPr>
            <w:rFonts w:ascii="inherit" w:hAnsi="inherit"/>
            <w:color w:val="000000"/>
            <w:sz w:val="19"/>
            <w:szCs w:val="19"/>
          </w:rPr>
          <w:t>output .</w:t>
        </w:r>
        <w:proofErr w:type="gramEnd"/>
      </w:ins>
    </w:p>
    <w:p w:rsidR="00AF7D5C" w:rsidRDefault="00AF7D5C" w:rsidP="00AF7D5C">
      <w:pPr>
        <w:pStyle w:val="NormalWeb"/>
        <w:shd w:val="clear" w:color="auto" w:fill="FFFFFF"/>
        <w:spacing w:before="0" w:beforeAutospacing="0" w:after="240" w:afterAutospacing="0" w:line="336" w:lineRule="atLeast"/>
        <w:textAlignment w:val="baseline"/>
        <w:rPr>
          <w:ins w:id="726" w:author="Unknown"/>
          <w:rFonts w:ascii="inherit" w:hAnsi="inherit"/>
          <w:color w:val="000000"/>
          <w:sz w:val="19"/>
          <w:szCs w:val="19"/>
        </w:rPr>
      </w:pPr>
      <w:ins w:id="727" w:author="Unknown">
        <w:r>
          <w:rPr>
            <w:rFonts w:ascii="inherit" w:hAnsi="inherit"/>
            <w:color w:val="000000"/>
            <w:sz w:val="19"/>
            <w:szCs w:val="19"/>
          </w:rPr>
          <w:t>Example:1</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728" w:author="Unknown"/>
          <w:color w:val="FFFFFF"/>
          <w:sz w:val="15"/>
          <w:szCs w:val="15"/>
        </w:rPr>
      </w:pPr>
      <w:ins w:id="729" w:author="Unknown">
        <w:r>
          <w:rPr>
            <w:color w:val="FFFFFF"/>
            <w:sz w:val="15"/>
            <w:szCs w:val="15"/>
          </w:rPr>
          <w:t>linuxtechi@</w:t>
        </w:r>
        <w:proofErr w:type="gramStart"/>
        <w:r>
          <w:rPr>
            <w:color w:val="FFFFFF"/>
            <w:sz w:val="15"/>
            <w:szCs w:val="15"/>
          </w:rPr>
          <w:t>localhost:~</w:t>
        </w:r>
        <w:proofErr w:type="gramEnd"/>
        <w:r>
          <w:rPr>
            <w:color w:val="FFFFFF"/>
            <w:sz w:val="15"/>
            <w:szCs w:val="15"/>
          </w:rPr>
          <w:t>$ ls /usr/bin &gt; command.txt 2&gt;&amp;1</w:t>
        </w:r>
      </w:ins>
    </w:p>
    <w:p w:rsidR="00AF7D5C" w:rsidRDefault="00AF7D5C" w:rsidP="00AF7D5C">
      <w:pPr>
        <w:pStyle w:val="NormalWeb"/>
        <w:shd w:val="clear" w:color="auto" w:fill="FFFFFF"/>
        <w:spacing w:before="0" w:beforeAutospacing="0" w:after="240" w:afterAutospacing="0" w:line="336" w:lineRule="atLeast"/>
        <w:textAlignment w:val="baseline"/>
        <w:rPr>
          <w:ins w:id="730" w:author="Unknown"/>
          <w:rFonts w:ascii="inherit" w:hAnsi="inherit"/>
          <w:color w:val="000000"/>
          <w:sz w:val="19"/>
          <w:szCs w:val="19"/>
        </w:rPr>
      </w:pPr>
      <w:ins w:id="731" w:author="Unknown">
        <w:r>
          <w:rPr>
            <w:rFonts w:ascii="inherit" w:hAnsi="inherit"/>
            <w:color w:val="000000"/>
            <w:sz w:val="19"/>
            <w:szCs w:val="19"/>
          </w:rPr>
          <w:t>Above Command has three parts.</w:t>
        </w:r>
      </w:ins>
    </w:p>
    <w:p w:rsidR="00AF7D5C" w:rsidRDefault="00AF7D5C" w:rsidP="00AF7D5C">
      <w:pPr>
        <w:numPr>
          <w:ilvl w:val="0"/>
          <w:numId w:val="24"/>
        </w:numPr>
        <w:shd w:val="clear" w:color="auto" w:fill="FFFFFF"/>
        <w:spacing w:after="0" w:line="336" w:lineRule="atLeast"/>
        <w:ind w:left="363"/>
        <w:textAlignment w:val="baseline"/>
        <w:rPr>
          <w:ins w:id="732" w:author="Unknown"/>
          <w:rFonts w:ascii="inherit" w:hAnsi="inherit"/>
          <w:color w:val="000000"/>
          <w:sz w:val="19"/>
          <w:szCs w:val="19"/>
        </w:rPr>
      </w:pPr>
      <w:ins w:id="733" w:author="Unknown">
        <w:r>
          <w:rPr>
            <w:rFonts w:ascii="inherit" w:hAnsi="inherit"/>
            <w:color w:val="000000"/>
            <w:sz w:val="19"/>
            <w:szCs w:val="19"/>
          </w:rPr>
          <w:t>ls /usr/bin is the command run</w:t>
        </w:r>
      </w:ins>
    </w:p>
    <w:p w:rsidR="00AF7D5C" w:rsidRDefault="00AF7D5C" w:rsidP="00AF7D5C">
      <w:pPr>
        <w:numPr>
          <w:ilvl w:val="0"/>
          <w:numId w:val="24"/>
        </w:numPr>
        <w:shd w:val="clear" w:color="auto" w:fill="FFFFFF"/>
        <w:spacing w:after="0" w:line="336" w:lineRule="atLeast"/>
        <w:ind w:left="363"/>
        <w:textAlignment w:val="baseline"/>
        <w:rPr>
          <w:ins w:id="734" w:author="Unknown"/>
          <w:rFonts w:ascii="inherit" w:hAnsi="inherit"/>
          <w:color w:val="000000"/>
          <w:sz w:val="19"/>
          <w:szCs w:val="19"/>
        </w:rPr>
      </w:pPr>
      <w:ins w:id="735" w:author="Unknown">
        <w:r>
          <w:rPr>
            <w:rFonts w:ascii="inherit" w:hAnsi="inherit"/>
            <w:color w:val="000000"/>
            <w:sz w:val="19"/>
            <w:szCs w:val="19"/>
          </w:rPr>
          <w:t>&gt; command.txt redirects the output of the ls command</w:t>
        </w:r>
      </w:ins>
    </w:p>
    <w:p w:rsidR="00AF7D5C" w:rsidRDefault="00AF7D5C" w:rsidP="00AF7D5C">
      <w:pPr>
        <w:numPr>
          <w:ilvl w:val="0"/>
          <w:numId w:val="24"/>
        </w:numPr>
        <w:shd w:val="clear" w:color="auto" w:fill="FFFFFF"/>
        <w:spacing w:after="0" w:line="336" w:lineRule="atLeast"/>
        <w:ind w:left="363"/>
        <w:textAlignment w:val="baseline"/>
        <w:rPr>
          <w:ins w:id="736" w:author="Unknown"/>
          <w:rFonts w:ascii="inherit" w:hAnsi="inherit"/>
          <w:color w:val="000000"/>
          <w:sz w:val="19"/>
          <w:szCs w:val="19"/>
        </w:rPr>
      </w:pPr>
      <w:ins w:id="737" w:author="Unknown">
        <w:r>
          <w:rPr>
            <w:rFonts w:ascii="inherit" w:hAnsi="inherit"/>
            <w:color w:val="000000"/>
            <w:sz w:val="19"/>
            <w:szCs w:val="19"/>
          </w:rPr>
          <w:t xml:space="preserve">2&gt;&amp;1 sends the output of the file descriptor 2, </w:t>
        </w:r>
        <w:proofErr w:type="gramStart"/>
        <w:r>
          <w:rPr>
            <w:rFonts w:ascii="inherit" w:hAnsi="inherit"/>
            <w:color w:val="000000"/>
            <w:sz w:val="19"/>
            <w:szCs w:val="19"/>
          </w:rPr>
          <w:t>stderr ,</w:t>
        </w:r>
        <w:proofErr w:type="gramEnd"/>
        <w:r>
          <w:rPr>
            <w:rFonts w:ascii="inherit" w:hAnsi="inherit"/>
            <w:color w:val="000000"/>
            <w:sz w:val="19"/>
            <w:szCs w:val="19"/>
          </w:rPr>
          <w:t xml:space="preserve"> to the same location as the file descriptor 1, stdout.</w:t>
        </w:r>
      </w:ins>
    </w:p>
    <w:p w:rsidR="00AF7D5C" w:rsidRDefault="00AF7D5C" w:rsidP="00AF7D5C">
      <w:pPr>
        <w:pStyle w:val="NormalWeb"/>
        <w:shd w:val="clear" w:color="auto" w:fill="FFFFFF"/>
        <w:spacing w:before="0" w:beforeAutospacing="0" w:after="240" w:afterAutospacing="0" w:line="336" w:lineRule="atLeast"/>
        <w:textAlignment w:val="baseline"/>
        <w:rPr>
          <w:ins w:id="738" w:author="Unknown"/>
          <w:rFonts w:ascii="inherit" w:hAnsi="inherit"/>
          <w:color w:val="000000"/>
          <w:sz w:val="19"/>
          <w:szCs w:val="19"/>
        </w:rPr>
      </w:pPr>
      <w:ins w:id="739" w:author="Unknown">
        <w:r>
          <w:rPr>
            <w:rFonts w:ascii="inherit" w:hAnsi="inherit"/>
            <w:color w:val="000000"/>
            <w:sz w:val="19"/>
            <w:szCs w:val="19"/>
          </w:rPr>
          <w:lastRenderedPageBreak/>
          <w:t>Example: 2</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740" w:author="Unknown"/>
          <w:color w:val="FFFFFF"/>
          <w:sz w:val="15"/>
          <w:szCs w:val="15"/>
        </w:rPr>
      </w:pPr>
      <w:ins w:id="741" w:author="Unknown">
        <w:r>
          <w:rPr>
            <w:color w:val="FFFFFF"/>
            <w:sz w:val="15"/>
            <w:szCs w:val="15"/>
          </w:rPr>
          <w:t>linuxtechi@</w:t>
        </w:r>
        <w:proofErr w:type="gramStart"/>
        <w:r>
          <w:rPr>
            <w:color w:val="FFFFFF"/>
            <w:sz w:val="15"/>
            <w:szCs w:val="15"/>
          </w:rPr>
          <w:t>localhost:~</w:t>
        </w:r>
        <w:proofErr w:type="gramEnd"/>
        <w:r>
          <w:rPr>
            <w:color w:val="FFFFFF"/>
            <w:sz w:val="15"/>
            <w:szCs w:val="15"/>
          </w:rPr>
          <w:t>$ ls /usr2222/bin &gt; command.txt 2&gt;&amp;1</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742" w:author="Unknown"/>
          <w:color w:val="FFFFFF"/>
          <w:sz w:val="15"/>
          <w:szCs w:val="15"/>
        </w:rPr>
      </w:pPr>
      <w:ins w:id="743" w:author="Unknown">
        <w:r>
          <w:rPr>
            <w:color w:val="FFFFFF"/>
            <w:sz w:val="15"/>
            <w:szCs w:val="15"/>
          </w:rPr>
          <w:t>linuxtechi@</w:t>
        </w:r>
        <w:proofErr w:type="gramStart"/>
        <w:r>
          <w:rPr>
            <w:color w:val="FFFFFF"/>
            <w:sz w:val="15"/>
            <w:szCs w:val="15"/>
          </w:rPr>
          <w:t>localhost:~</w:t>
        </w:r>
        <w:proofErr w:type="gramEnd"/>
        <w:r>
          <w:rPr>
            <w:color w:val="FFFFFF"/>
            <w:sz w:val="15"/>
            <w:szCs w:val="15"/>
          </w:rPr>
          <w:t>$ more command.txt</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744" w:author="Unknown"/>
          <w:color w:val="FFFFFF"/>
          <w:sz w:val="15"/>
          <w:szCs w:val="15"/>
        </w:rPr>
      </w:pPr>
      <w:ins w:id="745" w:author="Unknown">
        <w:r>
          <w:rPr>
            <w:color w:val="FFFFFF"/>
            <w:sz w:val="15"/>
            <w:szCs w:val="15"/>
          </w:rPr>
          <w:t>ls: cannot access /usr2222/bin: No such file or directory</w:t>
        </w:r>
      </w:ins>
    </w:p>
    <w:p w:rsidR="00AF7D5C" w:rsidRDefault="00AF7D5C" w:rsidP="00AF7D5C">
      <w:pPr>
        <w:pStyle w:val="NormalWeb"/>
        <w:shd w:val="clear" w:color="auto" w:fill="FFFFFF"/>
        <w:spacing w:before="0" w:beforeAutospacing="0" w:after="240" w:afterAutospacing="0" w:line="336" w:lineRule="atLeast"/>
        <w:textAlignment w:val="baseline"/>
        <w:rPr>
          <w:ins w:id="746" w:author="Unknown"/>
          <w:rFonts w:ascii="inherit" w:hAnsi="inherit"/>
          <w:color w:val="000000"/>
          <w:sz w:val="19"/>
          <w:szCs w:val="19"/>
        </w:rPr>
      </w:pPr>
      <w:ins w:id="747" w:author="Unknown">
        <w:r>
          <w:rPr>
            <w:rFonts w:ascii="inherit" w:hAnsi="inherit"/>
            <w:color w:val="000000"/>
            <w:sz w:val="19"/>
            <w:szCs w:val="19"/>
          </w:rPr>
          <w:t>Note that above example assumes that your system doesn’t have directory names “/usr2222/bin”</w:t>
        </w:r>
      </w:ins>
    </w:p>
    <w:p w:rsidR="00AF7D5C" w:rsidRDefault="00AF7D5C" w:rsidP="00AF7D5C">
      <w:pPr>
        <w:pStyle w:val="Heading4"/>
        <w:shd w:val="clear" w:color="auto" w:fill="FFFFFF"/>
        <w:spacing w:before="0" w:line="312" w:lineRule="atLeast"/>
        <w:textAlignment w:val="baseline"/>
        <w:rPr>
          <w:ins w:id="748" w:author="Unknown"/>
          <w:rFonts w:ascii="inherit" w:hAnsi="inherit"/>
          <w:b w:val="0"/>
          <w:bCs w:val="0"/>
          <w:color w:val="155C8E"/>
          <w:spacing w:val="-4"/>
          <w:sz w:val="29"/>
          <w:szCs w:val="29"/>
        </w:rPr>
      </w:pPr>
      <w:ins w:id="749" w:author="Unknown">
        <w:r>
          <w:rPr>
            <w:rStyle w:val="Strong"/>
            <w:rFonts w:ascii="inherit" w:hAnsi="inherit"/>
            <w:b/>
            <w:bCs/>
            <w:color w:val="155C8E"/>
            <w:spacing w:val="-4"/>
            <w:sz w:val="29"/>
            <w:szCs w:val="29"/>
            <w:bdr w:val="none" w:sz="0" w:space="0" w:color="auto" w:frame="1"/>
          </w:rPr>
          <w:t>Redirecting Both stderr &amp; stdout at Once</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750" w:author="Unknown"/>
          <w:color w:val="FFFFFF"/>
          <w:sz w:val="15"/>
          <w:szCs w:val="15"/>
        </w:rPr>
      </w:pPr>
      <w:ins w:id="751" w:author="Unknown">
        <w:r>
          <w:rPr>
            <w:color w:val="FFFFFF"/>
            <w:sz w:val="15"/>
            <w:szCs w:val="15"/>
          </w:rPr>
          <w:t>linuxtechi@</w:t>
        </w:r>
        <w:proofErr w:type="gramStart"/>
        <w:r>
          <w:rPr>
            <w:color w:val="FFFFFF"/>
            <w:sz w:val="15"/>
            <w:szCs w:val="15"/>
          </w:rPr>
          <w:t>localhost:~</w:t>
        </w:r>
        <w:proofErr w:type="gramEnd"/>
        <w:r>
          <w:rPr>
            <w:color w:val="FFFFFF"/>
            <w:sz w:val="15"/>
            <w:szCs w:val="15"/>
          </w:rPr>
          <w:t>$ ls /usr2222/bin &amp;&gt; command.txt</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752" w:author="Unknown"/>
          <w:color w:val="FFFFFF"/>
          <w:sz w:val="15"/>
          <w:szCs w:val="15"/>
        </w:rPr>
      </w:pPr>
      <w:ins w:id="753" w:author="Unknown">
        <w:r>
          <w:rPr>
            <w:color w:val="FFFFFF"/>
            <w:sz w:val="15"/>
            <w:szCs w:val="15"/>
          </w:rPr>
          <w:t>linuxtechi@</w:t>
        </w:r>
        <w:proofErr w:type="gramStart"/>
        <w:r>
          <w:rPr>
            <w:color w:val="FFFFFF"/>
            <w:sz w:val="15"/>
            <w:szCs w:val="15"/>
          </w:rPr>
          <w:t>localhost:~</w:t>
        </w:r>
        <w:proofErr w:type="gramEnd"/>
        <w:r>
          <w:rPr>
            <w:color w:val="FFFFFF"/>
            <w:sz w:val="15"/>
            <w:szCs w:val="15"/>
          </w:rPr>
          <w:t>$ more command.txt</w:t>
        </w:r>
      </w:ins>
    </w:p>
    <w:p w:rsidR="00AF7D5C" w:rsidRDefault="00AF7D5C" w:rsidP="00AF7D5C">
      <w:pPr>
        <w:pStyle w:val="HTMLPreformatted"/>
        <w:pBdr>
          <w:top w:val="single" w:sz="4" w:space="11" w:color="DDDDDD"/>
          <w:left w:val="single" w:sz="4" w:space="12" w:color="DDDDDD"/>
          <w:bottom w:val="single" w:sz="4" w:space="11" w:color="DDDDDD"/>
          <w:right w:val="single" w:sz="4" w:space="12" w:color="DDDDDD"/>
        </w:pBdr>
        <w:shd w:val="clear" w:color="auto" w:fill="363636"/>
        <w:spacing w:before="182" w:after="182" w:line="230" w:lineRule="atLeast"/>
        <w:textAlignment w:val="baseline"/>
        <w:rPr>
          <w:ins w:id="754" w:author="Unknown"/>
          <w:color w:val="FFFFFF"/>
          <w:sz w:val="15"/>
          <w:szCs w:val="15"/>
        </w:rPr>
      </w:pPr>
      <w:ins w:id="755" w:author="Unknown">
        <w:r>
          <w:rPr>
            <w:color w:val="FFFFFF"/>
            <w:sz w:val="15"/>
            <w:szCs w:val="15"/>
          </w:rPr>
          <w:t>ls: cannot access /usr2222/bin: No such file or directory</w:t>
        </w:r>
      </w:ins>
    </w:p>
    <w:p w:rsidR="00AF7D5C" w:rsidRDefault="00AF7D5C" w:rsidP="00AF7D5C">
      <w:pPr>
        <w:pStyle w:val="NormalWeb"/>
        <w:shd w:val="clear" w:color="auto" w:fill="FFFFFF"/>
        <w:spacing w:before="0" w:beforeAutospacing="0" w:after="0" w:afterAutospacing="0" w:line="336" w:lineRule="atLeast"/>
        <w:textAlignment w:val="baseline"/>
        <w:rPr>
          <w:ins w:id="756" w:author="Unknown"/>
          <w:rFonts w:ascii="inherit" w:hAnsi="inherit"/>
          <w:color w:val="000000"/>
          <w:sz w:val="19"/>
          <w:szCs w:val="19"/>
        </w:rPr>
      </w:pPr>
      <w:ins w:id="757" w:author="Unknown">
        <w:r>
          <w:rPr>
            <w:rFonts w:ascii="inherit" w:hAnsi="inherit"/>
            <w:color w:val="000000"/>
            <w:sz w:val="19"/>
            <w:szCs w:val="19"/>
          </w:rPr>
          <w:t xml:space="preserve">In the above command ls is the </w:t>
        </w:r>
        <w:proofErr w:type="gramStart"/>
        <w:r>
          <w:rPr>
            <w:rFonts w:ascii="inherit" w:hAnsi="inherit"/>
            <w:color w:val="000000"/>
            <w:sz w:val="19"/>
            <w:szCs w:val="19"/>
          </w:rPr>
          <w:t>command ,</w:t>
        </w:r>
        <w:proofErr w:type="gramEnd"/>
        <w:r>
          <w:rPr>
            <w:rFonts w:ascii="inherit" w:hAnsi="inherit"/>
            <w:color w:val="000000"/>
            <w:sz w:val="19"/>
            <w:szCs w:val="19"/>
          </w:rPr>
          <w:t xml:space="preserve"> /usr2222/bin is the argument to the ‘</w:t>
        </w:r>
        <w:r>
          <w:rPr>
            <w:rStyle w:val="Strong"/>
            <w:rFonts w:ascii="inherit" w:hAnsi="inherit"/>
            <w:color w:val="000000"/>
            <w:sz w:val="19"/>
            <w:szCs w:val="19"/>
            <w:bdr w:val="none" w:sz="0" w:space="0" w:color="auto" w:frame="1"/>
          </w:rPr>
          <w:t>ls</w:t>
        </w:r>
        <w:r>
          <w:rPr>
            <w:rFonts w:ascii="inherit" w:hAnsi="inherit"/>
            <w:color w:val="000000"/>
            <w:sz w:val="19"/>
            <w:szCs w:val="19"/>
          </w:rPr>
          <w:t>‘ command and ‘</w:t>
        </w:r>
        <w:r>
          <w:rPr>
            <w:rStyle w:val="Strong"/>
            <w:rFonts w:ascii="inherit" w:hAnsi="inherit"/>
            <w:color w:val="000000"/>
            <w:sz w:val="19"/>
            <w:szCs w:val="19"/>
            <w:bdr w:val="none" w:sz="0" w:space="0" w:color="auto" w:frame="1"/>
          </w:rPr>
          <w:t>&amp;&gt; command.txt</w:t>
        </w:r>
        <w:r>
          <w:rPr>
            <w:rFonts w:ascii="inherit" w:hAnsi="inherit"/>
            <w:color w:val="000000"/>
            <w:sz w:val="19"/>
            <w:szCs w:val="19"/>
          </w:rPr>
          <w:t>‘ redirect both stdout and stderr to a file named command.txt.</w:t>
        </w:r>
      </w:ins>
    </w:p>
    <w:p w:rsidR="00AF7D5C" w:rsidRDefault="00AF7D5C" w:rsidP="00E96276">
      <w:pPr>
        <w:pStyle w:val="ListParagraph"/>
      </w:pPr>
    </w:p>
    <w:p w:rsidR="00631BB0" w:rsidRDefault="00631BB0" w:rsidP="00E96276">
      <w:pPr>
        <w:pStyle w:val="ListParagraph"/>
      </w:pPr>
    </w:p>
    <w:p w:rsidR="00631BB0" w:rsidRDefault="00631BB0" w:rsidP="00631BB0">
      <w:r>
        <w:rPr>
          <w:rFonts w:ascii="Trebuchet MS" w:hAnsi="Trebuchet MS"/>
          <w:color w:val="000000"/>
          <w:sz w:val="20"/>
          <w:szCs w:val="20"/>
          <w:shd w:val="clear" w:color="auto" w:fill="FFFFFF"/>
        </w:rPr>
        <w:t>Syslog is one of the most important standards used in Linux as it is the key file which helps you determine the different level of logs which are getting generated and stored every second while you are working on your Linux box. Syslog can be taken as "System Log".</w:t>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shd w:val="clear" w:color="auto" w:fill="FFFFFF"/>
        </w:rPr>
        <w:t>The main configuration file for syslog is</w:t>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shd w:val="clear" w:color="auto" w:fill="FFFFFF"/>
        </w:rPr>
        <w:t>For</w:t>
      </w:r>
      <w:r>
        <w:rPr>
          <w:rStyle w:val="apple-converted-space"/>
          <w:rFonts w:ascii="Trebuchet MS" w:hAnsi="Trebuchet MS"/>
          <w:color w:val="000000"/>
          <w:sz w:val="20"/>
          <w:szCs w:val="20"/>
          <w:shd w:val="clear" w:color="auto" w:fill="FFFFFF"/>
        </w:rPr>
        <w:t> </w:t>
      </w:r>
      <w:r>
        <w:rPr>
          <w:rFonts w:ascii="Trebuchet MS" w:hAnsi="Trebuchet MS"/>
          <w:b/>
          <w:bCs/>
          <w:color w:val="CC0000"/>
          <w:sz w:val="20"/>
          <w:szCs w:val="20"/>
          <w:shd w:val="clear" w:color="auto" w:fill="FFFFFF"/>
        </w:rPr>
        <w:t>RHEL 5</w:t>
      </w:r>
      <w:r>
        <w:rPr>
          <w:rStyle w:val="apple-converted-space"/>
          <w:rFonts w:ascii="Trebuchet MS" w:hAnsi="Trebuchet MS"/>
          <w:color w:val="000000"/>
          <w:sz w:val="20"/>
          <w:szCs w:val="20"/>
          <w:shd w:val="clear" w:color="auto" w:fill="FFFFFF"/>
        </w:rPr>
        <w:t> </w:t>
      </w:r>
      <w:r>
        <w:rPr>
          <w:rFonts w:ascii="Trebuchet MS" w:hAnsi="Trebuchet MS"/>
          <w:color w:val="000000"/>
          <w:sz w:val="20"/>
          <w:szCs w:val="20"/>
          <w:shd w:val="clear" w:color="auto" w:fill="FFFFFF"/>
        </w:rPr>
        <w:t>and older</w:t>
      </w:r>
      <w:r>
        <w:rPr>
          <w:rFonts w:ascii="Trebuchet MS" w:hAnsi="Trebuchet MS"/>
          <w:color w:val="000000"/>
          <w:sz w:val="20"/>
          <w:szCs w:val="20"/>
        </w:rPr>
        <w:br/>
      </w:r>
      <w:r>
        <w:rPr>
          <w:rStyle w:val="HTMLCode"/>
          <w:rFonts w:ascii="Consolas" w:eastAsiaTheme="minorHAnsi" w:hAnsi="Consolas" w:cs="Consolas"/>
          <w:color w:val="111111"/>
          <w:sz w:val="21"/>
          <w:szCs w:val="21"/>
          <w:bdr w:val="single" w:sz="6" w:space="8" w:color="E0E0E0" w:frame="1"/>
          <w:shd w:val="clear" w:color="auto" w:fill="EEEEEE"/>
        </w:rPr>
        <w:t>/etc/syslog.conf</w:t>
      </w:r>
      <w:r>
        <w:rPr>
          <w:rFonts w:ascii="Trebuchet MS" w:hAnsi="Trebuchet MS"/>
          <w:color w:val="000000"/>
          <w:sz w:val="20"/>
          <w:szCs w:val="20"/>
        </w:rPr>
        <w:br/>
      </w:r>
      <w:r>
        <w:rPr>
          <w:rFonts w:ascii="Trebuchet MS" w:hAnsi="Trebuchet MS"/>
          <w:color w:val="000000"/>
          <w:sz w:val="20"/>
          <w:szCs w:val="20"/>
          <w:shd w:val="clear" w:color="auto" w:fill="FFFFFF"/>
        </w:rPr>
        <w:t>For</w:t>
      </w:r>
      <w:r>
        <w:rPr>
          <w:rStyle w:val="apple-converted-space"/>
          <w:rFonts w:ascii="Trebuchet MS" w:hAnsi="Trebuchet MS"/>
          <w:color w:val="000000"/>
          <w:sz w:val="20"/>
          <w:szCs w:val="20"/>
          <w:shd w:val="clear" w:color="auto" w:fill="FFFFFF"/>
        </w:rPr>
        <w:t> </w:t>
      </w:r>
      <w:r>
        <w:rPr>
          <w:rFonts w:ascii="Trebuchet MS" w:hAnsi="Trebuchet MS"/>
          <w:b/>
          <w:bCs/>
          <w:color w:val="CC0000"/>
          <w:sz w:val="20"/>
          <w:szCs w:val="20"/>
          <w:shd w:val="clear" w:color="auto" w:fill="FFFFFF"/>
        </w:rPr>
        <w:t>RHEL 6</w:t>
      </w:r>
      <w:r>
        <w:rPr>
          <w:rFonts w:ascii="Trebuchet MS" w:hAnsi="Trebuchet MS"/>
          <w:color w:val="000000"/>
          <w:sz w:val="20"/>
          <w:szCs w:val="20"/>
        </w:rPr>
        <w:br/>
      </w:r>
      <w:r>
        <w:rPr>
          <w:rStyle w:val="HTMLCode"/>
          <w:rFonts w:ascii="Consolas" w:eastAsiaTheme="minorHAnsi" w:hAnsi="Consolas" w:cs="Consolas"/>
          <w:color w:val="111111"/>
          <w:sz w:val="21"/>
          <w:szCs w:val="21"/>
          <w:bdr w:val="single" w:sz="6" w:space="8" w:color="E0E0E0" w:frame="1"/>
          <w:shd w:val="clear" w:color="auto" w:fill="EEEEEE"/>
        </w:rPr>
        <w:t>/etc/rsyslog.conf</w:t>
      </w:r>
      <w:r>
        <w:rPr>
          <w:rFonts w:ascii="Trebuchet MS" w:hAnsi="Trebuchet MS"/>
          <w:color w:val="000000"/>
          <w:sz w:val="20"/>
          <w:szCs w:val="20"/>
        </w:rPr>
        <w:br/>
      </w:r>
    </w:p>
    <w:p w:rsidR="00631BB0" w:rsidRDefault="00631BB0" w:rsidP="00631BB0">
      <w:pPr>
        <w:pStyle w:val="Heading3"/>
        <w:shd w:val="clear" w:color="auto" w:fill="FFFFFF"/>
        <w:spacing w:before="225" w:after="105"/>
        <w:rPr>
          <w:rFonts w:ascii="Calibri" w:hAnsi="Calibri" w:cs="Calibri"/>
          <w:color w:val="000000"/>
          <w:sz w:val="33"/>
          <w:szCs w:val="33"/>
        </w:rPr>
      </w:pPr>
      <w:r>
        <w:rPr>
          <w:rFonts w:ascii="Calibri" w:hAnsi="Calibri" w:cs="Calibri"/>
          <w:color w:val="000000"/>
          <w:sz w:val="33"/>
          <w:szCs w:val="33"/>
        </w:rPr>
        <w:t>Benefits of syslog</w:t>
      </w:r>
    </w:p>
    <w:p w:rsidR="00631BB0" w:rsidRDefault="00631BB0" w:rsidP="00631BB0">
      <w:pPr>
        <w:numPr>
          <w:ilvl w:val="0"/>
          <w:numId w:val="25"/>
        </w:numPr>
        <w:shd w:val="clear" w:color="auto" w:fill="FFFFFF"/>
        <w:spacing w:before="100" w:beforeAutospacing="1" w:after="100" w:afterAutospacing="1" w:line="300" w:lineRule="atLeast"/>
        <w:ind w:left="0" w:right="300"/>
        <w:rPr>
          <w:rFonts w:ascii="Trebuchet MS" w:hAnsi="Trebuchet MS" w:cs="Times New Roman"/>
          <w:color w:val="000000"/>
          <w:sz w:val="20"/>
          <w:szCs w:val="20"/>
        </w:rPr>
      </w:pPr>
      <w:r>
        <w:rPr>
          <w:rFonts w:ascii="Trebuchet MS" w:hAnsi="Trebuchet MS"/>
          <w:color w:val="000000"/>
          <w:sz w:val="20"/>
          <w:szCs w:val="20"/>
        </w:rPr>
        <w:t>Helps analyze the root cause for any trouble or problem caused</w:t>
      </w:r>
    </w:p>
    <w:p w:rsidR="00631BB0" w:rsidRDefault="00631BB0" w:rsidP="00631BB0">
      <w:pPr>
        <w:numPr>
          <w:ilvl w:val="0"/>
          <w:numId w:val="25"/>
        </w:numPr>
        <w:shd w:val="clear" w:color="auto" w:fill="FFFFFF"/>
        <w:spacing w:before="100" w:beforeAutospacing="1" w:after="100" w:afterAutospacing="1" w:line="300" w:lineRule="atLeast"/>
        <w:ind w:left="0" w:right="300"/>
        <w:rPr>
          <w:rFonts w:ascii="Trebuchet MS" w:hAnsi="Trebuchet MS"/>
          <w:color w:val="000000"/>
          <w:sz w:val="20"/>
          <w:szCs w:val="20"/>
        </w:rPr>
      </w:pPr>
      <w:r>
        <w:rPr>
          <w:rFonts w:ascii="Trebuchet MS" w:hAnsi="Trebuchet MS"/>
          <w:color w:val="000000"/>
          <w:sz w:val="20"/>
          <w:szCs w:val="20"/>
        </w:rPr>
        <w:t>Reduce overall downtime helping to troubleshoot issues faster with all the logs</w:t>
      </w:r>
    </w:p>
    <w:p w:rsidR="00631BB0" w:rsidRDefault="00631BB0" w:rsidP="00631BB0">
      <w:pPr>
        <w:numPr>
          <w:ilvl w:val="0"/>
          <w:numId w:val="25"/>
        </w:numPr>
        <w:shd w:val="clear" w:color="auto" w:fill="FFFFFF"/>
        <w:spacing w:before="100" w:beforeAutospacing="1" w:after="100" w:afterAutospacing="1" w:line="300" w:lineRule="atLeast"/>
        <w:ind w:left="0" w:right="300"/>
        <w:rPr>
          <w:rFonts w:ascii="Trebuchet MS" w:hAnsi="Trebuchet MS"/>
          <w:color w:val="000000"/>
          <w:sz w:val="20"/>
          <w:szCs w:val="20"/>
        </w:rPr>
      </w:pPr>
      <w:r>
        <w:rPr>
          <w:rFonts w:ascii="Trebuchet MS" w:hAnsi="Trebuchet MS"/>
          <w:color w:val="000000"/>
          <w:sz w:val="20"/>
          <w:szCs w:val="20"/>
        </w:rPr>
        <w:t>Improves incident management by active detection of issues</w:t>
      </w:r>
    </w:p>
    <w:p w:rsidR="00631BB0" w:rsidRDefault="00631BB0" w:rsidP="00631BB0">
      <w:pPr>
        <w:numPr>
          <w:ilvl w:val="0"/>
          <w:numId w:val="25"/>
        </w:numPr>
        <w:shd w:val="clear" w:color="auto" w:fill="FFFFFF"/>
        <w:spacing w:before="100" w:beforeAutospacing="1" w:after="100" w:afterAutospacing="1" w:line="300" w:lineRule="atLeast"/>
        <w:ind w:left="0" w:right="300"/>
        <w:rPr>
          <w:rFonts w:ascii="Trebuchet MS" w:hAnsi="Trebuchet MS"/>
          <w:color w:val="000000"/>
          <w:sz w:val="20"/>
          <w:szCs w:val="20"/>
        </w:rPr>
      </w:pPr>
      <w:r>
        <w:rPr>
          <w:rFonts w:ascii="Trebuchet MS" w:hAnsi="Trebuchet MS"/>
          <w:color w:val="000000"/>
          <w:sz w:val="20"/>
          <w:szCs w:val="20"/>
        </w:rPr>
        <w:t>Self-determination of incidents along with auto resolution</w:t>
      </w:r>
    </w:p>
    <w:p w:rsidR="00631BB0" w:rsidRDefault="00631BB0" w:rsidP="00631BB0">
      <w:pPr>
        <w:numPr>
          <w:ilvl w:val="0"/>
          <w:numId w:val="25"/>
        </w:numPr>
        <w:shd w:val="clear" w:color="auto" w:fill="FFFFFF"/>
        <w:spacing w:before="100" w:beforeAutospacing="1" w:after="100" w:afterAutospacing="1" w:line="300" w:lineRule="atLeast"/>
        <w:ind w:left="0" w:right="300"/>
        <w:rPr>
          <w:rFonts w:ascii="Trebuchet MS" w:hAnsi="Trebuchet MS"/>
          <w:color w:val="000000"/>
          <w:sz w:val="20"/>
          <w:szCs w:val="20"/>
        </w:rPr>
      </w:pPr>
      <w:r>
        <w:rPr>
          <w:rFonts w:ascii="Trebuchet MS" w:hAnsi="Trebuchet MS"/>
          <w:color w:val="000000"/>
          <w:sz w:val="20"/>
          <w:szCs w:val="20"/>
        </w:rPr>
        <w:t>Simplified architecture with different level of severity like error,info,</w:t>
      </w:r>
      <w:hyperlink r:id="rId57" w:history="1">
        <w:r>
          <w:rPr>
            <w:rStyle w:val="Hyperlink"/>
            <w:rFonts w:ascii="Trebuchet MS" w:hAnsi="Trebuchet MS"/>
            <w:color w:val="000FFF"/>
          </w:rPr>
          <w:t>warning</w:t>
        </w:r>
      </w:hyperlink>
      <w:r>
        <w:rPr>
          <w:rStyle w:val="apple-converted-space"/>
          <w:rFonts w:ascii="Trebuchet MS" w:hAnsi="Trebuchet MS"/>
          <w:color w:val="000000"/>
          <w:sz w:val="20"/>
          <w:szCs w:val="20"/>
        </w:rPr>
        <w:t> </w:t>
      </w:r>
      <w:r>
        <w:rPr>
          <w:rFonts w:ascii="Trebuchet MS" w:hAnsi="Trebuchet MS"/>
          <w:color w:val="000000"/>
          <w:sz w:val="20"/>
          <w:szCs w:val="20"/>
        </w:rPr>
        <w:t>etc</w:t>
      </w:r>
    </w:p>
    <w:p w:rsidR="00631BB0" w:rsidRDefault="00631BB0" w:rsidP="00631BB0">
      <w:pPr>
        <w:spacing w:after="0" w:line="240" w:lineRule="auto"/>
        <w:rPr>
          <w:rFonts w:ascii="Times New Roman" w:hAnsi="Times New Roman"/>
          <w:sz w:val="24"/>
          <w:szCs w:val="24"/>
        </w:rPr>
      </w:pPr>
      <w:r>
        <w:rPr>
          <w:rFonts w:ascii="Trebuchet MS" w:hAnsi="Trebuchet MS"/>
          <w:color w:val="000000"/>
          <w:sz w:val="20"/>
          <w:szCs w:val="20"/>
        </w:rPr>
        <w:lastRenderedPageBreak/>
        <w:br/>
      </w:r>
      <w:bookmarkStart w:id="758" w:name="more"/>
      <w:bookmarkEnd w:id="758"/>
      <w:r>
        <w:rPr>
          <w:rFonts w:ascii="Trebuchet MS" w:hAnsi="Trebuchet MS"/>
          <w:color w:val="000000"/>
          <w:sz w:val="20"/>
          <w:szCs w:val="20"/>
        </w:rPr>
        <w:br/>
      </w:r>
      <w:r>
        <w:rPr>
          <w:rFonts w:ascii="Trebuchet MS" w:hAnsi="Trebuchet MS"/>
          <w:color w:val="000000"/>
          <w:sz w:val="20"/>
          <w:szCs w:val="20"/>
          <w:shd w:val="clear" w:color="auto" w:fill="FFFFFF"/>
        </w:rPr>
        <w:t>The</w:t>
      </w:r>
      <w:r>
        <w:rPr>
          <w:rStyle w:val="apple-converted-space"/>
          <w:rFonts w:ascii="Trebuchet MS" w:hAnsi="Trebuchet MS"/>
          <w:color w:val="000000"/>
          <w:sz w:val="20"/>
          <w:szCs w:val="20"/>
          <w:shd w:val="clear" w:color="auto" w:fill="FFFFFF"/>
        </w:rPr>
        <w:t> </w:t>
      </w:r>
      <w:r>
        <w:rPr>
          <w:rFonts w:ascii="Courier New" w:hAnsi="Courier New" w:cs="Courier New"/>
          <w:color w:val="000000"/>
          <w:sz w:val="20"/>
          <w:szCs w:val="20"/>
          <w:shd w:val="clear" w:color="auto" w:fill="FFFFFF"/>
        </w:rPr>
        <w:t>syslog.conf</w:t>
      </w:r>
      <w:r>
        <w:rPr>
          <w:rStyle w:val="apple-converted-space"/>
          <w:rFonts w:ascii="Trebuchet MS" w:hAnsi="Trebuchet MS"/>
          <w:color w:val="000000"/>
          <w:sz w:val="20"/>
          <w:szCs w:val="20"/>
          <w:shd w:val="clear" w:color="auto" w:fill="FFFFFF"/>
        </w:rPr>
        <w:t> </w:t>
      </w:r>
      <w:r>
        <w:rPr>
          <w:rFonts w:ascii="Trebuchet MS" w:hAnsi="Trebuchet MS"/>
          <w:color w:val="000000"/>
          <w:sz w:val="20"/>
          <w:szCs w:val="20"/>
          <w:shd w:val="clear" w:color="auto" w:fill="FFFFFF"/>
        </w:rPr>
        <w:t>file is the main configuration file for the syslogd which logs system</w:t>
      </w:r>
      <w:r>
        <w:rPr>
          <w:rStyle w:val="apple-converted-space"/>
          <w:rFonts w:ascii="Trebuchet MS" w:hAnsi="Trebuchet MS"/>
          <w:color w:val="000000"/>
          <w:sz w:val="20"/>
          <w:szCs w:val="20"/>
          <w:shd w:val="clear" w:color="auto" w:fill="FFFFFF"/>
        </w:rPr>
        <w:t> </w:t>
      </w:r>
      <w:hyperlink r:id="rId58" w:history="1">
        <w:r>
          <w:rPr>
            <w:rStyle w:val="Hyperlink"/>
            <w:color w:val="000FFF"/>
          </w:rPr>
          <w:t>messages</w:t>
        </w:r>
      </w:hyperlink>
      <w:r>
        <w:rPr>
          <w:rStyle w:val="apple-converted-space"/>
          <w:rFonts w:ascii="Trebuchet MS" w:hAnsi="Trebuchet MS"/>
          <w:color w:val="000000"/>
          <w:sz w:val="20"/>
          <w:szCs w:val="20"/>
          <w:shd w:val="clear" w:color="auto" w:fill="FFFFFF"/>
        </w:rPr>
        <w:t> </w:t>
      </w:r>
      <w:r>
        <w:rPr>
          <w:rFonts w:ascii="Trebuchet MS" w:hAnsi="Trebuchet MS"/>
          <w:color w:val="000000"/>
          <w:sz w:val="20"/>
          <w:szCs w:val="20"/>
          <w:shd w:val="clear" w:color="auto" w:fill="FFFFFF"/>
        </w:rPr>
        <w:t>on *nix Systems.  This file specifies rules for logging. Every rule consists of two fields, a selector field and an action field.  These two fields are separated by one or more spaces or tabs.  The selector field specifies a pattern of facilities and priorities belonging to the specified action.</w:t>
      </w:r>
      <w:r>
        <w:rPr>
          <w:rFonts w:ascii="Trebuchet MS" w:hAnsi="Trebuchet MS"/>
          <w:color w:val="000000"/>
          <w:sz w:val="20"/>
          <w:szCs w:val="20"/>
        </w:rPr>
        <w:br/>
      </w:r>
      <w:r>
        <w:rPr>
          <w:rFonts w:ascii="Trebuchet MS" w:hAnsi="Trebuchet MS"/>
          <w:color w:val="000000"/>
          <w:sz w:val="20"/>
          <w:szCs w:val="20"/>
        </w:rPr>
        <w:br/>
      </w:r>
    </w:p>
    <w:p w:rsidR="00631BB0" w:rsidRDefault="00631BB0" w:rsidP="00631BB0">
      <w:pPr>
        <w:pStyle w:val="Heading3"/>
        <w:shd w:val="clear" w:color="auto" w:fill="FFFFFF"/>
        <w:spacing w:before="225" w:after="105"/>
        <w:rPr>
          <w:rFonts w:ascii="Calibri" w:hAnsi="Calibri" w:cs="Calibri"/>
          <w:color w:val="000000"/>
          <w:sz w:val="33"/>
          <w:szCs w:val="33"/>
        </w:rPr>
      </w:pPr>
      <w:r>
        <w:rPr>
          <w:rFonts w:ascii="Calibri" w:hAnsi="Calibri" w:cs="Calibri"/>
          <w:color w:val="000000"/>
          <w:sz w:val="33"/>
          <w:szCs w:val="33"/>
        </w:rPr>
        <w:t>Selectors</w:t>
      </w:r>
    </w:p>
    <w:p w:rsidR="00631BB0" w:rsidRDefault="00631BB0" w:rsidP="00631BB0">
      <w:pPr>
        <w:rPr>
          <w:rFonts w:ascii="Times New Roman" w:hAnsi="Times New Roman" w:cs="Times New Roman"/>
          <w:sz w:val="24"/>
          <w:szCs w:val="24"/>
        </w:rPr>
      </w:pPr>
      <w:r>
        <w:rPr>
          <w:rFonts w:ascii="Trebuchet MS" w:hAnsi="Trebuchet MS"/>
          <w:color w:val="000000"/>
          <w:sz w:val="20"/>
          <w:szCs w:val="20"/>
          <w:shd w:val="clear" w:color="auto" w:fill="FFFFFF"/>
        </w:rPr>
        <w:t>The selector field itself again consists of two parts, a facility and a priority, separated by a period (''.'').  Both parts are case insensitive.</w:t>
      </w:r>
      <w:r>
        <w:rPr>
          <w:rFonts w:ascii="Trebuchet MS" w:hAnsi="Trebuchet MS"/>
          <w:color w:val="000000"/>
          <w:sz w:val="20"/>
          <w:szCs w:val="20"/>
        </w:rPr>
        <w:br/>
      </w:r>
      <w:r>
        <w:rPr>
          <w:rFonts w:ascii="Trebuchet MS" w:hAnsi="Trebuchet MS"/>
          <w:color w:val="000000"/>
          <w:sz w:val="20"/>
          <w:szCs w:val="20"/>
        </w:rPr>
        <w:br/>
      </w:r>
      <w:r>
        <w:rPr>
          <w:rStyle w:val="HTMLCode"/>
          <w:rFonts w:ascii="Consolas" w:eastAsiaTheme="minorHAnsi" w:hAnsi="Consolas" w:cs="Consolas"/>
          <w:b/>
          <w:bCs/>
          <w:color w:val="111111"/>
          <w:sz w:val="21"/>
          <w:szCs w:val="21"/>
          <w:bdr w:val="single" w:sz="6" w:space="8" w:color="E0E0E0" w:frame="1"/>
          <w:shd w:val="clear" w:color="auto" w:fill="EEEEEE"/>
        </w:rPr>
        <w:t>For example</w:t>
      </w:r>
      <w:r>
        <w:rPr>
          <w:rFonts w:ascii="Consolas" w:hAnsi="Consolas" w:cs="Consolas"/>
          <w:color w:val="111111"/>
          <w:sz w:val="21"/>
          <w:szCs w:val="21"/>
          <w:bdr w:val="single" w:sz="6" w:space="8" w:color="E0E0E0" w:frame="1"/>
          <w:shd w:val="clear" w:color="auto" w:fill="EEEEEE"/>
        </w:rPr>
        <w:br/>
      </w:r>
      <w:r>
        <w:rPr>
          <w:rStyle w:val="HTMLCode"/>
          <w:rFonts w:ascii="Consolas" w:eastAsiaTheme="minorHAnsi" w:hAnsi="Consolas" w:cs="Consolas"/>
          <w:color w:val="111111"/>
          <w:sz w:val="21"/>
          <w:szCs w:val="21"/>
          <w:bdr w:val="single" w:sz="6" w:space="8" w:color="E0E0E0" w:frame="1"/>
          <w:shd w:val="clear" w:color="auto" w:fill="EEEEEE"/>
        </w:rPr>
        <w:t>Kern.none, mail.info etc</w:t>
      </w:r>
      <w:r>
        <w:rPr>
          <w:rFonts w:ascii="Trebuchet MS" w:hAnsi="Trebuchet MS"/>
          <w:color w:val="000000"/>
          <w:sz w:val="20"/>
          <w:szCs w:val="20"/>
        </w:rPr>
        <w:br/>
      </w:r>
      <w:r>
        <w:rPr>
          <w:rFonts w:ascii="Trebuchet MS" w:hAnsi="Trebuchet MS"/>
          <w:color w:val="000000"/>
          <w:sz w:val="20"/>
          <w:szCs w:val="20"/>
          <w:shd w:val="clear" w:color="auto" w:fill="FFFFFF"/>
        </w:rPr>
        <w:t>Here</w:t>
      </w:r>
      <w:r>
        <w:rPr>
          <w:rFonts w:ascii="Trebuchet MS" w:hAnsi="Trebuchet MS"/>
          <w:color w:val="000000"/>
          <w:sz w:val="20"/>
          <w:szCs w:val="20"/>
        </w:rPr>
        <w:br/>
      </w:r>
      <w:r>
        <w:rPr>
          <w:rStyle w:val="HTMLCode"/>
          <w:rFonts w:ascii="Consolas" w:eastAsiaTheme="minorHAnsi" w:hAnsi="Consolas" w:cs="Consolas"/>
          <w:color w:val="111111"/>
          <w:sz w:val="21"/>
          <w:szCs w:val="21"/>
          <w:bdr w:val="single" w:sz="6" w:space="8" w:color="E0E0E0" w:frame="1"/>
          <w:shd w:val="clear" w:color="auto" w:fill="EEEEEE"/>
        </w:rPr>
        <w:t>Kern = Facility</w:t>
      </w:r>
      <w:r>
        <w:rPr>
          <w:rFonts w:ascii="Consolas" w:hAnsi="Consolas" w:cs="Consolas"/>
          <w:color w:val="111111"/>
          <w:sz w:val="21"/>
          <w:szCs w:val="21"/>
          <w:bdr w:val="single" w:sz="6" w:space="8" w:color="E0E0E0" w:frame="1"/>
          <w:shd w:val="clear" w:color="auto" w:fill="EEEEEE"/>
        </w:rPr>
        <w:br/>
      </w:r>
      <w:r>
        <w:rPr>
          <w:rStyle w:val="HTMLCode"/>
          <w:rFonts w:ascii="Consolas" w:eastAsiaTheme="minorHAnsi" w:hAnsi="Consolas" w:cs="Consolas"/>
          <w:color w:val="111111"/>
          <w:sz w:val="21"/>
          <w:szCs w:val="21"/>
          <w:bdr w:val="single" w:sz="6" w:space="8" w:color="E0E0E0" w:frame="1"/>
          <w:shd w:val="clear" w:color="auto" w:fill="EEEEEE"/>
        </w:rPr>
        <w:t>None = severity or priority</w:t>
      </w:r>
      <w:r>
        <w:rPr>
          <w:rFonts w:ascii="Trebuchet MS" w:hAnsi="Trebuchet MS"/>
          <w:color w:val="000000"/>
          <w:sz w:val="20"/>
          <w:szCs w:val="20"/>
        </w:rPr>
        <w:br/>
      </w:r>
    </w:p>
    <w:p w:rsidR="00631BB0" w:rsidRDefault="00631BB0" w:rsidP="00631BB0">
      <w:pPr>
        <w:pStyle w:val="Heading3"/>
        <w:shd w:val="clear" w:color="auto" w:fill="FFFFFF"/>
        <w:spacing w:before="225" w:after="105"/>
        <w:rPr>
          <w:rFonts w:ascii="Calibri" w:hAnsi="Calibri" w:cs="Calibri"/>
          <w:color w:val="000000"/>
          <w:sz w:val="33"/>
          <w:szCs w:val="33"/>
        </w:rPr>
      </w:pPr>
      <w:r>
        <w:rPr>
          <w:rFonts w:ascii="Calibri" w:hAnsi="Calibri" w:cs="Calibri"/>
          <w:color w:val="000000"/>
          <w:sz w:val="33"/>
          <w:szCs w:val="33"/>
        </w:rPr>
        <w:t>Facility</w:t>
      </w:r>
    </w:p>
    <w:p w:rsidR="00631BB0" w:rsidRDefault="00631BB0" w:rsidP="00631BB0">
      <w:pPr>
        <w:rPr>
          <w:rFonts w:ascii="Times New Roman" w:hAnsi="Times New Roman" w:cs="Times New Roman"/>
          <w:sz w:val="24"/>
          <w:szCs w:val="24"/>
        </w:rPr>
      </w:pPr>
      <w:r>
        <w:rPr>
          <w:rFonts w:ascii="Trebuchet MS" w:hAnsi="Trebuchet MS"/>
          <w:color w:val="000000"/>
          <w:sz w:val="20"/>
          <w:szCs w:val="20"/>
          <w:shd w:val="clear" w:color="auto" w:fill="FFFFFF"/>
        </w:rPr>
        <w:t>The facility is one of the following keywords:</w:t>
      </w:r>
      <w:r>
        <w:rPr>
          <w:rStyle w:val="apple-converted-space"/>
          <w:rFonts w:ascii="Trebuchet MS" w:hAnsi="Trebuchet MS"/>
          <w:color w:val="000000"/>
          <w:sz w:val="20"/>
          <w:szCs w:val="20"/>
          <w:shd w:val="clear" w:color="auto" w:fill="FFFFFF"/>
        </w:rPr>
        <w:t> </w:t>
      </w:r>
      <w:r>
        <w:rPr>
          <w:rFonts w:ascii="Trebuchet MS" w:hAnsi="Trebuchet MS"/>
          <w:i/>
          <w:iCs/>
          <w:color w:val="000000"/>
          <w:sz w:val="20"/>
          <w:szCs w:val="20"/>
          <w:shd w:val="clear" w:color="auto" w:fill="FFFFFF"/>
        </w:rPr>
        <w:t>auth</w:t>
      </w:r>
      <w:r>
        <w:rPr>
          <w:rFonts w:ascii="Trebuchet MS" w:hAnsi="Trebuchet MS"/>
          <w:color w:val="000000"/>
          <w:sz w:val="20"/>
          <w:szCs w:val="20"/>
          <w:shd w:val="clear" w:color="auto" w:fill="FFFFFF"/>
        </w:rPr>
        <w:t>,</w:t>
      </w:r>
      <w:r>
        <w:rPr>
          <w:rStyle w:val="apple-converted-space"/>
          <w:rFonts w:ascii="Trebuchet MS" w:hAnsi="Trebuchet MS"/>
          <w:color w:val="000000"/>
          <w:sz w:val="20"/>
          <w:szCs w:val="20"/>
          <w:shd w:val="clear" w:color="auto" w:fill="FFFFFF"/>
        </w:rPr>
        <w:t> </w:t>
      </w:r>
      <w:r>
        <w:rPr>
          <w:rFonts w:ascii="Trebuchet MS" w:hAnsi="Trebuchet MS"/>
          <w:i/>
          <w:iCs/>
          <w:color w:val="000000"/>
          <w:sz w:val="20"/>
          <w:szCs w:val="20"/>
          <w:shd w:val="clear" w:color="auto" w:fill="FFFFFF"/>
        </w:rPr>
        <w:t>authpriv</w:t>
      </w:r>
      <w:r>
        <w:rPr>
          <w:rFonts w:ascii="Trebuchet MS" w:hAnsi="Trebuchet MS"/>
          <w:color w:val="000000"/>
          <w:sz w:val="20"/>
          <w:szCs w:val="20"/>
          <w:shd w:val="clear" w:color="auto" w:fill="FFFFFF"/>
        </w:rPr>
        <w:t>,</w:t>
      </w:r>
      <w:r>
        <w:rPr>
          <w:rStyle w:val="apple-converted-space"/>
          <w:rFonts w:ascii="Trebuchet MS" w:hAnsi="Trebuchet MS"/>
          <w:color w:val="000000"/>
          <w:sz w:val="20"/>
          <w:szCs w:val="20"/>
          <w:shd w:val="clear" w:color="auto" w:fill="FFFFFF"/>
        </w:rPr>
        <w:t> </w:t>
      </w:r>
      <w:r>
        <w:rPr>
          <w:rFonts w:ascii="Trebuchet MS" w:hAnsi="Trebuchet MS"/>
          <w:i/>
          <w:iCs/>
          <w:color w:val="000000"/>
          <w:sz w:val="20"/>
          <w:szCs w:val="20"/>
          <w:shd w:val="clear" w:color="auto" w:fill="FFFFFF"/>
        </w:rPr>
        <w:t>cron</w:t>
      </w:r>
      <w:r>
        <w:rPr>
          <w:rFonts w:ascii="Trebuchet MS" w:hAnsi="Trebuchet MS"/>
          <w:color w:val="000000"/>
          <w:sz w:val="20"/>
          <w:szCs w:val="20"/>
          <w:shd w:val="clear" w:color="auto" w:fill="FFFFFF"/>
        </w:rPr>
        <w:t>,</w:t>
      </w:r>
      <w:r>
        <w:rPr>
          <w:rStyle w:val="apple-converted-space"/>
          <w:rFonts w:ascii="Trebuchet MS" w:hAnsi="Trebuchet MS"/>
          <w:color w:val="000000"/>
          <w:sz w:val="20"/>
          <w:szCs w:val="20"/>
          <w:shd w:val="clear" w:color="auto" w:fill="FFFFFF"/>
        </w:rPr>
        <w:t> </w:t>
      </w:r>
      <w:hyperlink r:id="rId59" w:history="1">
        <w:r>
          <w:rPr>
            <w:rStyle w:val="Hyperlink"/>
            <w:rFonts w:ascii="Trebuchet MS" w:hAnsi="Trebuchet MS"/>
            <w:i/>
            <w:iCs/>
            <w:color w:val="000FFF"/>
            <w:shd w:val="clear" w:color="auto" w:fill="FFFFFF"/>
          </w:rPr>
          <w:t>daemon</w:t>
        </w:r>
      </w:hyperlink>
      <w:r>
        <w:rPr>
          <w:rFonts w:ascii="Trebuchet MS" w:hAnsi="Trebuchet MS"/>
          <w:color w:val="000000"/>
          <w:sz w:val="20"/>
          <w:szCs w:val="20"/>
          <w:shd w:val="clear" w:color="auto" w:fill="FFFFFF"/>
        </w:rPr>
        <w:t>,</w:t>
      </w:r>
      <w:r>
        <w:rPr>
          <w:rStyle w:val="apple-converted-space"/>
          <w:rFonts w:ascii="Trebuchet MS" w:hAnsi="Trebuchet MS"/>
          <w:color w:val="000000"/>
          <w:sz w:val="20"/>
          <w:szCs w:val="20"/>
          <w:shd w:val="clear" w:color="auto" w:fill="FFFFFF"/>
        </w:rPr>
        <w:t> </w:t>
      </w:r>
      <w:r>
        <w:rPr>
          <w:rFonts w:ascii="Trebuchet MS" w:hAnsi="Trebuchet MS"/>
          <w:i/>
          <w:iCs/>
          <w:color w:val="000000"/>
          <w:sz w:val="20"/>
          <w:szCs w:val="20"/>
          <w:shd w:val="clear" w:color="auto" w:fill="FFFFFF"/>
        </w:rPr>
        <w:t>kern</w:t>
      </w:r>
      <w:r>
        <w:rPr>
          <w:rFonts w:ascii="Trebuchet MS" w:hAnsi="Trebuchet MS"/>
          <w:color w:val="000000"/>
          <w:sz w:val="20"/>
          <w:szCs w:val="20"/>
          <w:shd w:val="clear" w:color="auto" w:fill="FFFFFF"/>
        </w:rPr>
        <w:t>,</w:t>
      </w:r>
      <w:r>
        <w:rPr>
          <w:rStyle w:val="apple-converted-space"/>
          <w:rFonts w:ascii="Trebuchet MS" w:hAnsi="Trebuchet MS"/>
          <w:color w:val="000000"/>
          <w:sz w:val="20"/>
          <w:szCs w:val="20"/>
          <w:shd w:val="clear" w:color="auto" w:fill="FFFFFF"/>
        </w:rPr>
        <w:t> </w:t>
      </w:r>
      <w:r>
        <w:rPr>
          <w:rFonts w:ascii="Trebuchet MS" w:hAnsi="Trebuchet MS"/>
          <w:i/>
          <w:iCs/>
          <w:color w:val="000000"/>
          <w:sz w:val="20"/>
          <w:szCs w:val="20"/>
          <w:shd w:val="clear" w:color="auto" w:fill="FFFFFF"/>
        </w:rPr>
        <w:t>lpr</w:t>
      </w:r>
      <w:r>
        <w:rPr>
          <w:rFonts w:ascii="Trebuchet MS" w:hAnsi="Trebuchet MS"/>
          <w:color w:val="000000"/>
          <w:sz w:val="20"/>
          <w:szCs w:val="20"/>
          <w:shd w:val="clear" w:color="auto" w:fill="FFFFFF"/>
        </w:rPr>
        <w:t>,</w:t>
      </w:r>
      <w:r>
        <w:rPr>
          <w:rStyle w:val="apple-converted-space"/>
          <w:rFonts w:ascii="Trebuchet MS" w:hAnsi="Trebuchet MS"/>
          <w:color w:val="000000"/>
          <w:sz w:val="20"/>
          <w:szCs w:val="20"/>
          <w:shd w:val="clear" w:color="auto" w:fill="FFFFFF"/>
        </w:rPr>
        <w:t> </w:t>
      </w:r>
      <w:r>
        <w:rPr>
          <w:rFonts w:ascii="Trebuchet MS" w:hAnsi="Trebuchet MS"/>
          <w:i/>
          <w:iCs/>
          <w:color w:val="000000"/>
          <w:sz w:val="20"/>
          <w:szCs w:val="20"/>
          <w:shd w:val="clear" w:color="auto" w:fill="FFFFFF"/>
        </w:rPr>
        <w:t>mail</w:t>
      </w:r>
      <w:r>
        <w:rPr>
          <w:rFonts w:ascii="Trebuchet MS" w:hAnsi="Trebuchet MS"/>
          <w:color w:val="000000"/>
          <w:sz w:val="20"/>
          <w:szCs w:val="20"/>
          <w:shd w:val="clear" w:color="auto" w:fill="FFFFFF"/>
        </w:rPr>
        <w:t>,</w:t>
      </w:r>
      <w:r>
        <w:rPr>
          <w:rStyle w:val="apple-converted-space"/>
          <w:rFonts w:ascii="Trebuchet MS" w:hAnsi="Trebuchet MS"/>
          <w:color w:val="000000"/>
          <w:sz w:val="20"/>
          <w:szCs w:val="20"/>
          <w:shd w:val="clear" w:color="auto" w:fill="FFFFFF"/>
        </w:rPr>
        <w:t> </w:t>
      </w:r>
      <w:r>
        <w:rPr>
          <w:rFonts w:ascii="Trebuchet MS" w:hAnsi="Trebuchet MS"/>
          <w:i/>
          <w:iCs/>
          <w:color w:val="000000"/>
          <w:sz w:val="20"/>
          <w:szCs w:val="20"/>
          <w:shd w:val="clear" w:color="auto" w:fill="FFFFFF"/>
        </w:rPr>
        <w:t>mark</w:t>
      </w:r>
      <w:r>
        <w:rPr>
          <w:rFonts w:ascii="Trebuchet MS" w:hAnsi="Trebuchet MS"/>
          <w:color w:val="000000"/>
          <w:sz w:val="20"/>
          <w:szCs w:val="20"/>
          <w:shd w:val="clear" w:color="auto" w:fill="FFFFFF"/>
        </w:rPr>
        <w:t>,</w:t>
      </w:r>
      <w:r>
        <w:rPr>
          <w:rStyle w:val="apple-converted-space"/>
          <w:rFonts w:ascii="Trebuchet MS" w:hAnsi="Trebuchet MS"/>
          <w:color w:val="000000"/>
          <w:sz w:val="20"/>
          <w:szCs w:val="20"/>
          <w:shd w:val="clear" w:color="auto" w:fill="FFFFFF"/>
        </w:rPr>
        <w:t> </w:t>
      </w:r>
      <w:r>
        <w:rPr>
          <w:rFonts w:ascii="Trebuchet MS" w:hAnsi="Trebuchet MS"/>
          <w:i/>
          <w:iCs/>
          <w:color w:val="000000"/>
          <w:sz w:val="20"/>
          <w:szCs w:val="20"/>
          <w:shd w:val="clear" w:color="auto" w:fill="FFFFFF"/>
        </w:rPr>
        <w:t>news</w:t>
      </w:r>
      <w:r>
        <w:rPr>
          <w:rFonts w:ascii="Trebuchet MS" w:hAnsi="Trebuchet MS"/>
          <w:color w:val="000000"/>
          <w:sz w:val="20"/>
          <w:szCs w:val="20"/>
          <w:shd w:val="clear" w:color="auto" w:fill="FFFFFF"/>
        </w:rPr>
        <w:t>,</w:t>
      </w:r>
      <w:r>
        <w:rPr>
          <w:rFonts w:ascii="Trebuchet MS" w:hAnsi="Trebuchet MS"/>
          <w:i/>
          <w:iCs/>
          <w:color w:val="000000"/>
          <w:sz w:val="20"/>
          <w:szCs w:val="20"/>
          <w:shd w:val="clear" w:color="auto" w:fill="FFFFFF"/>
        </w:rPr>
        <w:t>security</w:t>
      </w:r>
      <w:r>
        <w:rPr>
          <w:rStyle w:val="apple-converted-space"/>
          <w:rFonts w:ascii="Trebuchet MS" w:hAnsi="Trebuchet MS"/>
          <w:color w:val="000000"/>
          <w:sz w:val="20"/>
          <w:szCs w:val="20"/>
          <w:shd w:val="clear" w:color="auto" w:fill="FFFFFF"/>
        </w:rPr>
        <w:t> </w:t>
      </w:r>
      <w:r>
        <w:rPr>
          <w:rFonts w:ascii="Trebuchet MS" w:hAnsi="Trebuchet MS"/>
          <w:color w:val="000000"/>
          <w:sz w:val="20"/>
          <w:szCs w:val="20"/>
          <w:shd w:val="clear" w:color="auto" w:fill="FFFFFF"/>
        </w:rPr>
        <w:t>(same as</w:t>
      </w:r>
      <w:r>
        <w:rPr>
          <w:rStyle w:val="apple-converted-space"/>
          <w:rFonts w:ascii="Trebuchet MS" w:hAnsi="Trebuchet MS"/>
          <w:color w:val="000000"/>
          <w:sz w:val="20"/>
          <w:szCs w:val="20"/>
          <w:shd w:val="clear" w:color="auto" w:fill="FFFFFF"/>
        </w:rPr>
        <w:t> </w:t>
      </w:r>
      <w:r>
        <w:rPr>
          <w:rFonts w:ascii="Trebuchet MS" w:hAnsi="Trebuchet MS"/>
          <w:i/>
          <w:iCs/>
          <w:color w:val="000000"/>
          <w:sz w:val="20"/>
          <w:szCs w:val="20"/>
          <w:shd w:val="clear" w:color="auto" w:fill="FFFFFF"/>
        </w:rPr>
        <w:t>auth</w:t>
      </w:r>
      <w:r>
        <w:rPr>
          <w:rFonts w:ascii="Trebuchet MS" w:hAnsi="Trebuchet MS"/>
          <w:color w:val="000000"/>
          <w:sz w:val="20"/>
          <w:szCs w:val="20"/>
          <w:shd w:val="clear" w:color="auto" w:fill="FFFFFF"/>
        </w:rPr>
        <w:t>),</w:t>
      </w:r>
      <w:r>
        <w:rPr>
          <w:rStyle w:val="apple-converted-space"/>
          <w:rFonts w:ascii="Trebuchet MS" w:hAnsi="Trebuchet MS"/>
          <w:color w:val="000000"/>
          <w:sz w:val="20"/>
          <w:szCs w:val="20"/>
          <w:shd w:val="clear" w:color="auto" w:fill="FFFFFF"/>
        </w:rPr>
        <w:t> </w:t>
      </w:r>
      <w:r>
        <w:rPr>
          <w:rFonts w:ascii="Trebuchet MS" w:hAnsi="Trebuchet MS"/>
          <w:i/>
          <w:iCs/>
          <w:color w:val="000000"/>
          <w:sz w:val="20"/>
          <w:szCs w:val="20"/>
          <w:shd w:val="clear" w:color="auto" w:fill="FFFFFF"/>
        </w:rPr>
        <w:t>syslog</w:t>
      </w:r>
      <w:r>
        <w:rPr>
          <w:rFonts w:ascii="Trebuchet MS" w:hAnsi="Trebuchet MS"/>
          <w:color w:val="000000"/>
          <w:sz w:val="20"/>
          <w:szCs w:val="20"/>
          <w:shd w:val="clear" w:color="auto" w:fill="FFFFFF"/>
        </w:rPr>
        <w:t>,</w:t>
      </w:r>
      <w:r>
        <w:rPr>
          <w:rStyle w:val="apple-converted-space"/>
          <w:rFonts w:ascii="Trebuchet MS" w:hAnsi="Trebuchet MS"/>
          <w:color w:val="000000"/>
          <w:sz w:val="20"/>
          <w:szCs w:val="20"/>
          <w:shd w:val="clear" w:color="auto" w:fill="FFFFFF"/>
        </w:rPr>
        <w:t> </w:t>
      </w:r>
      <w:r>
        <w:rPr>
          <w:rFonts w:ascii="Trebuchet MS" w:hAnsi="Trebuchet MS"/>
          <w:i/>
          <w:iCs/>
          <w:color w:val="000000"/>
          <w:sz w:val="20"/>
          <w:szCs w:val="20"/>
          <w:shd w:val="clear" w:color="auto" w:fill="FFFFFF"/>
        </w:rPr>
        <w:t>user</w:t>
      </w:r>
      <w:r>
        <w:rPr>
          <w:rFonts w:ascii="Trebuchet MS" w:hAnsi="Trebuchet MS"/>
          <w:color w:val="000000"/>
          <w:sz w:val="20"/>
          <w:szCs w:val="20"/>
          <w:shd w:val="clear" w:color="auto" w:fill="FFFFFF"/>
        </w:rPr>
        <w:t>,</w:t>
      </w:r>
      <w:r>
        <w:rPr>
          <w:rStyle w:val="apple-converted-space"/>
          <w:rFonts w:ascii="Trebuchet MS" w:hAnsi="Trebuchet MS"/>
          <w:i/>
          <w:iCs/>
          <w:color w:val="000000"/>
          <w:sz w:val="20"/>
          <w:szCs w:val="20"/>
          <w:shd w:val="clear" w:color="auto" w:fill="FFFFFF"/>
        </w:rPr>
        <w:t> </w:t>
      </w:r>
      <w:r>
        <w:rPr>
          <w:rFonts w:ascii="Trebuchet MS" w:hAnsi="Trebuchet MS"/>
          <w:i/>
          <w:iCs/>
          <w:color w:val="000000"/>
          <w:sz w:val="20"/>
          <w:szCs w:val="20"/>
          <w:shd w:val="clear" w:color="auto" w:fill="FFFFFF"/>
        </w:rPr>
        <w:t>uucp</w:t>
      </w:r>
      <w:r>
        <w:rPr>
          <w:rStyle w:val="apple-converted-space"/>
          <w:rFonts w:ascii="Trebuchet MS" w:hAnsi="Trebuchet MS"/>
          <w:color w:val="000000"/>
          <w:sz w:val="20"/>
          <w:szCs w:val="20"/>
          <w:shd w:val="clear" w:color="auto" w:fill="FFFFFF"/>
        </w:rPr>
        <w:t> </w:t>
      </w:r>
      <w:r>
        <w:rPr>
          <w:rFonts w:ascii="Trebuchet MS" w:hAnsi="Trebuchet MS"/>
          <w:color w:val="000000"/>
          <w:sz w:val="20"/>
          <w:szCs w:val="20"/>
          <w:shd w:val="clear" w:color="auto" w:fill="FFFFFF"/>
        </w:rPr>
        <w:t>and</w:t>
      </w:r>
      <w:r>
        <w:rPr>
          <w:rStyle w:val="apple-converted-space"/>
          <w:rFonts w:ascii="Trebuchet MS" w:hAnsi="Trebuchet MS"/>
          <w:color w:val="000000"/>
          <w:sz w:val="20"/>
          <w:szCs w:val="20"/>
          <w:shd w:val="clear" w:color="auto" w:fill="FFFFFF"/>
        </w:rPr>
        <w:t> </w:t>
      </w:r>
      <w:r>
        <w:rPr>
          <w:rFonts w:ascii="Trebuchet MS" w:hAnsi="Trebuchet MS"/>
          <w:i/>
          <w:iCs/>
          <w:color w:val="000000"/>
          <w:sz w:val="20"/>
          <w:szCs w:val="20"/>
          <w:shd w:val="clear" w:color="auto" w:fill="FFFFFF"/>
        </w:rPr>
        <w:t>local0</w:t>
      </w:r>
      <w:r>
        <w:rPr>
          <w:rStyle w:val="apple-converted-space"/>
          <w:rFonts w:ascii="Trebuchet MS" w:hAnsi="Trebuchet MS"/>
          <w:color w:val="000000"/>
          <w:sz w:val="20"/>
          <w:szCs w:val="20"/>
          <w:shd w:val="clear" w:color="auto" w:fill="FFFFFF"/>
        </w:rPr>
        <w:t> </w:t>
      </w:r>
      <w:r>
        <w:rPr>
          <w:rFonts w:ascii="Trebuchet MS" w:hAnsi="Trebuchet MS"/>
          <w:color w:val="000000"/>
          <w:sz w:val="20"/>
          <w:szCs w:val="20"/>
          <w:shd w:val="clear" w:color="auto" w:fill="FFFFFF"/>
        </w:rPr>
        <w:t>through</w:t>
      </w:r>
      <w:r>
        <w:rPr>
          <w:rStyle w:val="apple-converted-space"/>
          <w:rFonts w:ascii="Trebuchet MS" w:hAnsi="Trebuchet MS"/>
          <w:color w:val="000000"/>
          <w:sz w:val="20"/>
          <w:szCs w:val="20"/>
          <w:shd w:val="clear" w:color="auto" w:fill="FFFFFF"/>
        </w:rPr>
        <w:t> </w:t>
      </w:r>
      <w:r>
        <w:rPr>
          <w:rFonts w:ascii="Trebuchet MS" w:hAnsi="Trebuchet MS"/>
          <w:i/>
          <w:iCs/>
          <w:color w:val="000000"/>
          <w:sz w:val="20"/>
          <w:szCs w:val="20"/>
          <w:shd w:val="clear" w:color="auto" w:fill="FFFFFF"/>
        </w:rPr>
        <w:t>local7</w:t>
      </w:r>
      <w:r>
        <w:rPr>
          <w:rFonts w:ascii="Trebuchet MS" w:hAnsi="Trebuchet MS"/>
          <w:color w:val="000000"/>
          <w:sz w:val="20"/>
          <w:szCs w:val="20"/>
          <w:shd w:val="clear" w:color="auto" w:fill="FFFFFF"/>
        </w:rPr>
        <w:t>.  The keyword security should not be used anymore and mark is only for internal use and therefore should not be used in applications.</w:t>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shd w:val="clear" w:color="auto" w:fill="FFFFFF"/>
        </w:rPr>
        <w:t>Anyway, you may want to specify and redirect these messages here.  The facility specifies the subsystem that produced the message, i.e. all mail programs log with the mail facility (LOG_MAIL) if they log using syslog.</w:t>
      </w:r>
      <w:r>
        <w:rPr>
          <w:rFonts w:ascii="Trebuchet MS" w:hAnsi="Trebuchet MS"/>
          <w:color w:val="000000"/>
          <w:sz w:val="20"/>
          <w:szCs w:val="20"/>
        </w:rPr>
        <w:br/>
      </w:r>
      <w:r>
        <w:rPr>
          <w:rFonts w:ascii="Trebuchet MS" w:hAnsi="Trebuchet MS"/>
          <w:color w:val="000000"/>
          <w:sz w:val="20"/>
          <w:szCs w:val="20"/>
        </w:rPr>
        <w:br/>
      </w:r>
    </w:p>
    <w:p w:rsidR="00631BB0" w:rsidRDefault="00631BB0" w:rsidP="00631BB0">
      <w:pPr>
        <w:pStyle w:val="Heading3"/>
        <w:shd w:val="clear" w:color="auto" w:fill="FFFFFF"/>
        <w:spacing w:before="225" w:after="105"/>
        <w:rPr>
          <w:rFonts w:ascii="Calibri" w:hAnsi="Calibri" w:cs="Calibri"/>
          <w:color w:val="000000"/>
          <w:sz w:val="33"/>
          <w:szCs w:val="33"/>
        </w:rPr>
      </w:pPr>
      <w:r>
        <w:rPr>
          <w:rFonts w:ascii="Calibri" w:hAnsi="Calibri" w:cs="Calibri"/>
          <w:color w:val="000000"/>
          <w:sz w:val="33"/>
          <w:szCs w:val="33"/>
        </w:rPr>
        <w:t>Facility Number</w:t>
      </w:r>
    </w:p>
    <w:tbl>
      <w:tblPr>
        <w:tblW w:w="9675" w:type="dxa"/>
        <w:jc w:val="center"/>
        <w:tblCellMar>
          <w:left w:w="0" w:type="dxa"/>
          <w:right w:w="0" w:type="dxa"/>
        </w:tblCellMar>
        <w:tblLook w:val="04A0" w:firstRow="1" w:lastRow="0" w:firstColumn="1" w:lastColumn="0" w:noHBand="0" w:noVBand="1"/>
      </w:tblPr>
      <w:tblGrid>
        <w:gridCol w:w="1883"/>
        <w:gridCol w:w="2243"/>
        <w:gridCol w:w="5549"/>
      </w:tblGrid>
      <w:tr w:rsidR="00631BB0" w:rsidTr="00631BB0">
        <w:trPr>
          <w:trHeight w:val="403"/>
          <w:jc w:val="center"/>
        </w:trPr>
        <w:tc>
          <w:tcPr>
            <w:tcW w:w="1435" w:type="dxa"/>
            <w:tcBorders>
              <w:top w:val="single" w:sz="8" w:space="0" w:color="5B9BD5"/>
              <w:left w:val="single" w:sz="8" w:space="0" w:color="5B9BD5"/>
              <w:bottom w:val="single" w:sz="8" w:space="0" w:color="5B9BD5"/>
              <w:right w:val="single" w:sz="8" w:space="0" w:color="5B9BD5"/>
            </w:tcBorders>
            <w:shd w:val="clear" w:color="auto" w:fill="5B9BD5"/>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b/>
                <w:bCs/>
                <w:color w:val="FFFFFF"/>
              </w:rPr>
              <w:t>Keyword</w:t>
            </w:r>
          </w:p>
        </w:tc>
        <w:tc>
          <w:tcPr>
            <w:tcW w:w="1710" w:type="dxa"/>
            <w:tcBorders>
              <w:top w:val="single" w:sz="8" w:space="0" w:color="5B9BD5"/>
              <w:left w:val="nil"/>
              <w:bottom w:val="single" w:sz="8" w:space="0" w:color="5B9BD5"/>
              <w:right w:val="nil"/>
            </w:tcBorders>
            <w:shd w:val="clear" w:color="auto" w:fill="5B9BD5"/>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b/>
                <w:bCs/>
                <w:color w:val="FFFFFF"/>
              </w:rPr>
              <w:t>Facility</w:t>
            </w:r>
          </w:p>
        </w:tc>
        <w:tc>
          <w:tcPr>
            <w:tcW w:w="4230" w:type="dxa"/>
            <w:tcBorders>
              <w:top w:val="single" w:sz="8" w:space="0" w:color="5B9BD5"/>
              <w:left w:val="single" w:sz="8" w:space="0" w:color="5B9BD5"/>
              <w:bottom w:val="single" w:sz="8" w:space="0" w:color="5B9BD5"/>
              <w:right w:val="single" w:sz="8" w:space="0" w:color="5B9BD5"/>
            </w:tcBorders>
            <w:shd w:val="clear" w:color="auto" w:fill="5B9BD5"/>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b/>
                <w:bCs/>
                <w:color w:val="FFFFFF"/>
              </w:rPr>
              <w:t>Description</w:t>
            </w: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t>0</w:t>
            </w:r>
          </w:p>
        </w:tc>
        <w:tc>
          <w:tcPr>
            <w:tcW w:w="171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kern</w:t>
            </w:r>
          </w:p>
        </w:tc>
        <w:tc>
          <w:tcPr>
            <w:tcW w:w="423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kernel messages</w:t>
            </w: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lastRenderedPageBreak/>
              <w:t>1</w:t>
            </w:r>
          </w:p>
        </w:tc>
        <w:tc>
          <w:tcPr>
            <w:tcW w:w="171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user</w:t>
            </w:r>
          </w:p>
        </w:tc>
        <w:tc>
          <w:tcPr>
            <w:tcW w:w="423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user level messages</w:t>
            </w: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t>2</w:t>
            </w:r>
          </w:p>
        </w:tc>
        <w:tc>
          <w:tcPr>
            <w:tcW w:w="171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mail</w:t>
            </w:r>
          </w:p>
        </w:tc>
        <w:tc>
          <w:tcPr>
            <w:tcW w:w="423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mail system</w:t>
            </w: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t>3</w:t>
            </w:r>
          </w:p>
        </w:tc>
        <w:tc>
          <w:tcPr>
            <w:tcW w:w="171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daemon</w:t>
            </w:r>
          </w:p>
        </w:tc>
        <w:tc>
          <w:tcPr>
            <w:tcW w:w="423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system daemons</w:t>
            </w: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t>4</w:t>
            </w:r>
          </w:p>
        </w:tc>
        <w:tc>
          <w:tcPr>
            <w:tcW w:w="171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auth</w:t>
            </w:r>
          </w:p>
        </w:tc>
        <w:tc>
          <w:tcPr>
            <w:tcW w:w="423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security/authorization messages</w:t>
            </w: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t>5</w:t>
            </w:r>
          </w:p>
        </w:tc>
        <w:tc>
          <w:tcPr>
            <w:tcW w:w="171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syslog</w:t>
            </w:r>
          </w:p>
        </w:tc>
        <w:tc>
          <w:tcPr>
            <w:tcW w:w="423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messages generated internally by syslogd</w:t>
            </w: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t>6</w:t>
            </w:r>
          </w:p>
        </w:tc>
        <w:tc>
          <w:tcPr>
            <w:tcW w:w="171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lpr</w:t>
            </w:r>
          </w:p>
        </w:tc>
        <w:tc>
          <w:tcPr>
            <w:tcW w:w="423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line printer subsystem</w:t>
            </w: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t>7</w:t>
            </w:r>
          </w:p>
        </w:tc>
        <w:tc>
          <w:tcPr>
            <w:tcW w:w="171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news</w:t>
            </w:r>
          </w:p>
        </w:tc>
        <w:tc>
          <w:tcPr>
            <w:tcW w:w="423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network news subsystem</w:t>
            </w: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t>8</w:t>
            </w:r>
          </w:p>
        </w:tc>
        <w:tc>
          <w:tcPr>
            <w:tcW w:w="171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uucp</w:t>
            </w:r>
          </w:p>
        </w:tc>
        <w:tc>
          <w:tcPr>
            <w:tcW w:w="423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UUCP subsystem</w:t>
            </w: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t>9</w:t>
            </w:r>
          </w:p>
        </w:tc>
        <w:tc>
          <w:tcPr>
            <w:tcW w:w="171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clock daemon</w:t>
            </w:r>
          </w:p>
        </w:tc>
        <w:tc>
          <w:tcPr>
            <w:tcW w:w="423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t>10</w:t>
            </w:r>
          </w:p>
        </w:tc>
        <w:tc>
          <w:tcPr>
            <w:tcW w:w="171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authpriv</w:t>
            </w:r>
          </w:p>
        </w:tc>
        <w:tc>
          <w:tcPr>
            <w:tcW w:w="423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security/authorization messages</w:t>
            </w: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t>11</w:t>
            </w:r>
          </w:p>
        </w:tc>
        <w:tc>
          <w:tcPr>
            <w:tcW w:w="171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ftp</w:t>
            </w:r>
          </w:p>
        </w:tc>
        <w:tc>
          <w:tcPr>
            <w:tcW w:w="423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FTP daemon</w:t>
            </w: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t>12</w:t>
            </w:r>
          </w:p>
        </w:tc>
        <w:tc>
          <w:tcPr>
            <w:tcW w:w="171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w:t>
            </w:r>
          </w:p>
        </w:tc>
        <w:tc>
          <w:tcPr>
            <w:tcW w:w="423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NTP susbsystem</w:t>
            </w: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t>13</w:t>
            </w:r>
          </w:p>
        </w:tc>
        <w:tc>
          <w:tcPr>
            <w:tcW w:w="171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w:t>
            </w:r>
          </w:p>
        </w:tc>
        <w:tc>
          <w:tcPr>
            <w:tcW w:w="423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log audit</w:t>
            </w: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t>14</w:t>
            </w:r>
          </w:p>
        </w:tc>
        <w:tc>
          <w:tcPr>
            <w:tcW w:w="171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w:t>
            </w:r>
          </w:p>
        </w:tc>
        <w:tc>
          <w:tcPr>
            <w:tcW w:w="423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log alert</w:t>
            </w: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t>15</w:t>
            </w:r>
          </w:p>
        </w:tc>
        <w:tc>
          <w:tcPr>
            <w:tcW w:w="171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cron</w:t>
            </w:r>
          </w:p>
        </w:tc>
        <w:tc>
          <w:tcPr>
            <w:tcW w:w="423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clock daemon</w:t>
            </w: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t>16</w:t>
            </w:r>
          </w:p>
        </w:tc>
        <w:tc>
          <w:tcPr>
            <w:tcW w:w="171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local0</w:t>
            </w:r>
          </w:p>
        </w:tc>
        <w:tc>
          <w:tcPr>
            <w:tcW w:w="423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local use 0 (local0)</w:t>
            </w: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t>17</w:t>
            </w:r>
          </w:p>
        </w:tc>
        <w:tc>
          <w:tcPr>
            <w:tcW w:w="171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local1</w:t>
            </w:r>
          </w:p>
        </w:tc>
        <w:tc>
          <w:tcPr>
            <w:tcW w:w="423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local use 1 (local1)</w:t>
            </w: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t>18</w:t>
            </w:r>
          </w:p>
        </w:tc>
        <w:tc>
          <w:tcPr>
            <w:tcW w:w="171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local2</w:t>
            </w:r>
          </w:p>
        </w:tc>
        <w:tc>
          <w:tcPr>
            <w:tcW w:w="423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local use 2 (local2)</w:t>
            </w: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t>19</w:t>
            </w:r>
          </w:p>
        </w:tc>
        <w:tc>
          <w:tcPr>
            <w:tcW w:w="171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local3</w:t>
            </w:r>
          </w:p>
        </w:tc>
        <w:tc>
          <w:tcPr>
            <w:tcW w:w="423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local use 3 (local3)</w:t>
            </w: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t>20</w:t>
            </w:r>
          </w:p>
        </w:tc>
        <w:tc>
          <w:tcPr>
            <w:tcW w:w="171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local4</w:t>
            </w:r>
          </w:p>
        </w:tc>
        <w:tc>
          <w:tcPr>
            <w:tcW w:w="423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local use 4 (local4)</w:t>
            </w: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lastRenderedPageBreak/>
              <w:t>21</w:t>
            </w:r>
          </w:p>
        </w:tc>
        <w:tc>
          <w:tcPr>
            <w:tcW w:w="171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local5</w:t>
            </w:r>
          </w:p>
        </w:tc>
        <w:tc>
          <w:tcPr>
            <w:tcW w:w="423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local use 5 (local5)</w:t>
            </w: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t>22</w:t>
            </w:r>
          </w:p>
        </w:tc>
        <w:tc>
          <w:tcPr>
            <w:tcW w:w="171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local6</w:t>
            </w:r>
          </w:p>
        </w:tc>
        <w:tc>
          <w:tcPr>
            <w:tcW w:w="4230" w:type="dxa"/>
            <w:tcBorders>
              <w:top w:val="nil"/>
              <w:left w:val="nil"/>
              <w:bottom w:val="single" w:sz="8" w:space="0" w:color="9CC2E5"/>
              <w:right w:val="single" w:sz="8" w:space="0" w:color="9CC2E5"/>
            </w:tcBorders>
            <w:shd w:val="clear" w:color="auto" w:fill="DEEAF6"/>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local use 6 (local6)</w:t>
            </w:r>
          </w:p>
        </w:tc>
      </w:tr>
      <w:tr w:rsidR="00631BB0" w:rsidTr="00631BB0">
        <w:trPr>
          <w:trHeight w:val="403"/>
          <w:jc w:val="center"/>
        </w:trPr>
        <w:tc>
          <w:tcPr>
            <w:tcW w:w="1435" w:type="dxa"/>
            <w:tcBorders>
              <w:top w:val="single" w:sz="8" w:space="0" w:color="9CC2E5"/>
              <w:left w:val="single" w:sz="8" w:space="0" w:color="9CC2E5"/>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b/>
                <w:bCs/>
              </w:rPr>
              <w:t>23</w:t>
            </w:r>
          </w:p>
        </w:tc>
        <w:tc>
          <w:tcPr>
            <w:tcW w:w="171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local7</w:t>
            </w:r>
          </w:p>
        </w:tc>
        <w:tc>
          <w:tcPr>
            <w:tcW w:w="4230" w:type="dxa"/>
            <w:tcBorders>
              <w:top w:val="nil"/>
              <w:left w:val="nil"/>
              <w:bottom w:val="single" w:sz="8" w:space="0" w:color="9CC2E5"/>
              <w:right w:val="single" w:sz="8" w:space="0" w:color="9CC2E5"/>
            </w:tcBorders>
            <w:tcMar>
              <w:top w:w="0" w:type="dxa"/>
              <w:left w:w="108" w:type="dxa"/>
              <w:bottom w:w="0" w:type="dxa"/>
              <w:right w:w="108" w:type="dxa"/>
            </w:tcMar>
            <w:vAlign w:val="center"/>
            <w:hideMark/>
          </w:tcPr>
          <w:p w:rsidR="00631BB0" w:rsidRDefault="00631BB0">
            <w:pPr>
              <w:spacing w:after="300" w:line="304" w:lineRule="atLeast"/>
              <w:jc w:val="center"/>
              <w:rPr>
                <w:sz w:val="24"/>
                <w:szCs w:val="24"/>
              </w:rPr>
            </w:pPr>
            <w:r>
              <w:rPr>
                <w:rFonts w:ascii="Candara" w:hAnsi="Candara"/>
              </w:rPr>
              <w:t>local use 7 (local7)</w:t>
            </w:r>
          </w:p>
        </w:tc>
      </w:tr>
    </w:tbl>
    <w:p w:rsidR="00631BB0" w:rsidRDefault="00631BB0" w:rsidP="00631BB0">
      <w:pPr>
        <w:pStyle w:val="Heading3"/>
        <w:shd w:val="clear" w:color="auto" w:fill="FFFFFF"/>
        <w:spacing w:before="225" w:after="105"/>
        <w:rPr>
          <w:rFonts w:ascii="Calibri" w:hAnsi="Calibri" w:cs="Calibri"/>
          <w:color w:val="000000"/>
          <w:sz w:val="33"/>
          <w:szCs w:val="33"/>
        </w:rPr>
      </w:pPr>
      <w:r>
        <w:rPr>
          <w:rFonts w:ascii="Calibri" w:hAnsi="Calibri" w:cs="Calibri"/>
          <w:color w:val="000000"/>
          <w:sz w:val="33"/>
          <w:szCs w:val="33"/>
        </w:rPr>
        <w:t>Severity Levels</w:t>
      </w:r>
    </w:p>
    <w:p w:rsidR="00631BB0" w:rsidRDefault="00631BB0" w:rsidP="00631BB0">
      <w:pPr>
        <w:rPr>
          <w:rFonts w:ascii="Times New Roman" w:hAnsi="Times New Roman" w:cs="Times New Roman"/>
          <w:sz w:val="24"/>
          <w:szCs w:val="24"/>
        </w:rPr>
      </w:pPr>
      <w:r>
        <w:rPr>
          <w:rFonts w:ascii="Trebuchet MS" w:hAnsi="Trebuchet MS"/>
          <w:color w:val="000000"/>
          <w:sz w:val="20"/>
          <w:szCs w:val="20"/>
          <w:shd w:val="clear" w:color="auto" w:fill="FFFFFF"/>
        </w:rPr>
        <w:t>The priority is one of the following keywords, in ascending order:</w:t>
      </w:r>
      <w:r>
        <w:rPr>
          <w:rStyle w:val="apple-converted-space"/>
          <w:rFonts w:ascii="Trebuchet MS" w:hAnsi="Trebuchet MS"/>
          <w:color w:val="000000"/>
          <w:sz w:val="20"/>
          <w:szCs w:val="20"/>
          <w:shd w:val="clear" w:color="auto" w:fill="FFFFFF"/>
        </w:rPr>
        <w:t> </w:t>
      </w:r>
      <w:r>
        <w:rPr>
          <w:rFonts w:ascii="Trebuchet MS" w:hAnsi="Trebuchet MS"/>
          <w:i/>
          <w:iCs/>
          <w:color w:val="000000"/>
          <w:sz w:val="20"/>
          <w:szCs w:val="20"/>
          <w:shd w:val="clear" w:color="auto" w:fill="FFFFFF"/>
        </w:rPr>
        <w:t>debug, info, notice, warning, warn (same as warning), err, error (same as err), crit, alert, emerg, panic (same as emerg)</w:t>
      </w:r>
      <w:r>
        <w:rPr>
          <w:rFonts w:ascii="Trebuchet MS" w:hAnsi="Trebuchet MS"/>
          <w:color w:val="000000"/>
          <w:sz w:val="20"/>
          <w:szCs w:val="20"/>
          <w:shd w:val="clear" w:color="auto" w:fill="FFFFFF"/>
        </w:rPr>
        <w:t>.  The keywords error, warn and panic are deprecated and should not be used anymore. The priority defines the severity of the message</w:t>
      </w:r>
    </w:p>
    <w:tbl>
      <w:tblPr>
        <w:tblW w:w="9675" w:type="dxa"/>
        <w:shd w:val="clear" w:color="auto" w:fill="FFFFFF"/>
        <w:tblCellMar>
          <w:left w:w="0" w:type="dxa"/>
          <w:right w:w="0" w:type="dxa"/>
        </w:tblCellMar>
        <w:tblLook w:val="04A0" w:firstRow="1" w:lastRow="0" w:firstColumn="1" w:lastColumn="0" w:noHBand="0" w:noVBand="1"/>
      </w:tblPr>
      <w:tblGrid>
        <w:gridCol w:w="2088"/>
        <w:gridCol w:w="7587"/>
      </w:tblGrid>
      <w:tr w:rsidR="00631BB0" w:rsidTr="00631BB0">
        <w:tc>
          <w:tcPr>
            <w:tcW w:w="1345" w:type="dxa"/>
            <w:tcBorders>
              <w:top w:val="single" w:sz="8" w:space="0" w:color="4472C4"/>
              <w:left w:val="single" w:sz="8" w:space="0" w:color="4472C4"/>
              <w:bottom w:val="single" w:sz="8" w:space="0" w:color="4472C4"/>
              <w:right w:val="single" w:sz="8" w:space="0" w:color="4472C4"/>
            </w:tcBorders>
            <w:shd w:val="clear" w:color="auto" w:fill="4472C4"/>
            <w:tcMar>
              <w:top w:w="0" w:type="dxa"/>
              <w:left w:w="108" w:type="dxa"/>
              <w:bottom w:w="0" w:type="dxa"/>
              <w:right w:w="108" w:type="dxa"/>
            </w:tcMar>
            <w:vAlign w:val="center"/>
            <w:hideMark/>
          </w:tcPr>
          <w:p w:rsidR="00631BB0" w:rsidRDefault="00631BB0">
            <w:pPr>
              <w:spacing w:after="300" w:line="304" w:lineRule="atLeast"/>
              <w:jc w:val="center"/>
              <w:rPr>
                <w:rFonts w:ascii="Trebuchet MS" w:hAnsi="Trebuchet MS"/>
                <w:color w:val="000000"/>
                <w:sz w:val="20"/>
                <w:szCs w:val="20"/>
              </w:rPr>
            </w:pPr>
            <w:r>
              <w:rPr>
                <w:rFonts w:ascii="Candara" w:hAnsi="Candara"/>
                <w:b/>
                <w:bCs/>
                <w:color w:val="FFFFFF"/>
                <w:sz w:val="20"/>
                <w:szCs w:val="20"/>
              </w:rPr>
              <w:t>Integer</w:t>
            </w:r>
          </w:p>
        </w:tc>
        <w:tc>
          <w:tcPr>
            <w:tcW w:w="4888" w:type="dxa"/>
            <w:tcBorders>
              <w:top w:val="single" w:sz="8" w:space="0" w:color="4472C4"/>
              <w:left w:val="single" w:sz="8" w:space="0" w:color="4472C4"/>
              <w:bottom w:val="single" w:sz="8" w:space="0" w:color="4472C4"/>
              <w:right w:val="single" w:sz="8" w:space="0" w:color="4472C4"/>
            </w:tcBorders>
            <w:shd w:val="clear" w:color="auto" w:fill="4472C4"/>
            <w:tcMar>
              <w:top w:w="0" w:type="dxa"/>
              <w:left w:w="108" w:type="dxa"/>
              <w:bottom w:w="0" w:type="dxa"/>
              <w:right w:w="108" w:type="dxa"/>
            </w:tcMar>
            <w:vAlign w:val="center"/>
            <w:hideMark/>
          </w:tcPr>
          <w:p w:rsidR="00631BB0" w:rsidRDefault="00631BB0">
            <w:pPr>
              <w:spacing w:after="300" w:line="304" w:lineRule="atLeast"/>
              <w:jc w:val="center"/>
              <w:rPr>
                <w:rFonts w:ascii="Trebuchet MS" w:hAnsi="Trebuchet MS"/>
                <w:color w:val="000000"/>
                <w:sz w:val="20"/>
                <w:szCs w:val="20"/>
              </w:rPr>
            </w:pPr>
            <w:r>
              <w:rPr>
                <w:rFonts w:ascii="Candara" w:hAnsi="Candara"/>
                <w:b/>
                <w:bCs/>
                <w:color w:val="FFFFFF"/>
                <w:sz w:val="20"/>
                <w:szCs w:val="20"/>
              </w:rPr>
              <w:t>Facility</w:t>
            </w:r>
          </w:p>
        </w:tc>
      </w:tr>
      <w:tr w:rsidR="00631BB0" w:rsidTr="00631BB0">
        <w:tc>
          <w:tcPr>
            <w:tcW w:w="1345" w:type="dxa"/>
            <w:tcBorders>
              <w:top w:val="single" w:sz="8" w:space="0" w:color="8EAADB"/>
              <w:left w:val="single" w:sz="8" w:space="0" w:color="8EAADB"/>
              <w:bottom w:val="single" w:sz="8" w:space="0" w:color="8EAADB"/>
              <w:right w:val="single" w:sz="8" w:space="0" w:color="8EAADB"/>
            </w:tcBorders>
            <w:shd w:val="clear" w:color="auto" w:fill="D9E2F3"/>
            <w:tcMar>
              <w:top w:w="0" w:type="dxa"/>
              <w:left w:w="108" w:type="dxa"/>
              <w:bottom w:w="0" w:type="dxa"/>
              <w:right w:w="108" w:type="dxa"/>
            </w:tcMar>
            <w:vAlign w:val="center"/>
            <w:hideMark/>
          </w:tcPr>
          <w:p w:rsidR="00631BB0" w:rsidRDefault="00631BB0">
            <w:pPr>
              <w:spacing w:after="300" w:line="304" w:lineRule="atLeast"/>
              <w:jc w:val="center"/>
              <w:rPr>
                <w:rFonts w:ascii="Trebuchet MS" w:hAnsi="Trebuchet MS"/>
                <w:color w:val="000000"/>
                <w:sz w:val="20"/>
                <w:szCs w:val="20"/>
              </w:rPr>
            </w:pPr>
            <w:r>
              <w:rPr>
                <w:rFonts w:ascii="Candara" w:hAnsi="Candara"/>
                <w:b/>
                <w:bCs/>
                <w:color w:val="000000"/>
                <w:sz w:val="20"/>
                <w:szCs w:val="20"/>
              </w:rPr>
              <w:t>0</w:t>
            </w:r>
          </w:p>
        </w:tc>
        <w:tc>
          <w:tcPr>
            <w:tcW w:w="4888"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vAlign w:val="center"/>
            <w:hideMark/>
          </w:tcPr>
          <w:p w:rsidR="00631BB0" w:rsidRDefault="00631BB0">
            <w:pPr>
              <w:spacing w:after="300" w:line="304" w:lineRule="atLeast"/>
              <w:jc w:val="center"/>
              <w:rPr>
                <w:rFonts w:ascii="Trebuchet MS" w:hAnsi="Trebuchet MS"/>
                <w:color w:val="000000"/>
                <w:sz w:val="20"/>
                <w:szCs w:val="20"/>
              </w:rPr>
            </w:pPr>
            <w:r>
              <w:rPr>
                <w:rFonts w:ascii="Candara" w:hAnsi="Candara"/>
                <w:color w:val="000000"/>
                <w:sz w:val="20"/>
                <w:szCs w:val="20"/>
              </w:rPr>
              <w:t>Emergency: System is unusable</w:t>
            </w:r>
          </w:p>
        </w:tc>
      </w:tr>
      <w:tr w:rsidR="00631BB0" w:rsidTr="00631BB0">
        <w:tc>
          <w:tcPr>
            <w:tcW w:w="1345" w:type="dxa"/>
            <w:tcBorders>
              <w:top w:val="single" w:sz="8" w:space="0" w:color="8EAADB"/>
              <w:left w:val="single" w:sz="8" w:space="0" w:color="8EAADB"/>
              <w:bottom w:val="single" w:sz="8" w:space="0" w:color="8EAADB"/>
              <w:right w:val="single" w:sz="8" w:space="0" w:color="8EAADB"/>
            </w:tcBorders>
            <w:shd w:val="clear" w:color="auto" w:fill="FFFFFF"/>
            <w:tcMar>
              <w:top w:w="0" w:type="dxa"/>
              <w:left w:w="108" w:type="dxa"/>
              <w:bottom w:w="0" w:type="dxa"/>
              <w:right w:w="108" w:type="dxa"/>
            </w:tcMar>
            <w:vAlign w:val="center"/>
            <w:hideMark/>
          </w:tcPr>
          <w:p w:rsidR="00631BB0" w:rsidRDefault="00631BB0">
            <w:pPr>
              <w:spacing w:after="300" w:line="304" w:lineRule="atLeast"/>
              <w:jc w:val="center"/>
              <w:rPr>
                <w:rFonts w:ascii="Trebuchet MS" w:hAnsi="Trebuchet MS"/>
                <w:color w:val="000000"/>
                <w:sz w:val="20"/>
                <w:szCs w:val="20"/>
              </w:rPr>
            </w:pPr>
            <w:r>
              <w:rPr>
                <w:rFonts w:ascii="Candara" w:hAnsi="Candara"/>
                <w:b/>
                <w:bCs/>
                <w:color w:val="000000"/>
                <w:sz w:val="20"/>
                <w:szCs w:val="20"/>
              </w:rPr>
              <w:t>1</w:t>
            </w:r>
          </w:p>
        </w:tc>
        <w:tc>
          <w:tcPr>
            <w:tcW w:w="4888" w:type="dxa"/>
            <w:tcBorders>
              <w:top w:val="nil"/>
              <w:left w:val="nil"/>
              <w:bottom w:val="single" w:sz="8" w:space="0" w:color="8EAADB"/>
              <w:right w:val="single" w:sz="8" w:space="0" w:color="8EAADB"/>
            </w:tcBorders>
            <w:shd w:val="clear" w:color="auto" w:fill="FFFFFF"/>
            <w:tcMar>
              <w:top w:w="0" w:type="dxa"/>
              <w:left w:w="108" w:type="dxa"/>
              <w:bottom w:w="0" w:type="dxa"/>
              <w:right w:w="108" w:type="dxa"/>
            </w:tcMar>
            <w:vAlign w:val="center"/>
            <w:hideMark/>
          </w:tcPr>
          <w:p w:rsidR="00631BB0" w:rsidRDefault="00631BB0">
            <w:pPr>
              <w:spacing w:after="300" w:line="304" w:lineRule="atLeast"/>
              <w:jc w:val="center"/>
              <w:rPr>
                <w:rFonts w:ascii="Trebuchet MS" w:hAnsi="Trebuchet MS"/>
                <w:color w:val="000000"/>
                <w:sz w:val="20"/>
                <w:szCs w:val="20"/>
              </w:rPr>
            </w:pPr>
            <w:r>
              <w:rPr>
                <w:rFonts w:ascii="Candara" w:hAnsi="Candara"/>
                <w:color w:val="000000"/>
                <w:sz w:val="20"/>
                <w:szCs w:val="20"/>
              </w:rPr>
              <w:t>Alert: Action must be taken immediately</w:t>
            </w:r>
          </w:p>
        </w:tc>
      </w:tr>
      <w:tr w:rsidR="00631BB0" w:rsidTr="00631BB0">
        <w:tc>
          <w:tcPr>
            <w:tcW w:w="1345" w:type="dxa"/>
            <w:tcBorders>
              <w:top w:val="single" w:sz="8" w:space="0" w:color="8EAADB"/>
              <w:left w:val="single" w:sz="8" w:space="0" w:color="8EAADB"/>
              <w:bottom w:val="single" w:sz="8" w:space="0" w:color="8EAADB"/>
              <w:right w:val="single" w:sz="8" w:space="0" w:color="8EAADB"/>
            </w:tcBorders>
            <w:shd w:val="clear" w:color="auto" w:fill="D9E2F3"/>
            <w:tcMar>
              <w:top w:w="0" w:type="dxa"/>
              <w:left w:w="108" w:type="dxa"/>
              <w:bottom w:w="0" w:type="dxa"/>
              <w:right w:w="108" w:type="dxa"/>
            </w:tcMar>
            <w:vAlign w:val="center"/>
            <w:hideMark/>
          </w:tcPr>
          <w:p w:rsidR="00631BB0" w:rsidRDefault="00631BB0">
            <w:pPr>
              <w:spacing w:after="300" w:line="304" w:lineRule="atLeast"/>
              <w:jc w:val="center"/>
              <w:rPr>
                <w:rFonts w:ascii="Trebuchet MS" w:hAnsi="Trebuchet MS"/>
                <w:color w:val="000000"/>
                <w:sz w:val="20"/>
                <w:szCs w:val="20"/>
              </w:rPr>
            </w:pPr>
            <w:r>
              <w:rPr>
                <w:rFonts w:ascii="Candara" w:hAnsi="Candara"/>
                <w:b/>
                <w:bCs/>
                <w:color w:val="000000"/>
                <w:sz w:val="20"/>
                <w:szCs w:val="20"/>
              </w:rPr>
              <w:t>2</w:t>
            </w:r>
          </w:p>
        </w:tc>
        <w:tc>
          <w:tcPr>
            <w:tcW w:w="4888"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vAlign w:val="center"/>
            <w:hideMark/>
          </w:tcPr>
          <w:p w:rsidR="00631BB0" w:rsidRDefault="00631BB0">
            <w:pPr>
              <w:spacing w:after="300" w:line="304" w:lineRule="atLeast"/>
              <w:jc w:val="center"/>
              <w:rPr>
                <w:rFonts w:ascii="Trebuchet MS" w:hAnsi="Trebuchet MS"/>
                <w:color w:val="000000"/>
                <w:sz w:val="20"/>
                <w:szCs w:val="20"/>
              </w:rPr>
            </w:pPr>
            <w:r>
              <w:rPr>
                <w:rFonts w:ascii="Candara" w:hAnsi="Candara"/>
                <w:color w:val="000000"/>
                <w:sz w:val="20"/>
                <w:szCs w:val="20"/>
              </w:rPr>
              <w:t>Critical: critical conditions</w:t>
            </w:r>
          </w:p>
        </w:tc>
      </w:tr>
      <w:tr w:rsidR="00631BB0" w:rsidTr="00631BB0">
        <w:tc>
          <w:tcPr>
            <w:tcW w:w="1345" w:type="dxa"/>
            <w:tcBorders>
              <w:top w:val="single" w:sz="8" w:space="0" w:color="8EAADB"/>
              <w:left w:val="single" w:sz="8" w:space="0" w:color="8EAADB"/>
              <w:bottom w:val="single" w:sz="8" w:space="0" w:color="8EAADB"/>
              <w:right w:val="single" w:sz="8" w:space="0" w:color="8EAADB"/>
            </w:tcBorders>
            <w:shd w:val="clear" w:color="auto" w:fill="FFFFFF"/>
            <w:tcMar>
              <w:top w:w="0" w:type="dxa"/>
              <w:left w:w="108" w:type="dxa"/>
              <w:bottom w:w="0" w:type="dxa"/>
              <w:right w:w="108" w:type="dxa"/>
            </w:tcMar>
            <w:vAlign w:val="center"/>
            <w:hideMark/>
          </w:tcPr>
          <w:p w:rsidR="00631BB0" w:rsidRDefault="00631BB0">
            <w:pPr>
              <w:spacing w:after="300" w:line="304" w:lineRule="atLeast"/>
              <w:jc w:val="center"/>
              <w:rPr>
                <w:rFonts w:ascii="Trebuchet MS" w:hAnsi="Trebuchet MS"/>
                <w:color w:val="000000"/>
                <w:sz w:val="20"/>
                <w:szCs w:val="20"/>
              </w:rPr>
            </w:pPr>
            <w:r>
              <w:rPr>
                <w:rFonts w:ascii="Candara" w:hAnsi="Candara"/>
                <w:b/>
                <w:bCs/>
                <w:color w:val="000000"/>
                <w:sz w:val="20"/>
                <w:szCs w:val="20"/>
              </w:rPr>
              <w:t>3</w:t>
            </w:r>
          </w:p>
        </w:tc>
        <w:tc>
          <w:tcPr>
            <w:tcW w:w="4888" w:type="dxa"/>
            <w:tcBorders>
              <w:top w:val="nil"/>
              <w:left w:val="nil"/>
              <w:bottom w:val="single" w:sz="8" w:space="0" w:color="8EAADB"/>
              <w:right w:val="single" w:sz="8" w:space="0" w:color="8EAADB"/>
            </w:tcBorders>
            <w:shd w:val="clear" w:color="auto" w:fill="FFFFFF"/>
            <w:tcMar>
              <w:top w:w="0" w:type="dxa"/>
              <w:left w:w="108" w:type="dxa"/>
              <w:bottom w:w="0" w:type="dxa"/>
              <w:right w:w="108" w:type="dxa"/>
            </w:tcMar>
            <w:vAlign w:val="center"/>
            <w:hideMark/>
          </w:tcPr>
          <w:p w:rsidR="00631BB0" w:rsidRDefault="00631BB0">
            <w:pPr>
              <w:spacing w:after="300" w:line="304" w:lineRule="atLeast"/>
              <w:jc w:val="center"/>
              <w:rPr>
                <w:rFonts w:ascii="Trebuchet MS" w:hAnsi="Trebuchet MS"/>
                <w:color w:val="000000"/>
                <w:sz w:val="20"/>
                <w:szCs w:val="20"/>
              </w:rPr>
            </w:pPr>
            <w:r>
              <w:rPr>
                <w:rFonts w:ascii="Candara" w:hAnsi="Candara"/>
                <w:color w:val="000000"/>
                <w:sz w:val="20"/>
                <w:szCs w:val="20"/>
              </w:rPr>
              <w:t>Error: Error conditions</w:t>
            </w:r>
          </w:p>
        </w:tc>
      </w:tr>
      <w:tr w:rsidR="00631BB0" w:rsidTr="00631BB0">
        <w:tc>
          <w:tcPr>
            <w:tcW w:w="1345" w:type="dxa"/>
            <w:tcBorders>
              <w:top w:val="single" w:sz="8" w:space="0" w:color="8EAADB"/>
              <w:left w:val="single" w:sz="8" w:space="0" w:color="8EAADB"/>
              <w:bottom w:val="single" w:sz="8" w:space="0" w:color="8EAADB"/>
              <w:right w:val="single" w:sz="8" w:space="0" w:color="8EAADB"/>
            </w:tcBorders>
            <w:shd w:val="clear" w:color="auto" w:fill="D9E2F3"/>
            <w:tcMar>
              <w:top w:w="0" w:type="dxa"/>
              <w:left w:w="108" w:type="dxa"/>
              <w:bottom w:w="0" w:type="dxa"/>
              <w:right w:w="108" w:type="dxa"/>
            </w:tcMar>
            <w:vAlign w:val="center"/>
            <w:hideMark/>
          </w:tcPr>
          <w:p w:rsidR="00631BB0" w:rsidRDefault="00631BB0">
            <w:pPr>
              <w:spacing w:after="300" w:line="304" w:lineRule="atLeast"/>
              <w:jc w:val="center"/>
              <w:rPr>
                <w:rFonts w:ascii="Trebuchet MS" w:hAnsi="Trebuchet MS"/>
                <w:color w:val="000000"/>
                <w:sz w:val="20"/>
                <w:szCs w:val="20"/>
              </w:rPr>
            </w:pPr>
            <w:r>
              <w:rPr>
                <w:rFonts w:ascii="Candara" w:hAnsi="Candara"/>
                <w:b/>
                <w:bCs/>
                <w:color w:val="000000"/>
                <w:sz w:val="20"/>
                <w:szCs w:val="20"/>
              </w:rPr>
              <w:t>4</w:t>
            </w:r>
          </w:p>
        </w:tc>
        <w:tc>
          <w:tcPr>
            <w:tcW w:w="4888"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vAlign w:val="center"/>
            <w:hideMark/>
          </w:tcPr>
          <w:p w:rsidR="00631BB0" w:rsidRDefault="00631BB0">
            <w:pPr>
              <w:spacing w:after="300" w:line="304" w:lineRule="atLeast"/>
              <w:jc w:val="center"/>
              <w:rPr>
                <w:rFonts w:ascii="Trebuchet MS" w:hAnsi="Trebuchet MS"/>
                <w:color w:val="000000"/>
                <w:sz w:val="20"/>
                <w:szCs w:val="20"/>
              </w:rPr>
            </w:pPr>
            <w:r>
              <w:rPr>
                <w:rFonts w:ascii="Candara" w:hAnsi="Candara"/>
                <w:color w:val="000000"/>
                <w:sz w:val="20"/>
                <w:szCs w:val="20"/>
              </w:rPr>
              <w:t>Warning: Warning conditions</w:t>
            </w:r>
          </w:p>
        </w:tc>
      </w:tr>
      <w:tr w:rsidR="00631BB0" w:rsidTr="00631BB0">
        <w:tc>
          <w:tcPr>
            <w:tcW w:w="1345" w:type="dxa"/>
            <w:tcBorders>
              <w:top w:val="single" w:sz="8" w:space="0" w:color="8EAADB"/>
              <w:left w:val="single" w:sz="8" w:space="0" w:color="8EAADB"/>
              <w:bottom w:val="single" w:sz="8" w:space="0" w:color="8EAADB"/>
              <w:right w:val="single" w:sz="8" w:space="0" w:color="8EAADB"/>
            </w:tcBorders>
            <w:shd w:val="clear" w:color="auto" w:fill="FFFFFF"/>
            <w:tcMar>
              <w:top w:w="0" w:type="dxa"/>
              <w:left w:w="108" w:type="dxa"/>
              <w:bottom w:w="0" w:type="dxa"/>
              <w:right w:w="108" w:type="dxa"/>
            </w:tcMar>
            <w:vAlign w:val="center"/>
            <w:hideMark/>
          </w:tcPr>
          <w:p w:rsidR="00631BB0" w:rsidRDefault="00631BB0">
            <w:pPr>
              <w:spacing w:after="300" w:line="304" w:lineRule="atLeast"/>
              <w:jc w:val="center"/>
              <w:rPr>
                <w:rFonts w:ascii="Trebuchet MS" w:hAnsi="Trebuchet MS"/>
                <w:color w:val="000000"/>
                <w:sz w:val="20"/>
                <w:szCs w:val="20"/>
              </w:rPr>
            </w:pPr>
            <w:r>
              <w:rPr>
                <w:rFonts w:ascii="Candara" w:hAnsi="Candara"/>
                <w:b/>
                <w:bCs/>
                <w:color w:val="000000"/>
                <w:sz w:val="20"/>
                <w:szCs w:val="20"/>
              </w:rPr>
              <w:t>5</w:t>
            </w:r>
          </w:p>
        </w:tc>
        <w:tc>
          <w:tcPr>
            <w:tcW w:w="4888" w:type="dxa"/>
            <w:tcBorders>
              <w:top w:val="nil"/>
              <w:left w:val="nil"/>
              <w:bottom w:val="single" w:sz="8" w:space="0" w:color="8EAADB"/>
              <w:right w:val="single" w:sz="8" w:space="0" w:color="8EAADB"/>
            </w:tcBorders>
            <w:shd w:val="clear" w:color="auto" w:fill="FFFFFF"/>
            <w:tcMar>
              <w:top w:w="0" w:type="dxa"/>
              <w:left w:w="108" w:type="dxa"/>
              <w:bottom w:w="0" w:type="dxa"/>
              <w:right w:w="108" w:type="dxa"/>
            </w:tcMar>
            <w:vAlign w:val="center"/>
            <w:hideMark/>
          </w:tcPr>
          <w:p w:rsidR="00631BB0" w:rsidRDefault="00631BB0">
            <w:pPr>
              <w:spacing w:after="300" w:line="304" w:lineRule="atLeast"/>
              <w:jc w:val="center"/>
              <w:rPr>
                <w:rFonts w:ascii="Trebuchet MS" w:hAnsi="Trebuchet MS"/>
                <w:color w:val="000000"/>
                <w:sz w:val="20"/>
                <w:szCs w:val="20"/>
              </w:rPr>
            </w:pPr>
            <w:r>
              <w:rPr>
                <w:rFonts w:ascii="Candara" w:hAnsi="Candara"/>
                <w:color w:val="000000"/>
                <w:sz w:val="20"/>
                <w:szCs w:val="20"/>
              </w:rPr>
              <w:t>Notice: Normal but significant conditions</w:t>
            </w:r>
          </w:p>
        </w:tc>
      </w:tr>
      <w:tr w:rsidR="00631BB0" w:rsidTr="00631BB0">
        <w:tc>
          <w:tcPr>
            <w:tcW w:w="1345" w:type="dxa"/>
            <w:tcBorders>
              <w:top w:val="single" w:sz="8" w:space="0" w:color="8EAADB"/>
              <w:left w:val="single" w:sz="8" w:space="0" w:color="8EAADB"/>
              <w:bottom w:val="single" w:sz="8" w:space="0" w:color="8EAADB"/>
              <w:right w:val="single" w:sz="8" w:space="0" w:color="8EAADB"/>
            </w:tcBorders>
            <w:shd w:val="clear" w:color="auto" w:fill="D9E2F3"/>
            <w:tcMar>
              <w:top w:w="0" w:type="dxa"/>
              <w:left w:w="108" w:type="dxa"/>
              <w:bottom w:w="0" w:type="dxa"/>
              <w:right w:w="108" w:type="dxa"/>
            </w:tcMar>
            <w:vAlign w:val="center"/>
            <w:hideMark/>
          </w:tcPr>
          <w:p w:rsidR="00631BB0" w:rsidRDefault="00631BB0">
            <w:pPr>
              <w:spacing w:after="300" w:line="304" w:lineRule="atLeast"/>
              <w:jc w:val="center"/>
              <w:rPr>
                <w:rFonts w:ascii="Trebuchet MS" w:hAnsi="Trebuchet MS"/>
                <w:color w:val="000000"/>
                <w:sz w:val="20"/>
                <w:szCs w:val="20"/>
              </w:rPr>
            </w:pPr>
            <w:r>
              <w:rPr>
                <w:rFonts w:ascii="Candara" w:hAnsi="Candara"/>
                <w:b/>
                <w:bCs/>
                <w:color w:val="000000"/>
                <w:sz w:val="20"/>
                <w:szCs w:val="20"/>
              </w:rPr>
              <w:t>6</w:t>
            </w:r>
          </w:p>
        </w:tc>
        <w:tc>
          <w:tcPr>
            <w:tcW w:w="4888"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vAlign w:val="center"/>
            <w:hideMark/>
          </w:tcPr>
          <w:p w:rsidR="00631BB0" w:rsidRDefault="00631BB0">
            <w:pPr>
              <w:spacing w:after="300" w:line="304" w:lineRule="atLeast"/>
              <w:jc w:val="center"/>
              <w:rPr>
                <w:rFonts w:ascii="Trebuchet MS" w:hAnsi="Trebuchet MS"/>
                <w:color w:val="000000"/>
                <w:sz w:val="20"/>
                <w:szCs w:val="20"/>
              </w:rPr>
            </w:pPr>
            <w:r>
              <w:rPr>
                <w:rFonts w:ascii="Candara" w:hAnsi="Candara"/>
                <w:color w:val="000000"/>
                <w:sz w:val="20"/>
                <w:szCs w:val="20"/>
              </w:rPr>
              <w:t>Informational: Informational messages</w:t>
            </w:r>
          </w:p>
        </w:tc>
      </w:tr>
      <w:tr w:rsidR="00631BB0" w:rsidTr="00631BB0">
        <w:tc>
          <w:tcPr>
            <w:tcW w:w="1345" w:type="dxa"/>
            <w:tcBorders>
              <w:top w:val="single" w:sz="8" w:space="0" w:color="8EAADB"/>
              <w:left w:val="single" w:sz="8" w:space="0" w:color="8EAADB"/>
              <w:bottom w:val="single" w:sz="8" w:space="0" w:color="8EAADB"/>
              <w:right w:val="single" w:sz="8" w:space="0" w:color="8EAADB"/>
            </w:tcBorders>
            <w:shd w:val="clear" w:color="auto" w:fill="FFFFFF"/>
            <w:tcMar>
              <w:top w:w="0" w:type="dxa"/>
              <w:left w:w="108" w:type="dxa"/>
              <w:bottom w:w="0" w:type="dxa"/>
              <w:right w:w="108" w:type="dxa"/>
            </w:tcMar>
            <w:vAlign w:val="center"/>
            <w:hideMark/>
          </w:tcPr>
          <w:p w:rsidR="00631BB0" w:rsidRDefault="00631BB0">
            <w:pPr>
              <w:spacing w:after="300" w:line="304" w:lineRule="atLeast"/>
              <w:jc w:val="center"/>
              <w:rPr>
                <w:rFonts w:ascii="Trebuchet MS" w:hAnsi="Trebuchet MS"/>
                <w:color w:val="000000"/>
                <w:sz w:val="20"/>
                <w:szCs w:val="20"/>
              </w:rPr>
            </w:pPr>
            <w:r>
              <w:rPr>
                <w:rFonts w:ascii="Candara" w:hAnsi="Candara"/>
                <w:b/>
                <w:bCs/>
                <w:color w:val="000000"/>
                <w:sz w:val="20"/>
                <w:szCs w:val="20"/>
              </w:rPr>
              <w:t>7</w:t>
            </w:r>
          </w:p>
        </w:tc>
        <w:tc>
          <w:tcPr>
            <w:tcW w:w="4888" w:type="dxa"/>
            <w:tcBorders>
              <w:top w:val="nil"/>
              <w:left w:val="nil"/>
              <w:bottom w:val="single" w:sz="8" w:space="0" w:color="8EAADB"/>
              <w:right w:val="single" w:sz="8" w:space="0" w:color="8EAADB"/>
            </w:tcBorders>
            <w:shd w:val="clear" w:color="auto" w:fill="FFFFFF"/>
            <w:tcMar>
              <w:top w:w="0" w:type="dxa"/>
              <w:left w:w="108" w:type="dxa"/>
              <w:bottom w:w="0" w:type="dxa"/>
              <w:right w:w="108" w:type="dxa"/>
            </w:tcMar>
            <w:vAlign w:val="center"/>
            <w:hideMark/>
          </w:tcPr>
          <w:p w:rsidR="00631BB0" w:rsidRDefault="00631BB0">
            <w:pPr>
              <w:spacing w:after="300" w:line="304" w:lineRule="atLeast"/>
              <w:jc w:val="center"/>
              <w:rPr>
                <w:rFonts w:ascii="Trebuchet MS" w:hAnsi="Trebuchet MS"/>
                <w:color w:val="000000"/>
                <w:sz w:val="20"/>
                <w:szCs w:val="20"/>
              </w:rPr>
            </w:pPr>
            <w:r>
              <w:rPr>
                <w:rFonts w:ascii="Candara" w:hAnsi="Candara"/>
                <w:color w:val="000000"/>
                <w:sz w:val="20"/>
                <w:szCs w:val="20"/>
              </w:rPr>
              <w:t>Debug: Debug level messages</w:t>
            </w:r>
          </w:p>
        </w:tc>
      </w:tr>
    </w:tbl>
    <w:p w:rsidR="00631BB0" w:rsidRDefault="00631BB0" w:rsidP="00631BB0">
      <w:r>
        <w:rPr>
          <w:rFonts w:ascii="Trebuchet MS" w:hAnsi="Trebuchet MS"/>
          <w:color w:val="000000"/>
          <w:sz w:val="20"/>
          <w:szCs w:val="20"/>
        </w:rPr>
        <w:br/>
      </w:r>
      <w:r>
        <w:rPr>
          <w:rFonts w:ascii="Trebuchet MS" w:hAnsi="Trebuchet MS"/>
          <w:color w:val="000000"/>
          <w:sz w:val="20"/>
          <w:szCs w:val="20"/>
          <w:shd w:val="clear" w:color="auto" w:fill="FFFFFF"/>
        </w:rPr>
        <w:t>You can specify multiple facilities with the same priority pattern in one statement using the comma ('','') operator.  You may specify as much facilities as you want. Multiple selectors may be specified for a single action using the semicolon ('';'') separator.  Remember that each selector in the selector field is capable to overwrite the preceding ones.  Using this behavior you can exclude some priorities from the pattern.</w:t>
      </w:r>
      <w:r>
        <w:rPr>
          <w:rFonts w:ascii="Trebuchet MS" w:hAnsi="Trebuchet MS"/>
          <w:color w:val="000000"/>
          <w:sz w:val="20"/>
          <w:szCs w:val="20"/>
        </w:rPr>
        <w:br/>
      </w:r>
      <w:r>
        <w:rPr>
          <w:rFonts w:ascii="Trebuchet MS" w:hAnsi="Trebuchet MS"/>
          <w:color w:val="000000"/>
          <w:sz w:val="20"/>
          <w:szCs w:val="20"/>
        </w:rPr>
        <w:br/>
      </w:r>
      <w:r>
        <w:rPr>
          <w:rFonts w:ascii="Trebuchet MS" w:hAnsi="Trebuchet MS"/>
          <w:b/>
          <w:bCs/>
          <w:color w:val="000000"/>
          <w:sz w:val="20"/>
          <w:szCs w:val="20"/>
          <w:shd w:val="clear" w:color="auto" w:fill="FFFFFF"/>
        </w:rPr>
        <w:t>Examples</w:t>
      </w:r>
      <w:r>
        <w:rPr>
          <w:rFonts w:ascii="Trebuchet MS" w:hAnsi="Trebuchet MS"/>
          <w:color w:val="000000"/>
          <w:sz w:val="20"/>
          <w:szCs w:val="20"/>
        </w:rPr>
        <w:br/>
      </w:r>
      <w:r>
        <w:rPr>
          <w:rFonts w:ascii="Trebuchet MS" w:hAnsi="Trebuchet MS"/>
          <w:b/>
          <w:bCs/>
          <w:color w:val="000000"/>
          <w:sz w:val="20"/>
          <w:szCs w:val="20"/>
          <w:shd w:val="clear" w:color="auto" w:fill="FFFFFF"/>
        </w:rPr>
        <w:br/>
      </w:r>
      <w:r>
        <w:rPr>
          <w:rFonts w:ascii="Trebuchet MS" w:hAnsi="Trebuchet MS"/>
          <w:b/>
          <w:bCs/>
          <w:i/>
          <w:iCs/>
          <w:color w:val="CC0000"/>
          <w:sz w:val="20"/>
          <w:szCs w:val="20"/>
          <w:shd w:val="clear" w:color="auto" w:fill="FFFFFF"/>
        </w:rPr>
        <w:t>Log all the critical events on your Linux machine in a separate log file inside /var/log with a name of critical.log</w:t>
      </w:r>
      <w:r>
        <w:rPr>
          <w:rFonts w:ascii="Trebuchet MS" w:hAnsi="Trebuchet MS"/>
          <w:color w:val="000000"/>
          <w:sz w:val="20"/>
          <w:szCs w:val="20"/>
        </w:rPr>
        <w:br/>
      </w:r>
      <w:r>
        <w:rPr>
          <w:rStyle w:val="HTMLCode"/>
          <w:rFonts w:ascii="Consolas" w:eastAsiaTheme="minorHAnsi" w:hAnsi="Consolas" w:cs="Consolas"/>
          <w:color w:val="111111"/>
          <w:sz w:val="21"/>
          <w:szCs w:val="21"/>
          <w:bdr w:val="single" w:sz="6" w:space="8" w:color="E0E0E0" w:frame="1"/>
          <w:shd w:val="clear" w:color="auto" w:fill="EEEEEE"/>
        </w:rPr>
        <w:lastRenderedPageBreak/>
        <w:t>Append this line inside</w:t>
      </w:r>
      <w:r>
        <w:rPr>
          <w:rStyle w:val="apple-converted-space"/>
          <w:rFonts w:ascii="Consolas" w:hAnsi="Consolas" w:cs="Consolas"/>
          <w:color w:val="111111"/>
          <w:sz w:val="21"/>
          <w:szCs w:val="21"/>
          <w:bdr w:val="single" w:sz="6" w:space="8" w:color="E0E0E0" w:frame="1"/>
          <w:shd w:val="clear" w:color="auto" w:fill="EEEEEE"/>
        </w:rPr>
        <w:t> </w:t>
      </w:r>
      <w:r>
        <w:rPr>
          <w:rStyle w:val="HTMLCode"/>
          <w:rFonts w:eastAsiaTheme="minorHAnsi"/>
          <w:color w:val="111111"/>
          <w:sz w:val="21"/>
          <w:szCs w:val="21"/>
          <w:bdr w:val="single" w:sz="6" w:space="8" w:color="E0E0E0" w:frame="1"/>
          <w:shd w:val="clear" w:color="auto" w:fill="EEEEEE"/>
        </w:rPr>
        <w:t>/etc/syslog.conf</w:t>
      </w:r>
      <w:r>
        <w:rPr>
          <w:rFonts w:ascii="Consolas" w:hAnsi="Consolas" w:cs="Consolas"/>
          <w:color w:val="111111"/>
          <w:sz w:val="21"/>
          <w:szCs w:val="21"/>
          <w:bdr w:val="single" w:sz="6" w:space="8" w:color="E0E0E0" w:frame="1"/>
          <w:shd w:val="clear" w:color="auto" w:fill="EEEEEE"/>
        </w:rPr>
        <w:br/>
      </w:r>
      <w:r>
        <w:rPr>
          <w:rStyle w:val="HTMLCode"/>
          <w:rFonts w:ascii="Consolas" w:eastAsiaTheme="minorHAnsi" w:hAnsi="Consolas" w:cs="Consolas"/>
          <w:color w:val="111111"/>
          <w:sz w:val="21"/>
          <w:szCs w:val="21"/>
          <w:bdr w:val="single" w:sz="6" w:space="8" w:color="E0E0E0" w:frame="1"/>
          <w:shd w:val="clear" w:color="auto" w:fill="EEEEEE"/>
        </w:rPr>
        <w:t>*.=crit            /var/log/critical.log</w:t>
      </w:r>
      <w:r>
        <w:rPr>
          <w:rFonts w:ascii="Trebuchet MS" w:hAnsi="Trebuchet MS"/>
          <w:color w:val="000000"/>
          <w:sz w:val="20"/>
          <w:szCs w:val="20"/>
        </w:rPr>
        <w:br/>
      </w:r>
      <w:r>
        <w:rPr>
          <w:rFonts w:ascii="Trebuchet MS" w:hAnsi="Trebuchet MS"/>
          <w:b/>
          <w:bCs/>
          <w:i/>
          <w:iCs/>
          <w:color w:val="CC0000"/>
          <w:sz w:val="20"/>
          <w:szCs w:val="20"/>
          <w:shd w:val="clear" w:color="auto" w:fill="FFFFFF"/>
        </w:rPr>
        <w:t>Log all the kernel related messages in separate log file inside /var/log/</w:t>
      </w:r>
      <w:hyperlink r:id="rId60" w:history="1">
        <w:r>
          <w:rPr>
            <w:rStyle w:val="Hyperlink"/>
            <w:rFonts w:ascii="Trebuchet MS" w:hAnsi="Trebuchet MS"/>
            <w:b/>
            <w:bCs/>
            <w:i/>
            <w:iCs/>
            <w:color w:val="000FFF"/>
            <w:shd w:val="clear" w:color="auto" w:fill="FFFFFF"/>
          </w:rPr>
          <w:t>firewall</w:t>
        </w:r>
      </w:hyperlink>
      <w:r>
        <w:rPr>
          <w:rFonts w:ascii="Trebuchet MS" w:hAnsi="Trebuchet MS"/>
          <w:b/>
          <w:bCs/>
          <w:i/>
          <w:iCs/>
          <w:color w:val="CC0000"/>
          <w:sz w:val="20"/>
          <w:szCs w:val="20"/>
          <w:shd w:val="clear" w:color="auto" w:fill="FFFFFF"/>
        </w:rPr>
        <w:t>.log</w:t>
      </w:r>
      <w:r>
        <w:rPr>
          <w:rFonts w:ascii="Trebuchet MS" w:hAnsi="Trebuchet MS"/>
          <w:color w:val="000000"/>
          <w:sz w:val="20"/>
          <w:szCs w:val="20"/>
        </w:rPr>
        <w:br/>
      </w:r>
      <w:r>
        <w:rPr>
          <w:rStyle w:val="HTMLCode"/>
          <w:rFonts w:ascii="Consolas" w:eastAsiaTheme="minorHAnsi" w:hAnsi="Consolas" w:cs="Consolas"/>
          <w:color w:val="800080"/>
          <w:sz w:val="21"/>
          <w:szCs w:val="21"/>
          <w:bdr w:val="single" w:sz="6" w:space="8" w:color="E0E0E0" w:frame="1"/>
          <w:shd w:val="clear" w:color="auto" w:fill="EEEEEE"/>
        </w:rPr>
        <w:t>Add a new line</w:t>
      </w:r>
      <w:r>
        <w:rPr>
          <w:rFonts w:ascii="Consolas" w:hAnsi="Consolas" w:cs="Consolas"/>
          <w:color w:val="000000"/>
          <w:sz w:val="21"/>
          <w:szCs w:val="21"/>
          <w:bdr w:val="single" w:sz="6" w:space="8" w:color="E0E0E0" w:frame="1"/>
          <w:shd w:val="clear" w:color="auto" w:fill="EEEEEE"/>
        </w:rPr>
        <w:br/>
      </w:r>
      <w:r>
        <w:rPr>
          <w:rStyle w:val="HTMLCode"/>
          <w:rFonts w:ascii="Consolas" w:eastAsiaTheme="minorHAnsi" w:hAnsi="Consolas" w:cs="Consolas"/>
          <w:color w:val="111111"/>
          <w:sz w:val="21"/>
          <w:szCs w:val="21"/>
          <w:bdr w:val="single" w:sz="6" w:space="8" w:color="E0E0E0" w:frame="1"/>
          <w:shd w:val="clear" w:color="auto" w:fill="EEEEEE"/>
        </w:rPr>
        <w:t>Kern.*       /var/log/firewall.log</w:t>
      </w:r>
      <w:r>
        <w:rPr>
          <w:rFonts w:ascii="Consolas" w:hAnsi="Consolas" w:cs="Consolas"/>
          <w:color w:val="000000"/>
          <w:sz w:val="21"/>
          <w:szCs w:val="21"/>
          <w:bdr w:val="single" w:sz="6" w:space="8" w:color="E0E0E0" w:frame="1"/>
          <w:shd w:val="clear" w:color="auto" w:fill="EEEEEE"/>
        </w:rPr>
        <w:br/>
      </w:r>
      <w:r>
        <w:rPr>
          <w:rFonts w:ascii="Consolas" w:hAnsi="Consolas" w:cs="Consolas"/>
          <w:color w:val="000000"/>
          <w:sz w:val="21"/>
          <w:szCs w:val="21"/>
          <w:bdr w:val="single" w:sz="6" w:space="8" w:color="E0E0E0" w:frame="1"/>
          <w:shd w:val="clear" w:color="auto" w:fill="EEEEEE"/>
        </w:rPr>
        <w:br/>
      </w:r>
      <w:r>
        <w:rPr>
          <w:rStyle w:val="HTMLCode"/>
          <w:rFonts w:ascii="Consolas" w:eastAsiaTheme="minorHAnsi" w:hAnsi="Consolas" w:cs="Consolas"/>
          <w:color w:val="800080"/>
          <w:sz w:val="21"/>
          <w:szCs w:val="21"/>
          <w:bdr w:val="single" w:sz="6" w:space="8" w:color="E0E0E0" w:frame="1"/>
          <w:shd w:val="clear" w:color="auto" w:fill="EEEEEE"/>
        </w:rPr>
        <w:t>Add a new entry at the end of the below line</w:t>
      </w:r>
      <w:r>
        <w:rPr>
          <w:rFonts w:ascii="Consolas" w:hAnsi="Consolas" w:cs="Consolas"/>
          <w:color w:val="000000"/>
          <w:sz w:val="21"/>
          <w:szCs w:val="21"/>
          <w:bdr w:val="single" w:sz="6" w:space="8" w:color="E0E0E0" w:frame="1"/>
          <w:shd w:val="clear" w:color="auto" w:fill="EEEEEE"/>
        </w:rPr>
        <w:br/>
      </w:r>
      <w:r>
        <w:rPr>
          <w:rStyle w:val="HTMLCode"/>
          <w:rFonts w:ascii="Consolas" w:eastAsiaTheme="minorHAnsi" w:hAnsi="Consolas" w:cs="Consolas"/>
          <w:color w:val="111111"/>
          <w:sz w:val="21"/>
          <w:szCs w:val="21"/>
          <w:bdr w:val="single" w:sz="6" w:space="8" w:color="E0E0E0" w:frame="1"/>
          <w:shd w:val="clear" w:color="auto" w:fill="EEEEEE"/>
        </w:rPr>
        <w:t># Log anything (except mail) of level info or higher.</w:t>
      </w:r>
      <w:r>
        <w:rPr>
          <w:rFonts w:ascii="Consolas" w:hAnsi="Consolas" w:cs="Consolas"/>
          <w:color w:val="000000"/>
          <w:sz w:val="21"/>
          <w:szCs w:val="21"/>
          <w:bdr w:val="single" w:sz="6" w:space="8" w:color="E0E0E0" w:frame="1"/>
          <w:shd w:val="clear" w:color="auto" w:fill="EEEEEE"/>
        </w:rPr>
        <w:br/>
      </w:r>
      <w:r>
        <w:rPr>
          <w:rStyle w:val="HTMLCode"/>
          <w:rFonts w:ascii="Consolas" w:eastAsiaTheme="minorHAnsi" w:hAnsi="Consolas" w:cs="Consolas"/>
          <w:color w:val="111111"/>
          <w:sz w:val="21"/>
          <w:szCs w:val="21"/>
          <w:bdr w:val="single" w:sz="6" w:space="8" w:color="E0E0E0" w:frame="1"/>
          <w:shd w:val="clear" w:color="auto" w:fill="EEEEEE"/>
        </w:rPr>
        <w:t># don’t log private authentication messages!</w:t>
      </w:r>
      <w:r>
        <w:rPr>
          <w:rFonts w:ascii="Consolas" w:hAnsi="Consolas" w:cs="Consolas"/>
          <w:color w:val="000000"/>
          <w:sz w:val="21"/>
          <w:szCs w:val="21"/>
          <w:bdr w:val="single" w:sz="6" w:space="8" w:color="E0E0E0" w:frame="1"/>
          <w:shd w:val="clear" w:color="auto" w:fill="EEEEEE"/>
        </w:rPr>
        <w:br/>
      </w:r>
      <w:r>
        <w:rPr>
          <w:rStyle w:val="HTMLCode"/>
          <w:rFonts w:ascii="Consolas" w:eastAsiaTheme="minorHAnsi" w:hAnsi="Consolas" w:cs="Consolas"/>
          <w:color w:val="111111"/>
          <w:sz w:val="21"/>
          <w:szCs w:val="21"/>
          <w:bdr w:val="single" w:sz="6" w:space="8" w:color="E0E0E0" w:frame="1"/>
          <w:shd w:val="clear" w:color="auto" w:fill="EEEEEE"/>
        </w:rPr>
        <w:t># don’t log kernel related events and messages</w:t>
      </w:r>
      <w:r>
        <w:rPr>
          <w:rFonts w:ascii="Consolas" w:hAnsi="Consolas" w:cs="Consolas"/>
          <w:color w:val="000000"/>
          <w:sz w:val="21"/>
          <w:szCs w:val="21"/>
          <w:bdr w:val="single" w:sz="6" w:space="8" w:color="E0E0E0" w:frame="1"/>
          <w:shd w:val="clear" w:color="auto" w:fill="EEEEEE"/>
        </w:rPr>
        <w:br/>
      </w:r>
      <w:r>
        <w:rPr>
          <w:rStyle w:val="HTMLCode"/>
          <w:rFonts w:ascii="Consolas" w:eastAsiaTheme="minorHAnsi" w:hAnsi="Consolas" w:cs="Consolas"/>
          <w:color w:val="111111"/>
          <w:sz w:val="21"/>
          <w:szCs w:val="21"/>
          <w:bdr w:val="single" w:sz="6" w:space="8" w:color="E0E0E0" w:frame="1"/>
          <w:shd w:val="clear" w:color="auto" w:fill="EEEEEE"/>
        </w:rPr>
        <w:t>*.info;mail.none;authpriv.none;cron.none;</w:t>
      </w:r>
      <w:r>
        <w:rPr>
          <w:rStyle w:val="HTMLCode"/>
          <w:rFonts w:ascii="Consolas" w:eastAsiaTheme="minorHAnsi" w:hAnsi="Consolas" w:cs="Consolas"/>
          <w:color w:val="0000FF"/>
          <w:sz w:val="21"/>
          <w:szCs w:val="21"/>
          <w:bdr w:val="single" w:sz="6" w:space="8" w:color="E0E0E0" w:frame="1"/>
          <w:shd w:val="clear" w:color="auto" w:fill="EEEEEE"/>
        </w:rPr>
        <w:t>kern.none</w:t>
      </w:r>
      <w:r>
        <w:rPr>
          <w:rStyle w:val="apple-converted-space"/>
          <w:rFonts w:ascii="Consolas" w:hAnsi="Consolas" w:cs="Consolas"/>
          <w:color w:val="111111"/>
          <w:sz w:val="21"/>
          <w:szCs w:val="21"/>
          <w:bdr w:val="single" w:sz="6" w:space="8" w:color="E0E0E0" w:frame="1"/>
          <w:shd w:val="clear" w:color="auto" w:fill="EEEEEE"/>
        </w:rPr>
        <w:t> </w:t>
      </w:r>
      <w:r>
        <w:rPr>
          <w:rStyle w:val="HTMLCode"/>
          <w:rFonts w:ascii="Consolas" w:eastAsiaTheme="minorHAnsi" w:hAnsi="Consolas" w:cs="Consolas"/>
          <w:color w:val="111111"/>
          <w:sz w:val="21"/>
          <w:szCs w:val="21"/>
          <w:bdr w:val="single" w:sz="6" w:space="8" w:color="E0E0E0" w:frame="1"/>
          <w:shd w:val="clear" w:color="auto" w:fill="EEEEEE"/>
        </w:rPr>
        <w:t>               /var/log/messages</w:t>
      </w:r>
      <w:r>
        <w:rPr>
          <w:rFonts w:ascii="Trebuchet MS" w:hAnsi="Trebuchet MS"/>
          <w:color w:val="000000"/>
          <w:sz w:val="20"/>
          <w:szCs w:val="20"/>
        </w:rPr>
        <w:br/>
      </w:r>
      <w:r>
        <w:rPr>
          <w:rFonts w:ascii="Trebuchet MS" w:hAnsi="Trebuchet MS"/>
          <w:b/>
          <w:bCs/>
          <w:i/>
          <w:iCs/>
          <w:color w:val="CC0000"/>
          <w:sz w:val="20"/>
          <w:szCs w:val="20"/>
          <w:shd w:val="clear" w:color="auto" w:fill="FFFFFF"/>
        </w:rPr>
        <w:t>Redirect all the error logs to a remote user root and Deepak on their terminals</w:t>
      </w:r>
      <w:r>
        <w:rPr>
          <w:rFonts w:ascii="Trebuchet MS" w:hAnsi="Trebuchet MS"/>
          <w:color w:val="000000"/>
          <w:sz w:val="20"/>
          <w:szCs w:val="20"/>
        </w:rPr>
        <w:br/>
      </w:r>
      <w:r>
        <w:rPr>
          <w:rStyle w:val="HTMLCode"/>
          <w:rFonts w:ascii="Consolas" w:eastAsiaTheme="minorHAnsi" w:hAnsi="Consolas" w:cs="Consolas"/>
          <w:color w:val="111111"/>
          <w:sz w:val="21"/>
          <w:szCs w:val="21"/>
          <w:bdr w:val="single" w:sz="6" w:space="8" w:color="E0E0E0" w:frame="1"/>
          <w:shd w:val="clear" w:color="auto" w:fill="EEEEEE"/>
        </w:rPr>
        <w:t># Messages of the priority alert will be directed</w:t>
      </w:r>
      <w:r>
        <w:rPr>
          <w:rFonts w:ascii="Consolas" w:hAnsi="Consolas" w:cs="Consolas"/>
          <w:color w:val="111111"/>
          <w:sz w:val="21"/>
          <w:szCs w:val="21"/>
          <w:bdr w:val="single" w:sz="6" w:space="8" w:color="E0E0E0" w:frame="1"/>
          <w:shd w:val="clear" w:color="auto" w:fill="EEEEEE"/>
        </w:rPr>
        <w:br/>
      </w:r>
      <w:r>
        <w:rPr>
          <w:rStyle w:val="HTMLCode"/>
          <w:rFonts w:ascii="Consolas" w:eastAsiaTheme="minorHAnsi" w:hAnsi="Consolas" w:cs="Consolas"/>
          <w:color w:val="111111"/>
          <w:sz w:val="21"/>
          <w:szCs w:val="21"/>
          <w:bdr w:val="single" w:sz="6" w:space="8" w:color="E0E0E0" w:frame="1"/>
          <w:shd w:val="clear" w:color="auto" w:fill="EEEEEE"/>
        </w:rPr>
        <w:t># to the operator</w:t>
      </w:r>
      <w:r>
        <w:rPr>
          <w:rFonts w:ascii="Consolas" w:hAnsi="Consolas" w:cs="Consolas"/>
          <w:color w:val="111111"/>
          <w:sz w:val="21"/>
          <w:szCs w:val="21"/>
          <w:bdr w:val="single" w:sz="6" w:space="8" w:color="E0E0E0" w:frame="1"/>
          <w:shd w:val="clear" w:color="auto" w:fill="EEEEEE"/>
        </w:rPr>
        <w:br/>
      </w:r>
      <w:r>
        <w:rPr>
          <w:rStyle w:val="HTMLCode"/>
          <w:rFonts w:ascii="Consolas" w:eastAsiaTheme="minorHAnsi" w:hAnsi="Consolas" w:cs="Consolas"/>
          <w:color w:val="111111"/>
          <w:sz w:val="21"/>
          <w:szCs w:val="21"/>
          <w:bdr w:val="single" w:sz="6" w:space="8" w:color="E0E0E0" w:frame="1"/>
          <w:shd w:val="clear" w:color="auto" w:fill="EEEEEE"/>
        </w:rPr>
        <w:t>#</w:t>
      </w:r>
      <w:r>
        <w:rPr>
          <w:rFonts w:ascii="Consolas" w:hAnsi="Consolas" w:cs="Consolas"/>
          <w:color w:val="111111"/>
          <w:sz w:val="21"/>
          <w:szCs w:val="21"/>
          <w:bdr w:val="single" w:sz="6" w:space="8" w:color="E0E0E0" w:frame="1"/>
          <w:shd w:val="clear" w:color="auto" w:fill="EEEEEE"/>
        </w:rPr>
        <w:br/>
      </w:r>
      <w:r>
        <w:rPr>
          <w:rStyle w:val="HTMLCode"/>
          <w:rFonts w:ascii="Consolas" w:eastAsiaTheme="minorHAnsi" w:hAnsi="Consolas" w:cs="Consolas"/>
          <w:color w:val="111111"/>
          <w:sz w:val="21"/>
          <w:szCs w:val="21"/>
          <w:bdr w:val="single" w:sz="6" w:space="8" w:color="E0E0E0" w:frame="1"/>
          <w:shd w:val="clear" w:color="auto" w:fill="EEEEEE"/>
        </w:rPr>
        <w:t>*.err                      root,deepak</w:t>
      </w:r>
      <w:r>
        <w:rPr>
          <w:rFonts w:ascii="Trebuchet MS" w:hAnsi="Trebuchet MS"/>
          <w:color w:val="000000"/>
          <w:sz w:val="20"/>
          <w:szCs w:val="20"/>
        </w:rPr>
        <w:br/>
      </w:r>
      <w:r>
        <w:rPr>
          <w:rFonts w:ascii="Trebuchet MS" w:hAnsi="Trebuchet MS"/>
          <w:b/>
          <w:bCs/>
          <w:i/>
          <w:iCs/>
          <w:color w:val="CC0000"/>
          <w:sz w:val="20"/>
          <w:szCs w:val="20"/>
          <w:shd w:val="clear" w:color="auto" w:fill="FFFFFF"/>
        </w:rPr>
        <w:t>Log all the firewall warning level messages inside /var/log/firewall-warning.log</w:t>
      </w:r>
      <w:r>
        <w:rPr>
          <w:rFonts w:ascii="Trebuchet MS" w:hAnsi="Trebuchet MS"/>
          <w:color w:val="000000"/>
          <w:sz w:val="20"/>
          <w:szCs w:val="20"/>
        </w:rPr>
        <w:br/>
      </w:r>
      <w:r>
        <w:rPr>
          <w:rStyle w:val="HTMLCode"/>
          <w:rFonts w:ascii="Consolas" w:eastAsiaTheme="minorHAnsi" w:hAnsi="Consolas" w:cs="Consolas"/>
          <w:color w:val="111111"/>
          <w:sz w:val="21"/>
          <w:szCs w:val="21"/>
          <w:bdr w:val="single" w:sz="6" w:space="8" w:color="E0E0E0" w:frame="1"/>
          <w:shd w:val="clear" w:color="auto" w:fill="EEEEEE"/>
        </w:rPr>
        <w:t>Kern.warn                                           /var/log/firewall-warning.log</w:t>
      </w:r>
      <w:r>
        <w:rPr>
          <w:rFonts w:ascii="Trebuchet MS" w:hAnsi="Trebuchet MS"/>
          <w:color w:val="000000"/>
          <w:sz w:val="20"/>
          <w:szCs w:val="20"/>
        </w:rPr>
        <w:br/>
      </w:r>
    </w:p>
    <w:p w:rsidR="00631BB0" w:rsidRDefault="00631BB0" w:rsidP="00631BB0">
      <w:pPr>
        <w:pStyle w:val="Heading3"/>
        <w:shd w:val="clear" w:color="auto" w:fill="FFFFFF"/>
        <w:spacing w:before="225" w:after="105"/>
        <w:rPr>
          <w:rFonts w:ascii="Calibri" w:hAnsi="Calibri" w:cs="Calibri"/>
          <w:color w:val="000000"/>
          <w:sz w:val="33"/>
          <w:szCs w:val="33"/>
        </w:rPr>
      </w:pPr>
      <w:r>
        <w:rPr>
          <w:rFonts w:ascii="Calibri" w:hAnsi="Calibri" w:cs="Calibri"/>
          <w:color w:val="000000"/>
          <w:sz w:val="33"/>
          <w:szCs w:val="33"/>
        </w:rPr>
        <w:lastRenderedPageBreak/>
        <w:t>Support for Remote Logging</w:t>
      </w:r>
    </w:p>
    <w:p w:rsidR="00631BB0" w:rsidRDefault="00631BB0" w:rsidP="00631BB0">
      <w:pPr>
        <w:pStyle w:val="ListParagraph"/>
        <w:rPr>
          <w:rStyle w:val="HTMLCode"/>
          <w:rFonts w:ascii="Consolas" w:eastAsiaTheme="minorHAnsi" w:hAnsi="Consolas" w:cs="Consolas"/>
          <w:color w:val="0000FF"/>
          <w:sz w:val="21"/>
          <w:szCs w:val="21"/>
          <w:bdr w:val="single" w:sz="6" w:space="8" w:color="E0E0E0" w:frame="1"/>
          <w:shd w:val="clear" w:color="auto" w:fill="EEEEEE"/>
        </w:rPr>
      </w:pPr>
      <w:r>
        <w:rPr>
          <w:rFonts w:ascii="Trebuchet MS" w:hAnsi="Trebuchet MS"/>
          <w:color w:val="000000"/>
          <w:sz w:val="20"/>
          <w:szCs w:val="20"/>
          <w:shd w:val="clear" w:color="auto" w:fill="FFFFFF"/>
        </w:rPr>
        <w:t>These modifications provide</w:t>
      </w:r>
      <w:r>
        <w:rPr>
          <w:rStyle w:val="apple-converted-space"/>
          <w:rFonts w:ascii="Trebuchet MS" w:hAnsi="Trebuchet MS"/>
          <w:color w:val="000000"/>
          <w:sz w:val="20"/>
          <w:szCs w:val="20"/>
          <w:shd w:val="clear" w:color="auto" w:fill="FFFFFF"/>
        </w:rPr>
        <w:t> </w:t>
      </w:r>
      <w:hyperlink r:id="rId61" w:history="1">
        <w:r>
          <w:rPr>
            <w:rStyle w:val="Hyperlink"/>
            <w:color w:val="000FFF"/>
          </w:rPr>
          <w:t>network support</w:t>
        </w:r>
      </w:hyperlink>
      <w:r>
        <w:rPr>
          <w:rStyle w:val="apple-converted-space"/>
          <w:rFonts w:ascii="Trebuchet MS" w:hAnsi="Trebuchet MS"/>
          <w:color w:val="000000"/>
          <w:sz w:val="20"/>
          <w:szCs w:val="20"/>
          <w:shd w:val="clear" w:color="auto" w:fill="FFFFFF"/>
        </w:rPr>
        <w:t> </w:t>
      </w:r>
      <w:r>
        <w:rPr>
          <w:rFonts w:ascii="Trebuchet MS" w:hAnsi="Trebuchet MS"/>
          <w:color w:val="000000"/>
          <w:sz w:val="20"/>
          <w:szCs w:val="20"/>
          <w:shd w:val="clear" w:color="auto" w:fill="FFFFFF"/>
        </w:rPr>
        <w:t>to the syslogd facility.  Network support means that messages can be forwarded from one node running syslogd to another node running syslogd where they will be actually logged to a disk file.</w:t>
      </w:r>
      <w:r>
        <w:rPr>
          <w:rFonts w:ascii="Trebuchet MS" w:hAnsi="Trebuchet MS"/>
          <w:color w:val="000000"/>
          <w:sz w:val="20"/>
          <w:szCs w:val="20"/>
        </w:rPr>
        <w:br/>
      </w:r>
      <w:r>
        <w:rPr>
          <w:rFonts w:ascii="Trebuchet MS" w:hAnsi="Trebuchet MS"/>
          <w:color w:val="000000"/>
          <w:sz w:val="20"/>
          <w:szCs w:val="20"/>
        </w:rPr>
        <w:br/>
      </w:r>
      <w:r>
        <w:rPr>
          <w:rFonts w:ascii="Trebuchet MS" w:hAnsi="Trebuchet MS"/>
          <w:color w:val="000000"/>
          <w:sz w:val="20"/>
          <w:szCs w:val="20"/>
          <w:shd w:val="clear" w:color="auto" w:fill="FFFFFF"/>
        </w:rPr>
        <w:t>The strategy is to have syslogd listen on a unix domain socket for locally generated log messages.  This behavior will allow syslogd to inter-operate with the syslog found in the standard C library.  At the same time syslogd listens on the standard syslog port for messages forwarded from other hosts.  To have this work  correctly the</w:t>
      </w:r>
      <w:r>
        <w:rPr>
          <w:rStyle w:val="apple-converted-space"/>
          <w:rFonts w:ascii="Trebuchet MS" w:hAnsi="Trebuchet MS"/>
          <w:color w:val="000000"/>
          <w:sz w:val="20"/>
          <w:szCs w:val="20"/>
          <w:shd w:val="clear" w:color="auto" w:fill="FFFFFF"/>
        </w:rPr>
        <w:t> </w:t>
      </w:r>
      <w:r>
        <w:rPr>
          <w:rFonts w:ascii="Courier New" w:hAnsi="Courier New" w:cs="Courier New"/>
          <w:color w:val="000000"/>
          <w:sz w:val="20"/>
          <w:szCs w:val="20"/>
          <w:shd w:val="clear" w:color="auto" w:fill="FFFFFF"/>
        </w:rPr>
        <w:t>/etc/services</w:t>
      </w:r>
      <w:r>
        <w:rPr>
          <w:rStyle w:val="apple-converted-space"/>
          <w:rFonts w:ascii="Trebuchet MS" w:hAnsi="Trebuchet MS"/>
          <w:color w:val="000000"/>
          <w:sz w:val="20"/>
          <w:szCs w:val="20"/>
          <w:shd w:val="clear" w:color="auto" w:fill="FFFFFF"/>
        </w:rPr>
        <w:t> </w:t>
      </w:r>
      <w:r>
        <w:rPr>
          <w:rFonts w:ascii="Trebuchet MS" w:hAnsi="Trebuchet MS"/>
          <w:color w:val="000000"/>
          <w:sz w:val="20"/>
          <w:szCs w:val="20"/>
          <w:shd w:val="clear" w:color="auto" w:fill="FFFFFF"/>
        </w:rPr>
        <w:t>file must have the following entry:</w:t>
      </w:r>
      <w:r>
        <w:rPr>
          <w:rStyle w:val="apple-converted-space"/>
          <w:rFonts w:ascii="Trebuchet MS" w:hAnsi="Trebuchet MS"/>
          <w:color w:val="000000"/>
          <w:sz w:val="20"/>
          <w:szCs w:val="20"/>
          <w:shd w:val="clear" w:color="auto" w:fill="FFFFFF"/>
        </w:rPr>
        <w:t> </w:t>
      </w:r>
      <w:r>
        <w:rPr>
          <w:rFonts w:ascii="Trebuchet MS" w:hAnsi="Trebuchet MS"/>
          <w:color w:val="000000"/>
          <w:sz w:val="20"/>
          <w:szCs w:val="20"/>
        </w:rPr>
        <w:br/>
      </w:r>
      <w:r>
        <w:rPr>
          <w:rStyle w:val="HTMLCode"/>
          <w:rFonts w:ascii="Consolas" w:eastAsiaTheme="minorHAnsi" w:hAnsi="Consolas" w:cs="Consolas"/>
          <w:color w:val="111111"/>
          <w:sz w:val="21"/>
          <w:szCs w:val="21"/>
          <w:bdr w:val="single" w:sz="6" w:space="8" w:color="E0E0E0" w:frame="1"/>
          <w:shd w:val="clear" w:color="auto" w:fill="EEEEEE"/>
        </w:rPr>
        <w:t>Syslog 514/</w:t>
      </w:r>
      <w:hyperlink r:id="rId62" w:history="1">
        <w:r>
          <w:rPr>
            <w:rStyle w:val="Hyperlink"/>
            <w:rFonts w:ascii="Consolas" w:hAnsi="Consolas" w:cs="Consolas"/>
            <w:color w:val="000FFF"/>
            <w:sz w:val="21"/>
            <w:szCs w:val="21"/>
            <w:bdr w:val="single" w:sz="6" w:space="8" w:color="E0E0E0" w:frame="1"/>
            <w:shd w:val="clear" w:color="auto" w:fill="EEEEEE"/>
          </w:rPr>
          <w:t>udp</w:t>
        </w:r>
      </w:hyperlink>
      <w:r>
        <w:rPr>
          <w:rFonts w:ascii="Trebuchet MS" w:hAnsi="Trebuchet MS"/>
          <w:color w:val="000000"/>
          <w:sz w:val="20"/>
          <w:szCs w:val="20"/>
        </w:rPr>
        <w:br/>
      </w:r>
      <w:r>
        <w:rPr>
          <w:rFonts w:ascii="Trebuchet MS" w:hAnsi="Trebuchet MS"/>
          <w:color w:val="000000"/>
          <w:sz w:val="20"/>
          <w:szCs w:val="20"/>
          <w:shd w:val="clear" w:color="auto" w:fill="FFFFFF"/>
        </w:rPr>
        <w:t>If this entry is missing syslogd neither can receive remote messages nor send them, because the UDP port can’t be opened.  Instead syslogd will die immediately, blowing out an error message.</w:t>
      </w:r>
      <w:r>
        <w:rPr>
          <w:rFonts w:ascii="Trebuchet MS" w:hAnsi="Trebuchet MS"/>
          <w:color w:val="000000"/>
          <w:sz w:val="20"/>
          <w:szCs w:val="20"/>
        </w:rPr>
        <w:br/>
      </w:r>
      <w:r>
        <w:rPr>
          <w:rFonts w:ascii="Trebuchet MS" w:hAnsi="Trebuchet MS"/>
          <w:color w:val="000000"/>
          <w:sz w:val="20"/>
          <w:szCs w:val="20"/>
        </w:rPr>
        <w:br/>
      </w:r>
      <w:r>
        <w:rPr>
          <w:rFonts w:ascii="Trebuchet MS" w:hAnsi="Trebuchet MS"/>
          <w:b/>
          <w:bCs/>
          <w:color w:val="000000"/>
          <w:sz w:val="20"/>
          <w:szCs w:val="20"/>
          <w:shd w:val="clear" w:color="auto" w:fill="FFFFFF"/>
        </w:rPr>
        <w:t>For example</w:t>
      </w:r>
      <w:r>
        <w:rPr>
          <w:rFonts w:ascii="Trebuchet MS" w:hAnsi="Trebuchet MS"/>
          <w:color w:val="000000"/>
          <w:sz w:val="20"/>
          <w:szCs w:val="20"/>
          <w:shd w:val="clear" w:color="auto" w:fill="FFFFFF"/>
        </w:rPr>
        <w:t>,</w:t>
      </w:r>
      <w:r>
        <w:rPr>
          <w:rFonts w:ascii="Trebuchet MS" w:hAnsi="Trebuchet MS"/>
          <w:color w:val="000000"/>
          <w:sz w:val="20"/>
          <w:szCs w:val="20"/>
        </w:rPr>
        <w:br/>
      </w:r>
      <w:r>
        <w:rPr>
          <w:rFonts w:ascii="Trebuchet MS" w:hAnsi="Trebuchet MS"/>
          <w:b/>
          <w:bCs/>
          <w:i/>
          <w:iCs/>
          <w:color w:val="CC0000"/>
          <w:sz w:val="20"/>
          <w:szCs w:val="20"/>
          <w:shd w:val="clear" w:color="auto" w:fill="FFFFFF"/>
        </w:rPr>
        <w:t>to forward ALL messages to a</w:t>
      </w:r>
      <w:r>
        <w:rPr>
          <w:rStyle w:val="apple-converted-space"/>
          <w:rFonts w:ascii="Trebuchet MS" w:hAnsi="Trebuchet MS"/>
          <w:b/>
          <w:bCs/>
          <w:i/>
          <w:iCs/>
          <w:color w:val="CC0000"/>
          <w:sz w:val="20"/>
          <w:szCs w:val="20"/>
          <w:shd w:val="clear" w:color="auto" w:fill="FFFFFF"/>
        </w:rPr>
        <w:t> </w:t>
      </w:r>
      <w:hyperlink r:id="rId63" w:history="1">
        <w:r>
          <w:rPr>
            <w:rStyle w:val="Hyperlink"/>
            <w:rFonts w:ascii="Trebuchet MS" w:hAnsi="Trebuchet MS"/>
            <w:b/>
            <w:bCs/>
            <w:i/>
            <w:iCs/>
            <w:color w:val="000FFF"/>
            <w:shd w:val="clear" w:color="auto" w:fill="FFFFFF"/>
          </w:rPr>
          <w:t>remote host</w:t>
        </w:r>
      </w:hyperlink>
      <w:r>
        <w:rPr>
          <w:rStyle w:val="apple-converted-space"/>
          <w:rFonts w:ascii="Trebuchet MS" w:hAnsi="Trebuchet MS"/>
          <w:b/>
          <w:bCs/>
          <w:i/>
          <w:iCs/>
          <w:color w:val="CC0000"/>
          <w:sz w:val="20"/>
          <w:szCs w:val="20"/>
          <w:shd w:val="clear" w:color="auto" w:fill="FFFFFF"/>
        </w:rPr>
        <w:t> </w:t>
      </w:r>
      <w:r>
        <w:rPr>
          <w:rFonts w:ascii="Trebuchet MS" w:hAnsi="Trebuchet MS"/>
          <w:b/>
          <w:bCs/>
          <w:i/>
          <w:iCs/>
          <w:color w:val="CC0000"/>
          <w:sz w:val="20"/>
          <w:szCs w:val="20"/>
          <w:shd w:val="clear" w:color="auto" w:fill="FFFFFF"/>
        </w:rPr>
        <w:t>uses the following syslog.conf entry:</w:t>
      </w:r>
      <w:r>
        <w:rPr>
          <w:rFonts w:ascii="Trebuchet MS" w:hAnsi="Trebuchet MS"/>
          <w:color w:val="000000"/>
          <w:sz w:val="20"/>
          <w:szCs w:val="20"/>
        </w:rPr>
        <w:br/>
      </w:r>
      <w:r>
        <w:rPr>
          <w:rStyle w:val="HTMLCode"/>
          <w:rFonts w:ascii="Consolas" w:eastAsiaTheme="minorHAnsi" w:hAnsi="Consolas" w:cs="Consolas"/>
          <w:color w:val="111111"/>
          <w:sz w:val="21"/>
          <w:szCs w:val="21"/>
          <w:bdr w:val="single" w:sz="6" w:space="8" w:color="E0E0E0" w:frame="1"/>
          <w:shd w:val="clear" w:color="auto" w:fill="EEEEEE"/>
        </w:rPr>
        <w:t>                   # Sample syslogd configuration files to</w:t>
      </w:r>
      <w:r>
        <w:rPr>
          <w:rFonts w:ascii="Consolas" w:hAnsi="Consolas" w:cs="Consolas"/>
          <w:color w:val="111111"/>
          <w:sz w:val="21"/>
          <w:szCs w:val="21"/>
          <w:bdr w:val="single" w:sz="6" w:space="8" w:color="E0E0E0" w:frame="1"/>
          <w:shd w:val="clear" w:color="auto" w:fill="EEEEEE"/>
        </w:rPr>
        <w:br/>
      </w:r>
      <w:r>
        <w:rPr>
          <w:rStyle w:val="HTMLCode"/>
          <w:rFonts w:ascii="Consolas" w:eastAsiaTheme="minorHAnsi" w:hAnsi="Consolas" w:cs="Consolas"/>
          <w:color w:val="111111"/>
          <w:sz w:val="21"/>
          <w:szCs w:val="21"/>
          <w:bdr w:val="single" w:sz="6" w:space="8" w:color="E0E0E0" w:frame="1"/>
          <w:shd w:val="clear" w:color="auto" w:fill="EEEEEE"/>
        </w:rPr>
        <w:t>                   # Messages to a remote host forward all.</w:t>
      </w:r>
      <w:r>
        <w:rPr>
          <w:rFonts w:ascii="Consolas" w:hAnsi="Consolas" w:cs="Consolas"/>
          <w:color w:val="111111"/>
          <w:sz w:val="21"/>
          <w:szCs w:val="21"/>
          <w:bdr w:val="single" w:sz="6" w:space="8" w:color="E0E0E0" w:frame="1"/>
          <w:shd w:val="clear" w:color="auto" w:fill="EEEEEE"/>
        </w:rPr>
        <w:br/>
      </w:r>
      <w:r>
        <w:rPr>
          <w:rStyle w:val="HTMLCode"/>
          <w:rFonts w:ascii="Consolas" w:eastAsiaTheme="minorHAnsi" w:hAnsi="Consolas" w:cs="Consolas"/>
          <w:color w:val="111111"/>
          <w:sz w:val="21"/>
          <w:szCs w:val="21"/>
          <w:bdr w:val="single" w:sz="6" w:space="8" w:color="E0E0E0" w:frame="1"/>
          <w:shd w:val="clear" w:color="auto" w:fill="EEEEEE"/>
        </w:rPr>
        <w:t>                   </w:t>
      </w:r>
      <w:r>
        <w:rPr>
          <w:rStyle w:val="HTMLCode"/>
          <w:rFonts w:ascii="Consolas" w:eastAsiaTheme="minorHAnsi" w:hAnsi="Consolas" w:cs="Consolas"/>
          <w:color w:val="0000FF"/>
          <w:sz w:val="21"/>
          <w:szCs w:val="21"/>
          <w:bdr w:val="single" w:sz="6" w:space="8" w:color="E0E0E0" w:frame="1"/>
          <w:shd w:val="clear" w:color="auto" w:fill="EEEEEE"/>
        </w:rPr>
        <w:t>*.*            @hostname</w:t>
      </w:r>
      <w:r>
        <w:rPr>
          <w:rFonts w:ascii="Trebuchet MS" w:hAnsi="Trebuchet MS"/>
          <w:color w:val="000000"/>
          <w:sz w:val="20"/>
          <w:szCs w:val="20"/>
        </w:rPr>
        <w:br/>
      </w:r>
      <w:r>
        <w:rPr>
          <w:rFonts w:ascii="Trebuchet MS" w:hAnsi="Trebuchet MS"/>
          <w:b/>
          <w:bCs/>
          <w:i/>
          <w:iCs/>
          <w:color w:val="CC0000"/>
          <w:sz w:val="20"/>
          <w:szCs w:val="20"/>
          <w:shd w:val="clear" w:color="auto" w:fill="FFFFFF"/>
        </w:rPr>
        <w:t>To forward all kernel messages to a remote host the configuration file would be as follows:</w:t>
      </w:r>
      <w:r>
        <w:rPr>
          <w:rFonts w:ascii="Trebuchet MS" w:hAnsi="Trebuchet MS"/>
          <w:color w:val="000000"/>
          <w:sz w:val="20"/>
          <w:szCs w:val="20"/>
        </w:rPr>
        <w:br/>
      </w:r>
      <w:r>
        <w:rPr>
          <w:rStyle w:val="HTMLCode"/>
          <w:rFonts w:ascii="Consolas" w:eastAsiaTheme="minorHAnsi" w:hAnsi="Consolas" w:cs="Consolas"/>
          <w:color w:val="111111"/>
          <w:sz w:val="21"/>
          <w:szCs w:val="21"/>
          <w:bdr w:val="single" w:sz="6" w:space="8" w:color="E0E0E0" w:frame="1"/>
          <w:shd w:val="clear" w:color="auto" w:fill="EEEEEE"/>
        </w:rPr>
        <w:t>                   # Sample configuration files to forward all kernels</w:t>
      </w:r>
      <w:r>
        <w:rPr>
          <w:rFonts w:ascii="Consolas" w:hAnsi="Consolas" w:cs="Consolas"/>
          <w:color w:val="111111"/>
          <w:sz w:val="21"/>
          <w:szCs w:val="21"/>
          <w:bdr w:val="single" w:sz="6" w:space="8" w:color="E0E0E0" w:frame="1"/>
          <w:shd w:val="clear" w:color="auto" w:fill="EEEEEE"/>
        </w:rPr>
        <w:br/>
      </w:r>
      <w:r>
        <w:rPr>
          <w:rStyle w:val="HTMLCode"/>
          <w:rFonts w:ascii="Consolas" w:eastAsiaTheme="minorHAnsi" w:hAnsi="Consolas" w:cs="Consolas"/>
          <w:color w:val="111111"/>
          <w:sz w:val="21"/>
          <w:szCs w:val="21"/>
          <w:bdr w:val="single" w:sz="6" w:space="8" w:color="E0E0E0" w:frame="1"/>
          <w:shd w:val="clear" w:color="auto" w:fill="EEEEEE"/>
        </w:rPr>
        <w:t>                   # messages to a remote host.</w:t>
      </w:r>
      <w:r>
        <w:rPr>
          <w:rFonts w:ascii="Consolas" w:hAnsi="Consolas" w:cs="Consolas"/>
          <w:color w:val="111111"/>
          <w:sz w:val="21"/>
          <w:szCs w:val="21"/>
          <w:bdr w:val="single" w:sz="6" w:space="8" w:color="E0E0E0" w:frame="1"/>
          <w:shd w:val="clear" w:color="auto" w:fill="EEEEEE"/>
        </w:rPr>
        <w:br/>
      </w:r>
      <w:r>
        <w:rPr>
          <w:rFonts w:ascii="Consolas" w:hAnsi="Consolas" w:cs="Consolas"/>
          <w:color w:val="111111"/>
          <w:sz w:val="21"/>
          <w:szCs w:val="21"/>
          <w:bdr w:val="single" w:sz="6" w:space="8" w:color="E0E0E0" w:frame="1"/>
          <w:shd w:val="clear" w:color="auto" w:fill="EEEEEE"/>
        </w:rPr>
        <w:br/>
      </w:r>
      <w:r>
        <w:rPr>
          <w:rStyle w:val="HTMLCode"/>
          <w:rFonts w:ascii="Consolas" w:eastAsiaTheme="minorHAnsi" w:hAnsi="Consolas" w:cs="Consolas"/>
          <w:color w:val="111111"/>
          <w:sz w:val="21"/>
          <w:szCs w:val="21"/>
          <w:bdr w:val="single" w:sz="6" w:space="8" w:color="E0E0E0" w:frame="1"/>
          <w:shd w:val="clear" w:color="auto" w:fill="EEEEEE"/>
        </w:rPr>
        <w:t>                 </w:t>
      </w:r>
      <w:r>
        <w:rPr>
          <w:rStyle w:val="apple-converted-space"/>
          <w:rFonts w:ascii="Consolas" w:hAnsi="Consolas" w:cs="Consolas"/>
          <w:color w:val="111111"/>
          <w:sz w:val="21"/>
          <w:szCs w:val="21"/>
          <w:bdr w:val="single" w:sz="6" w:space="8" w:color="E0E0E0" w:frame="1"/>
          <w:shd w:val="clear" w:color="auto" w:fill="EEEEEE"/>
        </w:rPr>
        <w:t> </w:t>
      </w:r>
      <w:r>
        <w:rPr>
          <w:rStyle w:val="HTMLCode"/>
          <w:rFonts w:ascii="Consolas" w:eastAsiaTheme="minorHAnsi" w:hAnsi="Consolas" w:cs="Consolas"/>
          <w:color w:val="0000FF"/>
          <w:sz w:val="21"/>
          <w:szCs w:val="21"/>
          <w:bdr w:val="single" w:sz="6" w:space="8" w:color="E0E0E0" w:frame="1"/>
          <w:shd w:val="clear" w:color="auto" w:fill="EEEEEE"/>
        </w:rPr>
        <w:t> kern.*         @hostname</w:t>
      </w:r>
    </w:p>
    <w:p w:rsidR="009C3A82" w:rsidRDefault="009C3A82" w:rsidP="00631BB0">
      <w:pPr>
        <w:pStyle w:val="ListParagraph"/>
        <w:rPr>
          <w:rStyle w:val="HTMLCode"/>
          <w:rFonts w:ascii="Consolas" w:eastAsiaTheme="minorHAnsi" w:hAnsi="Consolas" w:cs="Consolas"/>
          <w:color w:val="0000FF"/>
          <w:sz w:val="21"/>
          <w:szCs w:val="21"/>
          <w:bdr w:val="single" w:sz="6" w:space="8" w:color="E0E0E0" w:frame="1"/>
          <w:shd w:val="clear" w:color="auto" w:fill="EEEEEE"/>
        </w:rPr>
      </w:pPr>
    </w:p>
    <w:p w:rsidR="009C3A82" w:rsidRDefault="009C3A82" w:rsidP="00631BB0">
      <w:pPr>
        <w:pStyle w:val="ListParagraph"/>
      </w:pPr>
      <w:r>
        <w:t xml:space="preserve">How to give execute permission to </w:t>
      </w:r>
      <w:proofErr w:type="gramStart"/>
      <w:r>
        <w:t>all .php</w:t>
      </w:r>
      <w:proofErr w:type="gramEnd"/>
      <w:r>
        <w:t xml:space="preserve"> file under /tmp and subdirectory.</w:t>
      </w:r>
    </w:p>
    <w:p w:rsidR="009C3A82" w:rsidRDefault="009C3A82" w:rsidP="00631BB0">
      <w:pPr>
        <w:pStyle w:val="ListParagraph"/>
      </w:pPr>
    </w:p>
    <w:p w:rsidR="00E063D4" w:rsidRDefault="009C3A82" w:rsidP="009C3A82">
      <w:r>
        <w:t>Chmod –R ugo+x /tmp/*.php</w:t>
      </w:r>
    </w:p>
    <w:p w:rsidR="00CC54E4" w:rsidRDefault="00CC54E4" w:rsidP="009C3A82"/>
    <w:p w:rsidR="00CC54E4" w:rsidRDefault="00CC54E4" w:rsidP="009C3A82"/>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total used free shared buffers cached</w:t>
      </w:r>
    </w:p>
    <w:p w:rsidR="00CC54E4" w:rsidRDefault="00CC54E4" w:rsidP="00CC54E4">
      <w:pPr>
        <w:pStyle w:val="HTMLPreformatted"/>
        <w:shd w:val="clear" w:color="auto" w:fill="777777"/>
        <w:spacing w:line="312" w:lineRule="atLeast"/>
        <w:textAlignment w:val="baseline"/>
        <w:rPr>
          <w:rStyle w:val="Strong"/>
          <w:rFonts w:ascii="inherit" w:hAnsi="inherit"/>
          <w:color w:val="FFFFFF"/>
          <w:sz w:val="17"/>
          <w:szCs w:val="17"/>
          <w:bdr w:val="none" w:sz="0" w:space="0" w:color="auto" w:frame="1"/>
        </w:rPr>
      </w:pPr>
      <w:r>
        <w:rPr>
          <w:color w:val="FFFFFF"/>
          <w:sz w:val="17"/>
          <w:szCs w:val="17"/>
        </w:rPr>
        <w:lastRenderedPageBreak/>
        <w:tab/>
      </w:r>
      <w:r>
        <w:rPr>
          <w:rStyle w:val="Strong"/>
          <w:rFonts w:ascii="inherit" w:hAnsi="inherit"/>
          <w:color w:val="FF0000"/>
          <w:sz w:val="17"/>
          <w:szCs w:val="17"/>
          <w:bdr w:val="none" w:sz="0" w:space="0" w:color="auto" w:frame="1"/>
        </w:rPr>
        <w:t>Mem: 8027952 4377300 3650652 0 103648 1630364</w:t>
      </w:r>
    </w:p>
    <w:p w:rsidR="00CC54E4" w:rsidRDefault="00CC54E4" w:rsidP="00CC54E4">
      <w:pPr>
        <w:pStyle w:val="HTMLPreformatted"/>
        <w:shd w:val="clear" w:color="auto" w:fill="777777"/>
        <w:spacing w:line="312" w:lineRule="atLeast"/>
        <w:textAlignment w:val="baseline"/>
        <w:rPr>
          <w:rStyle w:val="Strong"/>
          <w:rFonts w:ascii="inherit" w:hAnsi="inherit"/>
          <w:color w:val="FFFFFF"/>
          <w:sz w:val="17"/>
          <w:szCs w:val="17"/>
          <w:bdr w:val="none" w:sz="0" w:space="0" w:color="auto" w:frame="1"/>
        </w:rPr>
      </w:pPr>
      <w:r>
        <w:rPr>
          <w:rStyle w:val="Strong"/>
          <w:rFonts w:ascii="inherit" w:hAnsi="inherit"/>
          <w:color w:val="FFFFFF"/>
          <w:sz w:val="17"/>
          <w:szCs w:val="17"/>
          <w:bdr w:val="none" w:sz="0" w:space="0" w:color="auto" w:frame="1"/>
        </w:rPr>
        <w:tab/>
      </w:r>
      <w:r>
        <w:rPr>
          <w:rStyle w:val="Strong"/>
          <w:rFonts w:ascii="inherit" w:hAnsi="inherit"/>
          <w:color w:val="008000"/>
          <w:sz w:val="17"/>
          <w:szCs w:val="17"/>
          <w:bdr w:val="none" w:sz="0" w:space="0" w:color="auto" w:frame="1"/>
        </w:rPr>
        <w:t>-/+ buffers/cache: 2643288 5384664</w:t>
      </w:r>
    </w:p>
    <w:p w:rsidR="00CC54E4" w:rsidRDefault="00CC54E4" w:rsidP="00CC54E4">
      <w:pPr>
        <w:pStyle w:val="HTMLPreformatted"/>
        <w:shd w:val="clear" w:color="auto" w:fill="777777"/>
        <w:spacing w:line="312" w:lineRule="atLeast"/>
        <w:textAlignment w:val="baseline"/>
        <w:rPr>
          <w:color w:val="FFFFFF"/>
          <w:sz w:val="17"/>
          <w:szCs w:val="17"/>
        </w:rPr>
      </w:pPr>
      <w:r>
        <w:rPr>
          <w:rStyle w:val="Strong"/>
          <w:rFonts w:ascii="inherit" w:hAnsi="inherit"/>
          <w:color w:val="FFFFFF"/>
          <w:sz w:val="17"/>
          <w:szCs w:val="17"/>
          <w:bdr w:val="none" w:sz="0" w:space="0" w:color="auto" w:frame="1"/>
        </w:rPr>
        <w:tab/>
      </w:r>
      <w:r>
        <w:rPr>
          <w:rStyle w:val="Strong"/>
          <w:rFonts w:ascii="inherit" w:hAnsi="inherit"/>
          <w:color w:val="0000FF"/>
          <w:sz w:val="17"/>
          <w:szCs w:val="17"/>
          <w:bdr w:val="none" w:sz="0" w:space="0" w:color="auto" w:frame="1"/>
        </w:rPr>
        <w:t>Swap: 15624188 608948 15015240</w:t>
      </w:r>
    </w:p>
    <w:p w:rsidR="00CC54E4" w:rsidRDefault="00CC54E4" w:rsidP="00CC54E4">
      <w:pPr>
        <w:pStyle w:val="NormalWeb"/>
        <w:shd w:val="clear" w:color="auto" w:fill="FFFFFF"/>
        <w:spacing w:before="0" w:beforeAutospacing="0" w:after="242" w:afterAutospacing="0" w:line="266" w:lineRule="atLeast"/>
        <w:textAlignment w:val="baseline"/>
        <w:rPr>
          <w:rFonts w:ascii="Arial" w:hAnsi="Arial" w:cs="Arial"/>
          <w:color w:val="666666"/>
          <w:sz w:val="17"/>
          <w:szCs w:val="17"/>
        </w:rPr>
      </w:pPr>
      <w:r>
        <w:rPr>
          <w:rFonts w:ascii="Arial" w:hAnsi="Arial" w:cs="Arial"/>
          <w:color w:val="666666"/>
          <w:sz w:val="17"/>
          <w:szCs w:val="17"/>
        </w:rPr>
        <w:t>Let us see what this table for you.</w:t>
      </w:r>
    </w:p>
    <w:p w:rsidR="00CC54E4" w:rsidRDefault="00CC54E4" w:rsidP="00CC54E4">
      <w:pPr>
        <w:pStyle w:val="NormalWeb"/>
        <w:shd w:val="clear" w:color="auto" w:fill="FFFFFF"/>
        <w:spacing w:before="0" w:beforeAutospacing="0" w:after="0" w:afterAutospacing="0" w:line="266" w:lineRule="atLeast"/>
        <w:textAlignment w:val="baseline"/>
        <w:rPr>
          <w:rFonts w:ascii="Arial" w:hAnsi="Arial" w:cs="Arial"/>
          <w:color w:val="666666"/>
          <w:sz w:val="17"/>
          <w:szCs w:val="17"/>
        </w:rPr>
      </w:pPr>
      <w:r>
        <w:rPr>
          <w:rStyle w:val="Strong"/>
          <w:rFonts w:ascii="inherit" w:hAnsi="inherit" w:cs="Arial"/>
          <w:color w:val="666666"/>
          <w:sz w:val="17"/>
          <w:szCs w:val="17"/>
          <w:bdr w:val="none" w:sz="0" w:space="0" w:color="auto" w:frame="1"/>
        </w:rPr>
        <w:t>Line 1:</w:t>
      </w:r>
      <w:r>
        <w:rPr>
          <w:rStyle w:val="apple-converted-space"/>
          <w:rFonts w:ascii="Arial" w:hAnsi="Arial" w:cs="Arial"/>
          <w:color w:val="666666"/>
          <w:sz w:val="17"/>
          <w:szCs w:val="17"/>
        </w:rPr>
        <w:t> </w:t>
      </w:r>
      <w:r>
        <w:rPr>
          <w:rFonts w:ascii="Arial" w:hAnsi="Arial" w:cs="Arial"/>
          <w:color w:val="666666"/>
          <w:sz w:val="17"/>
          <w:szCs w:val="17"/>
        </w:rPr>
        <w:t>Indicates Memory details like total available RAM, used RAM, Shared RAM, RAM used for buffers, RAM used of caching content.</w:t>
      </w:r>
      <w:r>
        <w:rPr>
          <w:rFonts w:ascii="Arial" w:hAnsi="Arial" w:cs="Arial"/>
          <w:color w:val="666666"/>
          <w:sz w:val="17"/>
          <w:szCs w:val="17"/>
        </w:rPr>
        <w:br/>
      </w:r>
      <w:r>
        <w:rPr>
          <w:rStyle w:val="Strong"/>
          <w:rFonts w:ascii="inherit" w:hAnsi="inherit" w:cs="Arial"/>
          <w:color w:val="666666"/>
          <w:sz w:val="17"/>
          <w:szCs w:val="17"/>
          <w:bdr w:val="none" w:sz="0" w:space="0" w:color="auto" w:frame="1"/>
        </w:rPr>
        <w:t>Line 2</w:t>
      </w:r>
      <w:r>
        <w:rPr>
          <w:rFonts w:ascii="Arial" w:hAnsi="Arial" w:cs="Arial"/>
          <w:color w:val="666666"/>
          <w:sz w:val="17"/>
          <w:szCs w:val="17"/>
        </w:rPr>
        <w:t>: Indicates total buffers/Cache used and free.</w:t>
      </w:r>
      <w:r>
        <w:rPr>
          <w:rFonts w:ascii="Arial" w:hAnsi="Arial" w:cs="Arial"/>
          <w:color w:val="666666"/>
          <w:sz w:val="17"/>
          <w:szCs w:val="17"/>
        </w:rPr>
        <w:br/>
      </w:r>
      <w:r>
        <w:rPr>
          <w:rStyle w:val="Strong"/>
          <w:rFonts w:ascii="inherit" w:hAnsi="inherit" w:cs="Arial"/>
          <w:color w:val="666666"/>
          <w:sz w:val="17"/>
          <w:szCs w:val="17"/>
          <w:bdr w:val="none" w:sz="0" w:space="0" w:color="auto" w:frame="1"/>
        </w:rPr>
        <w:t>Line 3:</w:t>
      </w:r>
      <w:r>
        <w:rPr>
          <w:rStyle w:val="apple-converted-space"/>
          <w:rFonts w:ascii="Arial" w:hAnsi="Arial" w:cs="Arial"/>
          <w:color w:val="666666"/>
          <w:sz w:val="17"/>
          <w:szCs w:val="17"/>
        </w:rPr>
        <w:t> </w:t>
      </w:r>
      <w:r>
        <w:rPr>
          <w:rFonts w:ascii="Arial" w:hAnsi="Arial" w:cs="Arial"/>
          <w:color w:val="666666"/>
          <w:sz w:val="17"/>
          <w:szCs w:val="17"/>
        </w:rPr>
        <w:t>Indicates total swap memory available, used swap and free swap memory size available.</w:t>
      </w:r>
    </w:p>
    <w:p w:rsidR="00CC54E4" w:rsidRDefault="00CC54E4" w:rsidP="00CC54E4">
      <w:pPr>
        <w:pStyle w:val="NormalWeb"/>
        <w:shd w:val="clear" w:color="auto" w:fill="FFFFFF"/>
        <w:spacing w:before="0" w:beforeAutospacing="0" w:after="242" w:afterAutospacing="0" w:line="266" w:lineRule="atLeast"/>
        <w:textAlignment w:val="baseline"/>
        <w:rPr>
          <w:rFonts w:ascii="Arial" w:hAnsi="Arial" w:cs="Arial"/>
          <w:color w:val="666666"/>
          <w:sz w:val="17"/>
          <w:szCs w:val="17"/>
        </w:rPr>
      </w:pPr>
      <w:r>
        <w:rPr>
          <w:rFonts w:ascii="Arial" w:hAnsi="Arial" w:cs="Arial"/>
          <w:color w:val="666666"/>
          <w:sz w:val="17"/>
          <w:szCs w:val="17"/>
        </w:rPr>
        <w:t>Let us dig more in to these lines to better understand it as Linux user prospective.</w:t>
      </w:r>
    </w:p>
    <w:p w:rsidR="00CC54E4" w:rsidRDefault="00CC54E4" w:rsidP="00CC54E4">
      <w:pPr>
        <w:pStyle w:val="NormalWeb"/>
        <w:shd w:val="clear" w:color="auto" w:fill="FFFFFF"/>
        <w:spacing w:before="0" w:beforeAutospacing="0" w:after="0" w:afterAutospacing="0" w:line="266" w:lineRule="atLeast"/>
        <w:textAlignment w:val="baseline"/>
        <w:rPr>
          <w:rFonts w:ascii="Arial" w:hAnsi="Arial" w:cs="Arial"/>
          <w:color w:val="666666"/>
          <w:sz w:val="17"/>
          <w:szCs w:val="17"/>
        </w:rPr>
      </w:pPr>
      <w:r>
        <w:rPr>
          <w:rStyle w:val="Strong"/>
          <w:rFonts w:ascii="inherit" w:hAnsi="inherit" w:cs="Arial"/>
          <w:color w:val="FF0000"/>
          <w:sz w:val="17"/>
          <w:szCs w:val="17"/>
          <w:bdr w:val="none" w:sz="0" w:space="0" w:color="auto" w:frame="1"/>
        </w:rPr>
        <w:t xml:space="preserve">Line </w:t>
      </w:r>
      <w:proofErr w:type="gramStart"/>
      <w:r>
        <w:rPr>
          <w:rStyle w:val="Strong"/>
          <w:rFonts w:ascii="inherit" w:hAnsi="inherit" w:cs="Arial"/>
          <w:color w:val="FF0000"/>
          <w:sz w:val="17"/>
          <w:szCs w:val="17"/>
          <w:bdr w:val="none" w:sz="0" w:space="0" w:color="auto" w:frame="1"/>
        </w:rPr>
        <w:t>1:Mem</w:t>
      </w:r>
      <w:proofErr w:type="gramEnd"/>
      <w:r>
        <w:rPr>
          <w:rStyle w:val="Strong"/>
          <w:rFonts w:ascii="inherit" w:hAnsi="inherit" w:cs="Arial"/>
          <w:color w:val="FF0000"/>
          <w:sz w:val="17"/>
          <w:szCs w:val="17"/>
          <w:bdr w:val="none" w:sz="0" w:space="0" w:color="auto" w:frame="1"/>
        </w:rPr>
        <w:t>: 8027952 4377300 3650652 0 103648 1630364</w:t>
      </w:r>
    </w:p>
    <w:p w:rsidR="00CC54E4" w:rsidRDefault="00CC54E4" w:rsidP="00CC54E4">
      <w:pPr>
        <w:pStyle w:val="NormalWeb"/>
        <w:shd w:val="clear" w:color="auto" w:fill="FFFFFF"/>
        <w:spacing w:before="0" w:beforeAutospacing="0" w:after="0" w:afterAutospacing="0" w:line="266" w:lineRule="atLeast"/>
        <w:textAlignment w:val="baseline"/>
        <w:rPr>
          <w:rFonts w:ascii="Arial" w:hAnsi="Arial" w:cs="Arial"/>
          <w:color w:val="666666"/>
          <w:sz w:val="17"/>
          <w:szCs w:val="17"/>
        </w:rPr>
      </w:pPr>
      <w:proofErr w:type="gramStart"/>
      <w:r>
        <w:rPr>
          <w:rStyle w:val="Strong"/>
          <w:rFonts w:ascii="inherit" w:hAnsi="inherit" w:cs="Arial"/>
          <w:color w:val="FF0000"/>
          <w:sz w:val="17"/>
          <w:szCs w:val="17"/>
          <w:bdr w:val="none" w:sz="0" w:space="0" w:color="auto" w:frame="1"/>
        </w:rPr>
        <w:t>8027952</w:t>
      </w:r>
      <w:r>
        <w:rPr>
          <w:rStyle w:val="apple-converted-space"/>
          <w:rFonts w:ascii="Arial" w:hAnsi="Arial" w:cs="Arial"/>
          <w:color w:val="666666"/>
          <w:sz w:val="17"/>
          <w:szCs w:val="17"/>
        </w:rPr>
        <w:t> </w:t>
      </w:r>
      <w:r>
        <w:rPr>
          <w:rFonts w:ascii="Arial" w:hAnsi="Arial" w:cs="Arial"/>
          <w:color w:val="666666"/>
          <w:sz w:val="17"/>
          <w:szCs w:val="17"/>
        </w:rPr>
        <w:t>:</w:t>
      </w:r>
      <w:proofErr w:type="gramEnd"/>
      <w:r>
        <w:rPr>
          <w:rFonts w:ascii="Arial" w:hAnsi="Arial" w:cs="Arial"/>
          <w:color w:val="666666"/>
          <w:sz w:val="17"/>
          <w:szCs w:val="17"/>
        </w:rPr>
        <w:t xml:space="preserve"> Indicates memory/physical RAM available for your machine. These numbers are in KB’s</w:t>
      </w:r>
      <w:r>
        <w:rPr>
          <w:rFonts w:ascii="Arial" w:hAnsi="Arial" w:cs="Arial"/>
          <w:color w:val="666666"/>
          <w:sz w:val="17"/>
          <w:szCs w:val="17"/>
        </w:rPr>
        <w:br/>
      </w:r>
      <w:r>
        <w:rPr>
          <w:rStyle w:val="Strong"/>
          <w:rFonts w:ascii="inherit" w:hAnsi="inherit" w:cs="Arial"/>
          <w:color w:val="FF0000"/>
          <w:sz w:val="17"/>
          <w:szCs w:val="17"/>
          <w:bdr w:val="none" w:sz="0" w:space="0" w:color="auto" w:frame="1"/>
        </w:rPr>
        <w:t>4377300</w:t>
      </w:r>
      <w:r>
        <w:rPr>
          <w:rStyle w:val="apple-converted-space"/>
          <w:rFonts w:ascii="Arial" w:hAnsi="Arial" w:cs="Arial"/>
          <w:color w:val="666666"/>
          <w:sz w:val="17"/>
          <w:szCs w:val="17"/>
        </w:rPr>
        <w:t> </w:t>
      </w:r>
      <w:r>
        <w:rPr>
          <w:rFonts w:ascii="Arial" w:hAnsi="Arial" w:cs="Arial"/>
          <w:color w:val="666666"/>
          <w:sz w:val="17"/>
          <w:szCs w:val="17"/>
        </w:rPr>
        <w:t>: Indicates memory/RAM used by system. This include even buffers and cached data size as well.</w:t>
      </w:r>
      <w:r>
        <w:rPr>
          <w:rFonts w:ascii="Arial" w:hAnsi="Arial" w:cs="Arial"/>
          <w:color w:val="666666"/>
          <w:sz w:val="17"/>
          <w:szCs w:val="17"/>
        </w:rPr>
        <w:br/>
      </w:r>
      <w:r>
        <w:rPr>
          <w:rStyle w:val="Strong"/>
          <w:rFonts w:ascii="inherit" w:hAnsi="inherit" w:cs="Arial"/>
          <w:color w:val="FF0000"/>
          <w:sz w:val="17"/>
          <w:szCs w:val="17"/>
          <w:bdr w:val="none" w:sz="0" w:space="0" w:color="auto" w:frame="1"/>
        </w:rPr>
        <w:t>3650652</w:t>
      </w:r>
      <w:r>
        <w:rPr>
          <w:rStyle w:val="apple-converted-space"/>
          <w:rFonts w:ascii="Arial" w:hAnsi="Arial" w:cs="Arial"/>
          <w:color w:val="666666"/>
          <w:sz w:val="17"/>
          <w:szCs w:val="17"/>
        </w:rPr>
        <w:t> </w:t>
      </w:r>
      <w:r>
        <w:rPr>
          <w:rFonts w:ascii="Arial" w:hAnsi="Arial" w:cs="Arial"/>
          <w:color w:val="666666"/>
          <w:sz w:val="17"/>
          <w:szCs w:val="17"/>
        </w:rPr>
        <w:t>: Indicates Total RAM free and available for new process to run.</w:t>
      </w:r>
      <w:r>
        <w:rPr>
          <w:rFonts w:ascii="Arial" w:hAnsi="Arial" w:cs="Arial"/>
          <w:color w:val="666666"/>
          <w:sz w:val="17"/>
          <w:szCs w:val="17"/>
        </w:rPr>
        <w:br/>
      </w:r>
      <w:r>
        <w:rPr>
          <w:rStyle w:val="Strong"/>
          <w:rFonts w:ascii="inherit" w:hAnsi="inherit" w:cs="Arial"/>
          <w:color w:val="FF0000"/>
          <w:sz w:val="17"/>
          <w:szCs w:val="17"/>
          <w:bdr w:val="none" w:sz="0" w:space="0" w:color="auto" w:frame="1"/>
        </w:rPr>
        <w:t>0</w:t>
      </w:r>
      <w:r>
        <w:rPr>
          <w:rStyle w:val="apple-converted-space"/>
          <w:rFonts w:ascii="inherit" w:hAnsi="inherit" w:cs="Arial"/>
          <w:b/>
          <w:bCs/>
          <w:color w:val="FF0000"/>
          <w:sz w:val="17"/>
          <w:szCs w:val="17"/>
          <w:bdr w:val="none" w:sz="0" w:space="0" w:color="auto" w:frame="1"/>
        </w:rPr>
        <w:t> </w:t>
      </w:r>
      <w:r>
        <w:rPr>
          <w:rFonts w:ascii="Arial" w:hAnsi="Arial" w:cs="Arial"/>
          <w:color w:val="666666"/>
          <w:sz w:val="17"/>
          <w:szCs w:val="17"/>
        </w:rPr>
        <w:t>:</w:t>
      </w:r>
      <w:r>
        <w:rPr>
          <w:rStyle w:val="apple-converted-space"/>
          <w:rFonts w:ascii="Arial" w:hAnsi="Arial" w:cs="Arial"/>
          <w:color w:val="666666"/>
          <w:sz w:val="17"/>
          <w:szCs w:val="17"/>
        </w:rPr>
        <w:t> </w:t>
      </w:r>
      <w:r>
        <w:rPr>
          <w:rFonts w:ascii="Arial" w:hAnsi="Arial" w:cs="Arial"/>
          <w:color w:val="222222"/>
          <w:sz w:val="16"/>
          <w:szCs w:val="16"/>
          <w:bdr w:val="none" w:sz="0" w:space="0" w:color="auto" w:frame="1"/>
        </w:rPr>
        <w:t> Indicates shared memory. This column is obsolete and may be removed in future releases of free</w:t>
      </w:r>
      <w:r>
        <w:rPr>
          <w:rFonts w:ascii="Arial" w:hAnsi="Arial" w:cs="Arial"/>
          <w:color w:val="666666"/>
          <w:sz w:val="17"/>
          <w:szCs w:val="17"/>
        </w:rPr>
        <w:t>.</w:t>
      </w:r>
      <w:r>
        <w:rPr>
          <w:rFonts w:ascii="Arial" w:hAnsi="Arial" w:cs="Arial"/>
          <w:color w:val="666666"/>
          <w:sz w:val="17"/>
          <w:szCs w:val="17"/>
        </w:rPr>
        <w:br/>
      </w:r>
      <w:r>
        <w:rPr>
          <w:rStyle w:val="Strong"/>
          <w:rFonts w:ascii="inherit" w:hAnsi="inherit" w:cs="Arial"/>
          <w:color w:val="FF0000"/>
          <w:sz w:val="17"/>
          <w:szCs w:val="17"/>
          <w:bdr w:val="none" w:sz="0" w:space="0" w:color="auto" w:frame="1"/>
        </w:rPr>
        <w:t>103648</w:t>
      </w:r>
      <w:r>
        <w:rPr>
          <w:rStyle w:val="apple-converted-space"/>
          <w:rFonts w:ascii="inherit" w:hAnsi="inherit" w:cs="Arial"/>
          <w:b/>
          <w:bCs/>
          <w:color w:val="FF0000"/>
          <w:sz w:val="17"/>
          <w:szCs w:val="17"/>
          <w:bdr w:val="none" w:sz="0" w:space="0" w:color="auto" w:frame="1"/>
        </w:rPr>
        <w:t> </w:t>
      </w:r>
      <w:r>
        <w:rPr>
          <w:rFonts w:ascii="Arial" w:hAnsi="Arial" w:cs="Arial"/>
          <w:color w:val="666666"/>
          <w:sz w:val="17"/>
          <w:szCs w:val="17"/>
        </w:rPr>
        <w:t>: Indicates total RAM buffered by different applications in Linux</w:t>
      </w:r>
      <w:r>
        <w:rPr>
          <w:rFonts w:ascii="Arial" w:hAnsi="Arial" w:cs="Arial"/>
          <w:color w:val="666666"/>
          <w:sz w:val="17"/>
          <w:szCs w:val="17"/>
        </w:rPr>
        <w:br/>
      </w:r>
      <w:r>
        <w:rPr>
          <w:rStyle w:val="Strong"/>
          <w:rFonts w:ascii="inherit" w:hAnsi="inherit" w:cs="Arial"/>
          <w:color w:val="FF0000"/>
          <w:sz w:val="17"/>
          <w:szCs w:val="17"/>
          <w:bdr w:val="none" w:sz="0" w:space="0" w:color="auto" w:frame="1"/>
        </w:rPr>
        <w:t>1630364</w:t>
      </w:r>
      <w:r>
        <w:rPr>
          <w:rStyle w:val="apple-converted-space"/>
          <w:rFonts w:ascii="Arial" w:hAnsi="Arial" w:cs="Arial"/>
          <w:color w:val="666666"/>
          <w:sz w:val="17"/>
          <w:szCs w:val="17"/>
        </w:rPr>
        <w:t> </w:t>
      </w:r>
      <w:r>
        <w:rPr>
          <w:rFonts w:ascii="Arial" w:hAnsi="Arial" w:cs="Arial"/>
          <w:color w:val="666666"/>
          <w:sz w:val="17"/>
          <w:szCs w:val="17"/>
        </w:rPr>
        <w:t>: Indicates total RAM used for Caching of data for future purpose.</w:t>
      </w:r>
    </w:p>
    <w:p w:rsidR="00CC54E4" w:rsidRDefault="00CC54E4" w:rsidP="00CC54E4">
      <w:pPr>
        <w:pStyle w:val="NormalWeb"/>
        <w:shd w:val="clear" w:color="auto" w:fill="FFFFFF"/>
        <w:spacing w:before="0" w:beforeAutospacing="0" w:after="0" w:afterAutospacing="0" w:line="266" w:lineRule="atLeast"/>
        <w:textAlignment w:val="baseline"/>
        <w:rPr>
          <w:rFonts w:ascii="Arial" w:hAnsi="Arial" w:cs="Arial"/>
          <w:color w:val="666666"/>
          <w:sz w:val="17"/>
          <w:szCs w:val="17"/>
        </w:rPr>
      </w:pPr>
      <w:r>
        <w:rPr>
          <w:rStyle w:val="Strong"/>
          <w:rFonts w:ascii="inherit" w:hAnsi="inherit" w:cs="Arial"/>
          <w:color w:val="666666"/>
          <w:sz w:val="17"/>
          <w:szCs w:val="17"/>
          <w:bdr w:val="none" w:sz="0" w:space="0" w:color="auto" w:frame="1"/>
        </w:rPr>
        <w:t>Puzzled with buffers and cache?</w:t>
      </w:r>
    </w:p>
    <w:p w:rsidR="00CC54E4" w:rsidRDefault="00CC54E4" w:rsidP="00CC54E4">
      <w:pPr>
        <w:pStyle w:val="Heading1"/>
        <w:shd w:val="clear" w:color="auto" w:fill="FFFFFF"/>
        <w:spacing w:before="0" w:beforeAutospacing="0" w:after="145" w:afterAutospacing="0" w:line="532" w:lineRule="atLeast"/>
        <w:textAlignment w:val="baseline"/>
        <w:rPr>
          <w:rFonts w:ascii="Arial" w:hAnsi="Arial" w:cs="Arial"/>
          <w:color w:val="393D46"/>
          <w:spacing w:val="-12"/>
          <w:sz w:val="34"/>
          <w:szCs w:val="34"/>
        </w:rPr>
      </w:pPr>
      <w:r>
        <w:rPr>
          <w:rFonts w:ascii="Arial" w:hAnsi="Arial" w:cs="Arial"/>
          <w:color w:val="393D46"/>
          <w:spacing w:val="-12"/>
          <w:sz w:val="34"/>
          <w:szCs w:val="34"/>
        </w:rPr>
        <w:t>What is the difference between buffers and Cache?</w:t>
      </w:r>
    </w:p>
    <w:p w:rsidR="00CC54E4" w:rsidRDefault="00CC54E4" w:rsidP="00CC54E4">
      <w:pPr>
        <w:pStyle w:val="NormalWeb"/>
        <w:shd w:val="clear" w:color="auto" w:fill="FFFFFF"/>
        <w:spacing w:before="0" w:beforeAutospacing="0" w:after="0" w:afterAutospacing="0" w:line="266" w:lineRule="atLeast"/>
        <w:textAlignment w:val="baseline"/>
        <w:rPr>
          <w:rFonts w:ascii="Arial" w:hAnsi="Arial" w:cs="Arial"/>
          <w:color w:val="666666"/>
          <w:sz w:val="17"/>
          <w:szCs w:val="17"/>
        </w:rPr>
      </w:pPr>
      <w:r>
        <w:rPr>
          <w:rFonts w:ascii="inherit" w:hAnsi="inherit" w:cs="Arial"/>
          <w:color w:val="666666"/>
          <w:sz w:val="17"/>
          <w:szCs w:val="17"/>
          <w:bdr w:val="none" w:sz="0" w:space="0" w:color="auto" w:frame="1"/>
        </w:rPr>
        <w:t>A buffer is a temporary location to store data for a particular application and this data is not used by any other application. This is similar to bandwidth concept. When you try to send burst of data through network, if your network card is capable of sending less data, it will keep these huge amounts of data in buffer so that it can send data constantly in lesser speeds. In other hand Cache is a memory location to store frequently used data for faster access. Other difference between a buffer and a cache is that cache can be used multiple times where as buffer is used single time. And both are temporary store for your data processing.</w:t>
      </w:r>
    </w:p>
    <w:p w:rsidR="00CC54E4" w:rsidRDefault="00CC54E4" w:rsidP="00CC54E4">
      <w:pPr>
        <w:pStyle w:val="NormalWeb"/>
        <w:shd w:val="clear" w:color="auto" w:fill="FFFFFF"/>
        <w:spacing w:before="0" w:beforeAutospacing="0" w:after="0" w:afterAutospacing="0" w:line="266" w:lineRule="atLeast"/>
        <w:textAlignment w:val="baseline"/>
        <w:rPr>
          <w:rFonts w:ascii="Arial" w:hAnsi="Arial" w:cs="Arial"/>
          <w:color w:val="666666"/>
          <w:sz w:val="17"/>
          <w:szCs w:val="17"/>
        </w:rPr>
      </w:pPr>
      <w:r>
        <w:rPr>
          <w:rStyle w:val="Strong"/>
          <w:rFonts w:ascii="inherit" w:hAnsi="inherit" w:cs="Arial"/>
          <w:color w:val="008000"/>
          <w:sz w:val="17"/>
          <w:szCs w:val="17"/>
          <w:bdr w:val="none" w:sz="0" w:space="0" w:color="auto" w:frame="1"/>
        </w:rPr>
        <w:t>Line 2: -/+ buffers/cache: 2643288 5384664</w:t>
      </w:r>
    </w:p>
    <w:p w:rsidR="00CC54E4" w:rsidRDefault="00CC54E4" w:rsidP="00CC54E4">
      <w:pPr>
        <w:pStyle w:val="HTMLPreformatted"/>
        <w:shd w:val="clear" w:color="auto" w:fill="777777"/>
        <w:spacing w:line="312" w:lineRule="atLeast"/>
        <w:textAlignment w:val="baseline"/>
        <w:rPr>
          <w:color w:val="FFFFFF"/>
          <w:sz w:val="17"/>
          <w:szCs w:val="17"/>
        </w:rPr>
      </w:pPr>
      <w:r>
        <w:rPr>
          <w:color w:val="FFFFFF"/>
          <w:sz w:val="17"/>
          <w:szCs w:val="17"/>
        </w:rPr>
        <w:tab/>
      </w:r>
      <w:proofErr w:type="gramStart"/>
      <w:r>
        <w:rPr>
          <w:rStyle w:val="Strong"/>
          <w:rFonts w:ascii="inherit" w:hAnsi="inherit"/>
          <w:color w:val="008000"/>
          <w:sz w:val="17"/>
          <w:szCs w:val="17"/>
          <w:bdr w:val="none" w:sz="0" w:space="0" w:color="auto" w:frame="1"/>
        </w:rPr>
        <w:t>2643288</w:t>
      </w:r>
      <w:r>
        <w:rPr>
          <w:color w:val="FFFFFF"/>
          <w:sz w:val="17"/>
          <w:szCs w:val="17"/>
        </w:rPr>
        <w:t xml:space="preserve"> :</w:t>
      </w:r>
      <w:proofErr w:type="gramEnd"/>
      <w:r>
        <w:rPr>
          <w:color w:val="FFFFFF"/>
          <w:sz w:val="17"/>
          <w:szCs w:val="17"/>
        </w:rPr>
        <w:t xml:space="preserve"> This is actual size of used RAM which we get from RAM used -(buffers + cache)</w:t>
      </w:r>
    </w:p>
    <w:p w:rsidR="00CC54E4" w:rsidRDefault="00CC54E4" w:rsidP="00CC54E4">
      <w:pPr>
        <w:pStyle w:val="HTMLPreformatted"/>
        <w:shd w:val="clear" w:color="auto" w:fill="777777"/>
        <w:spacing w:line="312" w:lineRule="atLeast"/>
        <w:textAlignment w:val="baseline"/>
        <w:rPr>
          <w:color w:val="FFFFFF"/>
          <w:sz w:val="17"/>
          <w:szCs w:val="17"/>
        </w:rPr>
      </w:pPr>
      <w:r>
        <w:rPr>
          <w:color w:val="FFFFFF"/>
          <w:sz w:val="17"/>
          <w:szCs w:val="17"/>
        </w:rPr>
        <w:tab/>
        <w:t>A bit of mathematical calculation</w:t>
      </w:r>
    </w:p>
    <w:p w:rsidR="00CC54E4" w:rsidRDefault="00CC54E4" w:rsidP="00CC54E4">
      <w:pPr>
        <w:pStyle w:val="HTMLPreformatted"/>
        <w:shd w:val="clear" w:color="auto" w:fill="777777"/>
        <w:spacing w:line="312" w:lineRule="atLeast"/>
        <w:textAlignment w:val="baseline"/>
        <w:rPr>
          <w:rStyle w:val="Strong"/>
          <w:rFonts w:ascii="inherit" w:hAnsi="inherit"/>
          <w:color w:val="FFFFFF"/>
          <w:sz w:val="17"/>
          <w:szCs w:val="17"/>
          <w:bdr w:val="none" w:sz="0" w:space="0" w:color="auto" w:frame="1"/>
        </w:rPr>
      </w:pPr>
      <w:r>
        <w:rPr>
          <w:color w:val="FFFFFF"/>
          <w:sz w:val="17"/>
          <w:szCs w:val="17"/>
        </w:rPr>
        <w:tab/>
      </w:r>
      <w:r>
        <w:rPr>
          <w:rStyle w:val="Strong"/>
          <w:rFonts w:ascii="inherit" w:hAnsi="inherit"/>
          <w:color w:val="FFFFFF"/>
          <w:sz w:val="17"/>
          <w:szCs w:val="17"/>
          <w:bdr w:val="none" w:sz="0" w:space="0" w:color="auto" w:frame="1"/>
        </w:rPr>
        <w:t>Used RAM = +4377300</w:t>
      </w:r>
    </w:p>
    <w:p w:rsidR="00CC54E4" w:rsidRDefault="00CC54E4" w:rsidP="00CC54E4">
      <w:pPr>
        <w:pStyle w:val="HTMLPreformatted"/>
        <w:shd w:val="clear" w:color="auto" w:fill="777777"/>
        <w:spacing w:line="312" w:lineRule="atLeast"/>
        <w:textAlignment w:val="baseline"/>
        <w:rPr>
          <w:rStyle w:val="Strong"/>
          <w:rFonts w:ascii="inherit" w:hAnsi="inherit"/>
          <w:color w:val="FFFFFF"/>
          <w:sz w:val="17"/>
          <w:szCs w:val="17"/>
          <w:bdr w:val="none" w:sz="0" w:space="0" w:color="auto" w:frame="1"/>
        </w:rPr>
      </w:pPr>
      <w:r>
        <w:rPr>
          <w:rStyle w:val="Strong"/>
          <w:rFonts w:ascii="inherit" w:hAnsi="inherit"/>
          <w:color w:val="FFFFFF"/>
          <w:sz w:val="17"/>
          <w:szCs w:val="17"/>
          <w:bdr w:val="none" w:sz="0" w:space="0" w:color="auto" w:frame="1"/>
        </w:rPr>
        <w:tab/>
        <w:t>Used Buffers = -103648</w:t>
      </w:r>
    </w:p>
    <w:p w:rsidR="00CC54E4" w:rsidRDefault="00CC54E4" w:rsidP="00CC54E4">
      <w:pPr>
        <w:pStyle w:val="HTMLPreformatted"/>
        <w:shd w:val="clear" w:color="auto" w:fill="777777"/>
        <w:spacing w:line="312" w:lineRule="atLeast"/>
        <w:textAlignment w:val="baseline"/>
        <w:rPr>
          <w:color w:val="FFFFFF"/>
          <w:sz w:val="17"/>
          <w:szCs w:val="17"/>
        </w:rPr>
      </w:pPr>
      <w:r>
        <w:rPr>
          <w:rStyle w:val="Strong"/>
          <w:rFonts w:ascii="inherit" w:hAnsi="inherit"/>
          <w:color w:val="FFFFFF"/>
          <w:sz w:val="17"/>
          <w:szCs w:val="17"/>
          <w:bdr w:val="none" w:sz="0" w:space="0" w:color="auto" w:frame="1"/>
        </w:rPr>
        <w:tab/>
        <w:t>Used Cache = -1630364</w:t>
      </w:r>
    </w:p>
    <w:p w:rsidR="00CC54E4" w:rsidRDefault="00CC54E4" w:rsidP="00CC54E4">
      <w:pPr>
        <w:pStyle w:val="HTMLPreformatted"/>
        <w:shd w:val="clear" w:color="auto" w:fill="777777"/>
        <w:spacing w:line="312" w:lineRule="atLeast"/>
        <w:textAlignment w:val="baseline"/>
        <w:rPr>
          <w:color w:val="FFFFFF"/>
          <w:sz w:val="17"/>
          <w:szCs w:val="17"/>
        </w:rPr>
      </w:pPr>
      <w:r>
        <w:rPr>
          <w:color w:val="FFFFFF"/>
          <w:sz w:val="17"/>
          <w:szCs w:val="17"/>
        </w:rPr>
        <w:tab/>
      </w:r>
      <w:r>
        <w:rPr>
          <w:rStyle w:val="Strong"/>
          <w:rFonts w:ascii="inherit" w:hAnsi="inherit"/>
          <w:color w:val="FFFFFF"/>
          <w:sz w:val="17"/>
          <w:szCs w:val="17"/>
          <w:bdr w:val="none" w:sz="0" w:space="0" w:color="auto" w:frame="1"/>
        </w:rPr>
        <w:t>Actual Total used RAM is 4377300 -(103648+</w:t>
      </w:r>
      <w:proofErr w:type="gramStart"/>
      <w:r>
        <w:rPr>
          <w:rStyle w:val="Strong"/>
          <w:rFonts w:ascii="inherit" w:hAnsi="inherit"/>
          <w:color w:val="FFFFFF"/>
          <w:sz w:val="17"/>
          <w:szCs w:val="17"/>
          <w:bdr w:val="none" w:sz="0" w:space="0" w:color="auto" w:frame="1"/>
        </w:rPr>
        <w:t>1630364)=</w:t>
      </w:r>
      <w:proofErr w:type="gramEnd"/>
      <w:r>
        <w:rPr>
          <w:rStyle w:val="Strong"/>
          <w:rFonts w:ascii="inherit" w:hAnsi="inherit"/>
          <w:color w:val="FFFFFF"/>
          <w:sz w:val="17"/>
          <w:szCs w:val="17"/>
          <w:bdr w:val="none" w:sz="0" w:space="0" w:color="auto" w:frame="1"/>
        </w:rPr>
        <w:t xml:space="preserve"> 2643288</w:t>
      </w:r>
    </w:p>
    <w:p w:rsidR="00CC54E4" w:rsidRDefault="00CC54E4" w:rsidP="00CC54E4">
      <w:pPr>
        <w:pStyle w:val="NormalWeb"/>
        <w:shd w:val="clear" w:color="auto" w:fill="FFFFFF"/>
        <w:spacing w:before="0" w:beforeAutospacing="0" w:after="0" w:afterAutospacing="0" w:line="266" w:lineRule="atLeast"/>
        <w:textAlignment w:val="baseline"/>
        <w:rPr>
          <w:rFonts w:ascii="Arial" w:hAnsi="Arial" w:cs="Arial"/>
          <w:color w:val="666666"/>
          <w:sz w:val="17"/>
          <w:szCs w:val="17"/>
        </w:rPr>
      </w:pPr>
      <w:r>
        <w:rPr>
          <w:rFonts w:ascii="Arial" w:hAnsi="Arial" w:cs="Arial"/>
          <w:color w:val="666666"/>
          <w:sz w:val="17"/>
          <w:szCs w:val="17"/>
        </w:rPr>
        <w:t xml:space="preserve">Then why my Linux machine is showing 4377300 as used RAM. This is because Linux counts cached RAM, Buffered RAM to this used RAM. But in future if any application </w:t>
      </w:r>
      <w:proofErr w:type="gramStart"/>
      <w:r>
        <w:rPr>
          <w:rFonts w:ascii="Arial" w:hAnsi="Arial" w:cs="Arial"/>
          <w:color w:val="666666"/>
          <w:sz w:val="17"/>
          <w:szCs w:val="17"/>
        </w:rPr>
        <w:t>want</w:t>
      </w:r>
      <w:proofErr w:type="gramEnd"/>
      <w:r>
        <w:rPr>
          <w:rFonts w:ascii="Arial" w:hAnsi="Arial" w:cs="Arial"/>
          <w:color w:val="666666"/>
          <w:sz w:val="17"/>
          <w:szCs w:val="17"/>
        </w:rPr>
        <w:t xml:space="preserve"> to use these buffers/cache, Linux will free it for you. To know more about this,</w:t>
      </w:r>
      <w:r>
        <w:rPr>
          <w:rStyle w:val="apple-converted-space"/>
          <w:rFonts w:ascii="Arial" w:hAnsi="Arial" w:cs="Arial"/>
          <w:color w:val="666666"/>
          <w:sz w:val="17"/>
          <w:szCs w:val="17"/>
        </w:rPr>
        <w:t> </w:t>
      </w:r>
      <w:hyperlink r:id="rId64" w:history="1">
        <w:r>
          <w:rPr>
            <w:rStyle w:val="Strong"/>
            <w:rFonts w:ascii="inherit" w:hAnsi="inherit" w:cs="Arial"/>
            <w:color w:val="526F94"/>
            <w:sz w:val="17"/>
            <w:szCs w:val="17"/>
            <w:bdr w:val="none" w:sz="0" w:space="0" w:color="auto" w:frame="1"/>
          </w:rPr>
          <w:t>visit this site</w:t>
        </w:r>
      </w:hyperlink>
      <w:r>
        <w:rPr>
          <w:rFonts w:ascii="Arial" w:hAnsi="Arial" w:cs="Arial"/>
          <w:color w:val="666666"/>
          <w:sz w:val="17"/>
          <w:szCs w:val="17"/>
        </w:rPr>
        <w:t>.</w:t>
      </w:r>
    </w:p>
    <w:p w:rsidR="00CC54E4" w:rsidRDefault="00CC54E4" w:rsidP="00CC54E4">
      <w:pPr>
        <w:pStyle w:val="NormalWeb"/>
        <w:shd w:val="clear" w:color="auto" w:fill="FFFFFF"/>
        <w:spacing w:before="0" w:beforeAutospacing="0" w:after="0" w:afterAutospacing="0" w:line="266" w:lineRule="atLeast"/>
        <w:textAlignment w:val="baseline"/>
        <w:rPr>
          <w:rFonts w:ascii="Arial" w:hAnsi="Arial" w:cs="Arial"/>
          <w:color w:val="666666"/>
          <w:sz w:val="17"/>
          <w:szCs w:val="17"/>
        </w:rPr>
      </w:pPr>
      <w:proofErr w:type="gramStart"/>
      <w:r>
        <w:rPr>
          <w:rStyle w:val="Strong"/>
          <w:rFonts w:ascii="inherit" w:hAnsi="inherit" w:cs="Arial"/>
          <w:color w:val="008000"/>
          <w:sz w:val="17"/>
          <w:szCs w:val="17"/>
          <w:bdr w:val="none" w:sz="0" w:space="0" w:color="auto" w:frame="1"/>
        </w:rPr>
        <w:t>5384664</w:t>
      </w:r>
      <w:r>
        <w:rPr>
          <w:rStyle w:val="apple-converted-space"/>
          <w:rFonts w:ascii="Arial" w:hAnsi="Arial" w:cs="Arial"/>
          <w:color w:val="666666"/>
          <w:sz w:val="17"/>
          <w:szCs w:val="17"/>
        </w:rPr>
        <w:t> </w:t>
      </w:r>
      <w:r>
        <w:rPr>
          <w:rFonts w:ascii="Arial" w:hAnsi="Arial" w:cs="Arial"/>
          <w:color w:val="666666"/>
          <w:sz w:val="17"/>
          <w:szCs w:val="17"/>
        </w:rPr>
        <w:t>:</w:t>
      </w:r>
      <w:proofErr w:type="gramEnd"/>
      <w:r>
        <w:rPr>
          <w:rFonts w:ascii="Arial" w:hAnsi="Arial" w:cs="Arial"/>
          <w:color w:val="666666"/>
          <w:sz w:val="17"/>
          <w:szCs w:val="17"/>
        </w:rPr>
        <w:t xml:space="preserve"> Indicates actual total RAM available, we get to this number by subtracting actual RAM used from total RAM available in the system.</w:t>
      </w:r>
    </w:p>
    <w:p w:rsidR="00CC54E4" w:rsidRDefault="00CC54E4" w:rsidP="00CC54E4">
      <w:pPr>
        <w:pStyle w:val="HTMLPreformatted"/>
        <w:shd w:val="clear" w:color="auto" w:fill="777777"/>
        <w:spacing w:line="312" w:lineRule="atLeast"/>
        <w:textAlignment w:val="baseline"/>
        <w:rPr>
          <w:rStyle w:val="Strong"/>
          <w:rFonts w:ascii="inherit" w:hAnsi="inherit"/>
          <w:color w:val="FFFFFF"/>
          <w:sz w:val="17"/>
          <w:szCs w:val="17"/>
          <w:bdr w:val="none" w:sz="0" w:space="0" w:color="auto" w:frame="1"/>
        </w:rPr>
      </w:pPr>
      <w:r>
        <w:rPr>
          <w:color w:val="FFFFFF"/>
          <w:sz w:val="17"/>
          <w:szCs w:val="17"/>
        </w:rPr>
        <w:tab/>
      </w:r>
      <w:r>
        <w:rPr>
          <w:rStyle w:val="Strong"/>
          <w:rFonts w:ascii="inherit" w:hAnsi="inherit"/>
          <w:color w:val="FFFFFF"/>
          <w:sz w:val="17"/>
          <w:szCs w:val="17"/>
          <w:bdr w:val="none" w:sz="0" w:space="0" w:color="auto" w:frame="1"/>
        </w:rPr>
        <w:t>Total RAM = +8027952</w:t>
      </w:r>
    </w:p>
    <w:p w:rsidR="00CC54E4" w:rsidRDefault="00CC54E4" w:rsidP="00CC54E4">
      <w:pPr>
        <w:pStyle w:val="HTMLPreformatted"/>
        <w:shd w:val="clear" w:color="auto" w:fill="777777"/>
        <w:spacing w:line="312" w:lineRule="atLeast"/>
        <w:textAlignment w:val="baseline"/>
        <w:rPr>
          <w:rStyle w:val="Strong"/>
          <w:rFonts w:ascii="inherit" w:hAnsi="inherit"/>
          <w:color w:val="FFFFFF"/>
          <w:sz w:val="17"/>
          <w:szCs w:val="17"/>
          <w:bdr w:val="none" w:sz="0" w:space="0" w:color="auto" w:frame="1"/>
        </w:rPr>
      </w:pPr>
      <w:r>
        <w:rPr>
          <w:rStyle w:val="Strong"/>
          <w:rFonts w:ascii="inherit" w:hAnsi="inherit"/>
          <w:color w:val="FFFFFF"/>
          <w:sz w:val="17"/>
          <w:szCs w:val="17"/>
          <w:bdr w:val="none" w:sz="0" w:space="0" w:color="auto" w:frame="1"/>
        </w:rPr>
        <w:tab/>
        <w:t>actual used RAM = -2643288</w:t>
      </w:r>
    </w:p>
    <w:p w:rsidR="00CC54E4" w:rsidRDefault="00CC54E4" w:rsidP="00CC54E4">
      <w:pPr>
        <w:pStyle w:val="HTMLPreformatted"/>
        <w:shd w:val="clear" w:color="auto" w:fill="777777"/>
        <w:spacing w:line="312" w:lineRule="atLeast"/>
        <w:textAlignment w:val="baseline"/>
        <w:rPr>
          <w:color w:val="FFFFFF"/>
          <w:sz w:val="17"/>
          <w:szCs w:val="17"/>
        </w:rPr>
      </w:pPr>
      <w:r>
        <w:rPr>
          <w:rStyle w:val="Strong"/>
          <w:rFonts w:ascii="inherit" w:hAnsi="inherit"/>
          <w:color w:val="FFFFFF"/>
          <w:sz w:val="17"/>
          <w:szCs w:val="17"/>
          <w:bdr w:val="none" w:sz="0" w:space="0" w:color="auto" w:frame="1"/>
        </w:rPr>
        <w:tab/>
        <w:t>Total actual available RAM = 5384664</w:t>
      </w:r>
    </w:p>
    <w:p w:rsidR="00CC54E4" w:rsidRDefault="00CC54E4" w:rsidP="00CC54E4">
      <w:pPr>
        <w:pStyle w:val="NormalWeb"/>
        <w:shd w:val="clear" w:color="auto" w:fill="FFFFFF"/>
        <w:spacing w:before="0" w:beforeAutospacing="0" w:after="0" w:afterAutospacing="0" w:line="266" w:lineRule="atLeast"/>
        <w:textAlignment w:val="baseline"/>
        <w:rPr>
          <w:rFonts w:ascii="Arial" w:hAnsi="Arial" w:cs="Arial"/>
          <w:color w:val="666666"/>
          <w:sz w:val="17"/>
          <w:szCs w:val="17"/>
        </w:rPr>
      </w:pPr>
      <w:r>
        <w:rPr>
          <w:rFonts w:ascii="Arial" w:hAnsi="Arial" w:cs="Arial"/>
          <w:color w:val="666666"/>
          <w:sz w:val="17"/>
          <w:szCs w:val="17"/>
        </w:rPr>
        <w:t xml:space="preserve">So from today on words don’t complain that Linux ate your RAM, its our understanding of free command output which is the culprit and the teacher who thought us Linux. If any one asks what is the free RAM available, we have to give this </w:t>
      </w:r>
      <w:proofErr w:type="gramStart"/>
      <w:r>
        <w:rPr>
          <w:rFonts w:ascii="Arial" w:hAnsi="Arial" w:cs="Arial"/>
          <w:color w:val="666666"/>
          <w:sz w:val="17"/>
          <w:szCs w:val="17"/>
        </w:rPr>
        <w:t>number(</w:t>
      </w:r>
      <w:proofErr w:type="gramEnd"/>
      <w:r>
        <w:rPr>
          <w:rStyle w:val="Strong"/>
          <w:rFonts w:ascii="inherit" w:hAnsi="inherit" w:cs="Arial"/>
          <w:color w:val="008000"/>
          <w:sz w:val="16"/>
          <w:szCs w:val="16"/>
          <w:bdr w:val="none" w:sz="0" w:space="0" w:color="auto" w:frame="1"/>
        </w:rPr>
        <w:t>5384664</w:t>
      </w:r>
      <w:r>
        <w:rPr>
          <w:rFonts w:ascii="Arial" w:hAnsi="Arial" w:cs="Arial"/>
          <w:color w:val="666666"/>
          <w:sz w:val="17"/>
          <w:szCs w:val="17"/>
        </w:rPr>
        <w:t>) instead of first line number(</w:t>
      </w:r>
      <w:r>
        <w:rPr>
          <w:rStyle w:val="Strong"/>
          <w:rFonts w:ascii="inherit" w:hAnsi="inherit" w:cs="Arial"/>
          <w:color w:val="FF0000"/>
          <w:sz w:val="16"/>
          <w:szCs w:val="16"/>
          <w:bdr w:val="none" w:sz="0" w:space="0" w:color="auto" w:frame="1"/>
        </w:rPr>
        <w:t>4377300</w:t>
      </w:r>
      <w:r>
        <w:rPr>
          <w:rFonts w:ascii="Arial" w:hAnsi="Arial" w:cs="Arial"/>
          <w:color w:val="666666"/>
          <w:sz w:val="17"/>
          <w:szCs w:val="17"/>
        </w:rPr>
        <w:t>) for free RAM available in your machine.</w:t>
      </w:r>
    </w:p>
    <w:p w:rsidR="00CC54E4" w:rsidRDefault="00CC54E4" w:rsidP="00CC54E4">
      <w:pPr>
        <w:pStyle w:val="NormalWeb"/>
        <w:shd w:val="clear" w:color="auto" w:fill="FFFFFF"/>
        <w:spacing w:before="0" w:beforeAutospacing="0" w:after="0" w:afterAutospacing="0" w:line="266" w:lineRule="atLeast"/>
        <w:textAlignment w:val="baseline"/>
        <w:rPr>
          <w:rFonts w:ascii="Arial" w:hAnsi="Arial" w:cs="Arial"/>
          <w:color w:val="666666"/>
          <w:sz w:val="17"/>
          <w:szCs w:val="17"/>
        </w:rPr>
      </w:pPr>
      <w:r>
        <w:rPr>
          <w:rStyle w:val="Strong"/>
          <w:rFonts w:ascii="inherit" w:hAnsi="inherit" w:cs="Arial"/>
          <w:color w:val="0000FF"/>
          <w:sz w:val="17"/>
          <w:szCs w:val="17"/>
          <w:bdr w:val="none" w:sz="0" w:space="0" w:color="auto" w:frame="1"/>
        </w:rPr>
        <w:t>Line 3: Swap: 15624188 608948 15015240</w:t>
      </w:r>
    </w:p>
    <w:p w:rsidR="00CC54E4" w:rsidRDefault="00CC54E4" w:rsidP="00CC54E4">
      <w:pPr>
        <w:pStyle w:val="NormalWeb"/>
        <w:shd w:val="clear" w:color="auto" w:fill="FFFFFF"/>
        <w:spacing w:before="0" w:beforeAutospacing="0" w:after="242" w:afterAutospacing="0" w:line="266" w:lineRule="atLeast"/>
        <w:textAlignment w:val="baseline"/>
        <w:rPr>
          <w:rFonts w:ascii="Arial" w:hAnsi="Arial" w:cs="Arial"/>
          <w:color w:val="666666"/>
          <w:sz w:val="17"/>
          <w:szCs w:val="17"/>
        </w:rPr>
      </w:pPr>
      <w:r>
        <w:rPr>
          <w:rFonts w:ascii="Arial" w:hAnsi="Arial" w:cs="Arial"/>
          <w:color w:val="666666"/>
          <w:sz w:val="17"/>
          <w:szCs w:val="17"/>
        </w:rPr>
        <w:lastRenderedPageBreak/>
        <w:t>This line indicates swap details like total SWAP size, used as well as free SWAP.</w:t>
      </w:r>
    </w:p>
    <w:p w:rsidR="00CC54E4" w:rsidRDefault="00CC54E4" w:rsidP="00CC54E4">
      <w:pPr>
        <w:pStyle w:val="NormalWeb"/>
        <w:shd w:val="clear" w:color="auto" w:fill="FFFFFF"/>
        <w:spacing w:before="0" w:beforeAutospacing="0" w:after="0" w:afterAutospacing="0" w:line="266" w:lineRule="atLeast"/>
        <w:textAlignment w:val="baseline"/>
        <w:rPr>
          <w:rFonts w:ascii="Arial" w:hAnsi="Arial" w:cs="Arial"/>
          <w:color w:val="666666"/>
          <w:sz w:val="17"/>
          <w:szCs w:val="17"/>
        </w:rPr>
      </w:pPr>
      <w:r>
        <w:rPr>
          <w:rFonts w:ascii="Arial" w:hAnsi="Arial" w:cs="Arial"/>
          <w:color w:val="666666"/>
          <w:sz w:val="17"/>
          <w:szCs w:val="17"/>
        </w:rPr>
        <w:t>Swap is a virtual memory created on HDD to increase RAM size virtually. To know more about swap</w:t>
      </w:r>
      <w:hyperlink r:id="rId65" w:history="1">
        <w:r>
          <w:rPr>
            <w:rStyle w:val="apple-converted-space"/>
            <w:rFonts w:ascii="inherit" w:hAnsi="inherit" w:cs="Arial"/>
            <w:color w:val="526F94"/>
            <w:sz w:val="17"/>
            <w:szCs w:val="17"/>
            <w:bdr w:val="none" w:sz="0" w:space="0" w:color="auto" w:frame="1"/>
          </w:rPr>
          <w:t> </w:t>
        </w:r>
        <w:r>
          <w:rPr>
            <w:rStyle w:val="Strong"/>
            <w:rFonts w:ascii="inherit" w:hAnsi="inherit" w:cs="Arial"/>
            <w:color w:val="526F94"/>
            <w:sz w:val="17"/>
            <w:szCs w:val="17"/>
            <w:bdr w:val="none" w:sz="0" w:space="0" w:color="auto" w:frame="1"/>
          </w:rPr>
          <w:t>click here</w:t>
        </w:r>
      </w:hyperlink>
      <w:r>
        <w:rPr>
          <w:rStyle w:val="apple-converted-space"/>
          <w:rFonts w:ascii="Arial" w:hAnsi="Arial" w:cs="Arial"/>
          <w:color w:val="666666"/>
          <w:sz w:val="17"/>
          <w:szCs w:val="17"/>
        </w:rPr>
        <w:t> </w:t>
      </w:r>
      <w:r>
        <w:rPr>
          <w:rFonts w:ascii="Arial" w:hAnsi="Arial" w:cs="Arial"/>
          <w:color w:val="666666"/>
          <w:sz w:val="17"/>
          <w:szCs w:val="17"/>
        </w:rPr>
        <w:t>for creating swap partition and</w:t>
      </w:r>
      <w:r>
        <w:rPr>
          <w:rStyle w:val="apple-converted-space"/>
          <w:rFonts w:ascii="Arial" w:hAnsi="Arial" w:cs="Arial"/>
          <w:color w:val="666666"/>
          <w:sz w:val="17"/>
          <w:szCs w:val="17"/>
        </w:rPr>
        <w:t> </w:t>
      </w:r>
      <w:hyperlink r:id="rId66" w:history="1">
        <w:r>
          <w:rPr>
            <w:rStyle w:val="Hyperlink"/>
            <w:rFonts w:ascii="inherit" w:hAnsi="inherit" w:cs="Arial"/>
            <w:color w:val="526F94"/>
            <w:sz w:val="17"/>
            <w:szCs w:val="17"/>
            <w:bdr w:val="none" w:sz="0" w:space="0" w:color="auto" w:frame="1"/>
          </w:rPr>
          <w:t>here for swap file creation</w:t>
        </w:r>
      </w:hyperlink>
      <w:r>
        <w:rPr>
          <w:rFonts w:ascii="Arial" w:hAnsi="Arial" w:cs="Arial"/>
          <w:color w:val="666666"/>
          <w:sz w:val="17"/>
          <w:szCs w:val="17"/>
        </w:rPr>
        <w:t>.</w:t>
      </w:r>
    </w:p>
    <w:p w:rsidR="00CC54E4" w:rsidRDefault="00CC54E4" w:rsidP="00CC54E4">
      <w:pPr>
        <w:pStyle w:val="NormalWeb"/>
        <w:shd w:val="clear" w:color="auto" w:fill="FFFFFF"/>
        <w:spacing w:before="0" w:beforeAutospacing="0" w:after="0" w:afterAutospacing="0" w:line="266" w:lineRule="atLeast"/>
        <w:textAlignment w:val="baseline"/>
        <w:rPr>
          <w:rFonts w:ascii="Arial" w:hAnsi="Arial" w:cs="Arial"/>
          <w:color w:val="666666"/>
          <w:sz w:val="17"/>
          <w:szCs w:val="17"/>
        </w:rPr>
      </w:pPr>
      <w:r>
        <w:rPr>
          <w:rStyle w:val="Strong"/>
          <w:rFonts w:ascii="inherit" w:hAnsi="inherit" w:cs="Arial"/>
          <w:color w:val="666666"/>
          <w:sz w:val="17"/>
          <w:szCs w:val="17"/>
          <w:bdr w:val="none" w:sz="0" w:space="0" w:color="auto" w:frame="1"/>
        </w:rPr>
        <w:t>Example2:</w:t>
      </w:r>
      <w:r>
        <w:rPr>
          <w:rStyle w:val="apple-converted-space"/>
          <w:rFonts w:ascii="Arial" w:hAnsi="Arial" w:cs="Arial"/>
          <w:color w:val="666666"/>
          <w:sz w:val="17"/>
          <w:szCs w:val="17"/>
        </w:rPr>
        <w:t> </w:t>
      </w:r>
      <w:r>
        <w:rPr>
          <w:rFonts w:ascii="Arial" w:hAnsi="Arial" w:cs="Arial"/>
          <w:color w:val="666666"/>
          <w:sz w:val="17"/>
          <w:szCs w:val="17"/>
        </w:rPr>
        <w:t>Display RAM in human readable formats like in KB’s, MB’s, GB’s, TB’s</w:t>
      </w:r>
    </w:p>
    <w:p w:rsidR="00CC54E4" w:rsidRDefault="00CC54E4" w:rsidP="00CC54E4">
      <w:pPr>
        <w:pStyle w:val="HTMLPreformatted"/>
        <w:shd w:val="clear" w:color="auto" w:fill="777777"/>
        <w:spacing w:line="312" w:lineRule="atLeast"/>
        <w:textAlignment w:val="baseline"/>
        <w:rPr>
          <w:rStyle w:val="Strong"/>
          <w:rFonts w:ascii="inherit" w:hAnsi="inherit"/>
          <w:color w:val="FFFFFF"/>
          <w:sz w:val="17"/>
          <w:szCs w:val="17"/>
          <w:bdr w:val="none" w:sz="0" w:space="0" w:color="auto" w:frame="1"/>
        </w:rPr>
      </w:pPr>
      <w:r>
        <w:rPr>
          <w:color w:val="FFFFFF"/>
          <w:sz w:val="17"/>
          <w:szCs w:val="17"/>
        </w:rPr>
        <w:tab/>
      </w:r>
      <w:r>
        <w:rPr>
          <w:rStyle w:val="Strong"/>
          <w:rFonts w:ascii="inherit" w:hAnsi="inherit"/>
          <w:color w:val="FFFFFF"/>
          <w:sz w:val="17"/>
          <w:szCs w:val="17"/>
          <w:bdr w:val="none" w:sz="0" w:space="0" w:color="auto" w:frame="1"/>
        </w:rPr>
        <w:t>free -k</w:t>
      </w:r>
    </w:p>
    <w:p w:rsidR="00CC54E4" w:rsidRDefault="00CC54E4" w:rsidP="00CC54E4">
      <w:pPr>
        <w:pStyle w:val="HTMLPreformatted"/>
        <w:shd w:val="clear" w:color="auto" w:fill="777777"/>
        <w:spacing w:line="312" w:lineRule="atLeast"/>
        <w:textAlignment w:val="baseline"/>
        <w:rPr>
          <w:rStyle w:val="Strong"/>
          <w:rFonts w:ascii="inherit" w:hAnsi="inherit"/>
          <w:color w:val="FFFFFF"/>
          <w:sz w:val="17"/>
          <w:szCs w:val="17"/>
          <w:bdr w:val="none" w:sz="0" w:space="0" w:color="auto" w:frame="1"/>
        </w:rPr>
      </w:pPr>
      <w:r>
        <w:rPr>
          <w:rStyle w:val="Strong"/>
          <w:rFonts w:ascii="inherit" w:hAnsi="inherit"/>
          <w:color w:val="FFFFFF"/>
          <w:sz w:val="17"/>
          <w:szCs w:val="17"/>
          <w:bdr w:val="none" w:sz="0" w:space="0" w:color="auto" w:frame="1"/>
        </w:rPr>
        <w:tab/>
        <w:t>free -m</w:t>
      </w:r>
    </w:p>
    <w:p w:rsidR="00CC54E4" w:rsidRDefault="00CC54E4" w:rsidP="00CC54E4">
      <w:pPr>
        <w:pStyle w:val="HTMLPreformatted"/>
        <w:shd w:val="clear" w:color="auto" w:fill="777777"/>
        <w:spacing w:line="312" w:lineRule="atLeast"/>
        <w:textAlignment w:val="baseline"/>
        <w:rPr>
          <w:rStyle w:val="Strong"/>
          <w:rFonts w:ascii="inherit" w:hAnsi="inherit"/>
          <w:color w:val="FFFFFF"/>
          <w:sz w:val="17"/>
          <w:szCs w:val="17"/>
          <w:bdr w:val="none" w:sz="0" w:space="0" w:color="auto" w:frame="1"/>
        </w:rPr>
      </w:pPr>
      <w:r>
        <w:rPr>
          <w:rStyle w:val="Strong"/>
          <w:rFonts w:ascii="inherit" w:hAnsi="inherit"/>
          <w:color w:val="FFFFFF"/>
          <w:sz w:val="17"/>
          <w:szCs w:val="17"/>
          <w:bdr w:val="none" w:sz="0" w:space="0" w:color="auto" w:frame="1"/>
        </w:rPr>
        <w:tab/>
        <w:t>free -g</w:t>
      </w:r>
    </w:p>
    <w:p w:rsidR="00CC54E4" w:rsidRDefault="00CC54E4" w:rsidP="00CC54E4">
      <w:pPr>
        <w:pStyle w:val="HTMLPreformatted"/>
        <w:shd w:val="clear" w:color="auto" w:fill="777777"/>
        <w:spacing w:line="312" w:lineRule="atLeast"/>
        <w:textAlignment w:val="baseline"/>
        <w:rPr>
          <w:color w:val="FFFFFF"/>
          <w:sz w:val="17"/>
          <w:szCs w:val="17"/>
        </w:rPr>
      </w:pPr>
      <w:r>
        <w:rPr>
          <w:rStyle w:val="Strong"/>
          <w:rFonts w:ascii="inherit" w:hAnsi="inherit"/>
          <w:color w:val="FFFFFF"/>
          <w:sz w:val="17"/>
          <w:szCs w:val="17"/>
          <w:bdr w:val="none" w:sz="0" w:space="0" w:color="auto" w:frame="1"/>
        </w:rPr>
        <w:tab/>
        <w:t>free --tera</w:t>
      </w:r>
    </w:p>
    <w:p w:rsidR="00CC54E4" w:rsidRDefault="00CC54E4" w:rsidP="00CC54E4">
      <w:pPr>
        <w:pStyle w:val="NormalWeb"/>
        <w:shd w:val="clear" w:color="auto" w:fill="FFFFFF"/>
        <w:spacing w:before="0" w:beforeAutospacing="0" w:after="242" w:afterAutospacing="0" w:line="266" w:lineRule="atLeast"/>
        <w:textAlignment w:val="baseline"/>
        <w:rPr>
          <w:rFonts w:ascii="Arial" w:hAnsi="Arial" w:cs="Arial"/>
          <w:color w:val="666666"/>
          <w:sz w:val="17"/>
          <w:szCs w:val="17"/>
        </w:rPr>
      </w:pPr>
      <w:r>
        <w:rPr>
          <w:rFonts w:ascii="Arial" w:hAnsi="Arial" w:cs="Arial"/>
          <w:color w:val="666666"/>
          <w:sz w:val="17"/>
          <w:szCs w:val="17"/>
        </w:rPr>
        <w:t>Output:</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root@linuxnix.com:/home/surendra# free -k</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total used free shared buffers cached</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Mem: 8027952 5323952 2704000 0 116876 1626940</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 buffers/cache: 3580136 4447816</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Swap: 15624188 603792 15020396</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root@linuxnix.com:/home/surendra# free -m</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total used free shared buffers cached</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Mem: 7839 5197 2642 0 114 1588</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 buffers/cache: 3495 4344</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Swap: 15257 589 14668</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root@linuxnix.com:/home/surendra# free -g</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total used free shared buffers cached</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Mem: 7 5 2 0 0 1</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 buffers/cache: 3 4</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Swap: 14 0 14</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root@linuxnix.com:/home/surendra# free --tera</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total used free shared buffers cached</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Mem: 0 0 0 0 0 0</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 buffers/cache: 0 0</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Swap: 0 0 0</w:t>
      </w:r>
    </w:p>
    <w:p w:rsidR="00CC54E4" w:rsidRDefault="00CC54E4" w:rsidP="00CC54E4">
      <w:pPr>
        <w:pStyle w:val="NormalWeb"/>
        <w:shd w:val="clear" w:color="auto" w:fill="FFFFFF"/>
        <w:spacing w:before="0" w:beforeAutospacing="0" w:after="0" w:afterAutospacing="0" w:line="266" w:lineRule="atLeast"/>
        <w:textAlignment w:val="baseline"/>
        <w:rPr>
          <w:rFonts w:ascii="Arial" w:hAnsi="Arial" w:cs="Arial"/>
          <w:color w:val="666666"/>
          <w:sz w:val="17"/>
          <w:szCs w:val="17"/>
        </w:rPr>
      </w:pPr>
      <w:r>
        <w:rPr>
          <w:rStyle w:val="Strong"/>
          <w:rFonts w:ascii="inherit" w:hAnsi="inherit" w:cs="Arial"/>
          <w:color w:val="666666"/>
          <w:sz w:val="17"/>
          <w:szCs w:val="17"/>
          <w:bdr w:val="none" w:sz="0" w:space="0" w:color="auto" w:frame="1"/>
        </w:rPr>
        <w:lastRenderedPageBreak/>
        <w:t>Note:</w:t>
      </w:r>
      <w:r>
        <w:rPr>
          <w:rStyle w:val="apple-converted-space"/>
          <w:rFonts w:ascii="inherit" w:hAnsi="inherit" w:cs="Arial"/>
          <w:b/>
          <w:bCs/>
          <w:color w:val="666666"/>
          <w:sz w:val="17"/>
          <w:szCs w:val="17"/>
          <w:bdr w:val="none" w:sz="0" w:space="0" w:color="auto" w:frame="1"/>
        </w:rPr>
        <w:t> </w:t>
      </w:r>
      <w:r>
        <w:rPr>
          <w:rFonts w:ascii="Arial" w:hAnsi="Arial" w:cs="Arial"/>
          <w:color w:val="666666"/>
          <w:sz w:val="17"/>
          <w:szCs w:val="17"/>
        </w:rPr>
        <w:t>If you observe with option –tera, the RAM size shows as 0, this is because my RAM is just 8GB and the output of free command will not support floating point numbers.</w:t>
      </w:r>
    </w:p>
    <w:p w:rsidR="00CC54E4" w:rsidRDefault="00CC54E4" w:rsidP="00CC54E4">
      <w:pPr>
        <w:pStyle w:val="NormalWeb"/>
        <w:shd w:val="clear" w:color="auto" w:fill="FFFFFF"/>
        <w:spacing w:before="0" w:beforeAutospacing="0" w:after="0" w:afterAutospacing="0" w:line="266" w:lineRule="atLeast"/>
        <w:textAlignment w:val="baseline"/>
        <w:rPr>
          <w:rFonts w:ascii="Arial" w:hAnsi="Arial" w:cs="Arial"/>
          <w:color w:val="666666"/>
          <w:sz w:val="17"/>
          <w:szCs w:val="17"/>
        </w:rPr>
      </w:pPr>
      <w:r>
        <w:rPr>
          <w:rStyle w:val="Strong"/>
          <w:rFonts w:ascii="inherit" w:hAnsi="inherit" w:cs="Arial"/>
          <w:color w:val="666666"/>
          <w:sz w:val="17"/>
          <w:szCs w:val="17"/>
          <w:bdr w:val="none" w:sz="0" w:space="0" w:color="auto" w:frame="1"/>
        </w:rPr>
        <w:t>Example3:</w:t>
      </w:r>
      <w:r>
        <w:rPr>
          <w:rStyle w:val="apple-converted-space"/>
          <w:rFonts w:ascii="Arial" w:hAnsi="Arial" w:cs="Arial"/>
          <w:color w:val="666666"/>
          <w:sz w:val="17"/>
          <w:szCs w:val="17"/>
        </w:rPr>
        <w:t> </w:t>
      </w:r>
      <w:r>
        <w:rPr>
          <w:rFonts w:ascii="Arial" w:hAnsi="Arial" w:cs="Arial"/>
          <w:color w:val="666666"/>
          <w:sz w:val="17"/>
          <w:szCs w:val="17"/>
        </w:rPr>
        <w:t>My actual RAM is 8GB but it is showing 7GB when using -g option, whats wrong with my RAM. This is because free command by default counts 1024 as power instead of 1000. To see difference use –si</w:t>
      </w:r>
    </w:p>
    <w:p w:rsidR="00CC54E4" w:rsidRDefault="00CC54E4" w:rsidP="00CC54E4">
      <w:pPr>
        <w:pStyle w:val="NormalWeb"/>
        <w:shd w:val="clear" w:color="auto" w:fill="FFFFFF"/>
        <w:spacing w:before="0" w:beforeAutospacing="0" w:after="242" w:afterAutospacing="0" w:line="266" w:lineRule="atLeast"/>
        <w:textAlignment w:val="baseline"/>
        <w:rPr>
          <w:rFonts w:ascii="Arial" w:hAnsi="Arial" w:cs="Arial"/>
          <w:color w:val="666666"/>
          <w:sz w:val="17"/>
          <w:szCs w:val="17"/>
        </w:rPr>
      </w:pPr>
      <w:r>
        <w:rPr>
          <w:rFonts w:ascii="Arial" w:hAnsi="Arial" w:cs="Arial"/>
          <w:color w:val="666666"/>
          <w:sz w:val="17"/>
          <w:szCs w:val="17"/>
        </w:rPr>
        <w:t>With out –si</w:t>
      </w:r>
    </w:p>
    <w:p w:rsidR="00CC54E4" w:rsidRDefault="00CC54E4" w:rsidP="00CC54E4">
      <w:pPr>
        <w:pStyle w:val="HTMLPreformatted"/>
        <w:shd w:val="clear" w:color="auto" w:fill="777777"/>
        <w:spacing w:line="312" w:lineRule="atLeast"/>
        <w:textAlignment w:val="baseline"/>
        <w:rPr>
          <w:color w:val="FFFFFF"/>
          <w:sz w:val="17"/>
          <w:szCs w:val="17"/>
        </w:rPr>
      </w:pPr>
      <w:r>
        <w:rPr>
          <w:color w:val="FFFFFF"/>
          <w:sz w:val="17"/>
          <w:szCs w:val="17"/>
        </w:rPr>
        <w:tab/>
      </w:r>
      <w:r>
        <w:rPr>
          <w:rStyle w:val="Strong"/>
          <w:rFonts w:ascii="inherit" w:hAnsi="inherit"/>
          <w:color w:val="FFFFFF"/>
          <w:sz w:val="17"/>
          <w:szCs w:val="17"/>
          <w:bdr w:val="none" w:sz="0" w:space="0" w:color="auto" w:frame="1"/>
        </w:rPr>
        <w:t>free -g</w:t>
      </w:r>
    </w:p>
    <w:p w:rsidR="00CC54E4" w:rsidRDefault="00CC54E4" w:rsidP="00CC54E4">
      <w:pPr>
        <w:pStyle w:val="NormalWeb"/>
        <w:shd w:val="clear" w:color="auto" w:fill="FFFFFF"/>
        <w:spacing w:before="0" w:beforeAutospacing="0" w:after="242" w:afterAutospacing="0" w:line="266" w:lineRule="atLeast"/>
        <w:textAlignment w:val="baseline"/>
        <w:rPr>
          <w:rFonts w:ascii="Arial" w:hAnsi="Arial" w:cs="Arial"/>
          <w:color w:val="666666"/>
          <w:sz w:val="17"/>
          <w:szCs w:val="17"/>
        </w:rPr>
      </w:pPr>
      <w:r>
        <w:rPr>
          <w:rFonts w:ascii="Arial" w:hAnsi="Arial" w:cs="Arial"/>
          <w:color w:val="666666"/>
          <w:sz w:val="17"/>
          <w:szCs w:val="17"/>
        </w:rPr>
        <w:t>Output:</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total used free shared buffers cached</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Mem: 7 5 2 0 0 1</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 buffers/cache: 3 4</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Swap: 14 0 14</w:t>
      </w:r>
    </w:p>
    <w:p w:rsidR="00CC54E4" w:rsidRDefault="00CC54E4" w:rsidP="00CC54E4">
      <w:pPr>
        <w:pStyle w:val="NormalWeb"/>
        <w:shd w:val="clear" w:color="auto" w:fill="FFFFFF"/>
        <w:spacing w:before="0" w:beforeAutospacing="0" w:after="242" w:afterAutospacing="0" w:line="266" w:lineRule="atLeast"/>
        <w:textAlignment w:val="baseline"/>
        <w:rPr>
          <w:rFonts w:ascii="Arial" w:hAnsi="Arial" w:cs="Arial"/>
          <w:color w:val="666666"/>
          <w:sz w:val="17"/>
          <w:szCs w:val="17"/>
        </w:rPr>
      </w:pPr>
      <w:r>
        <w:rPr>
          <w:rFonts w:ascii="Arial" w:hAnsi="Arial" w:cs="Arial"/>
          <w:color w:val="666666"/>
          <w:sz w:val="17"/>
          <w:szCs w:val="17"/>
        </w:rPr>
        <w:t>with –si</w:t>
      </w:r>
    </w:p>
    <w:p w:rsidR="00CC54E4" w:rsidRDefault="00CC54E4" w:rsidP="00CC54E4">
      <w:pPr>
        <w:pStyle w:val="HTMLPreformatted"/>
        <w:shd w:val="clear" w:color="auto" w:fill="777777"/>
        <w:spacing w:line="312" w:lineRule="atLeast"/>
        <w:textAlignment w:val="baseline"/>
        <w:rPr>
          <w:color w:val="FFFFFF"/>
          <w:sz w:val="17"/>
          <w:szCs w:val="17"/>
        </w:rPr>
      </w:pPr>
      <w:r>
        <w:rPr>
          <w:color w:val="FFFFFF"/>
          <w:sz w:val="17"/>
          <w:szCs w:val="17"/>
        </w:rPr>
        <w:tab/>
      </w:r>
      <w:r>
        <w:rPr>
          <w:rStyle w:val="Strong"/>
          <w:rFonts w:ascii="inherit" w:hAnsi="inherit"/>
          <w:color w:val="FFFFFF"/>
          <w:sz w:val="17"/>
          <w:szCs w:val="17"/>
          <w:bdr w:val="none" w:sz="0" w:space="0" w:color="auto" w:frame="1"/>
        </w:rPr>
        <w:t>free --si -g</w:t>
      </w:r>
    </w:p>
    <w:p w:rsidR="00CC54E4" w:rsidRDefault="00CC54E4" w:rsidP="00CC54E4">
      <w:pPr>
        <w:pStyle w:val="NormalWeb"/>
        <w:shd w:val="clear" w:color="auto" w:fill="FFFFFF"/>
        <w:spacing w:before="0" w:beforeAutospacing="0" w:after="242" w:afterAutospacing="0" w:line="266" w:lineRule="atLeast"/>
        <w:textAlignment w:val="baseline"/>
        <w:rPr>
          <w:rFonts w:ascii="Arial" w:hAnsi="Arial" w:cs="Arial"/>
          <w:color w:val="666666"/>
          <w:sz w:val="17"/>
          <w:szCs w:val="17"/>
        </w:rPr>
      </w:pPr>
      <w:r>
        <w:rPr>
          <w:rFonts w:ascii="Arial" w:hAnsi="Arial" w:cs="Arial"/>
          <w:color w:val="666666"/>
          <w:sz w:val="17"/>
          <w:szCs w:val="17"/>
        </w:rPr>
        <w:t>Output:</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total used free shared buffers cached</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Mem: 8 5 2 0 0 1</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 buffers/cache: 3 4</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Swap: 15 0 15</w:t>
      </w:r>
    </w:p>
    <w:p w:rsidR="00CC54E4" w:rsidRDefault="00CC54E4" w:rsidP="00CC54E4">
      <w:pPr>
        <w:pStyle w:val="NormalWeb"/>
        <w:shd w:val="clear" w:color="auto" w:fill="FFFFFF"/>
        <w:spacing w:before="0" w:beforeAutospacing="0" w:after="0" w:afterAutospacing="0" w:line="266" w:lineRule="atLeast"/>
        <w:textAlignment w:val="baseline"/>
        <w:rPr>
          <w:rFonts w:ascii="Arial" w:hAnsi="Arial" w:cs="Arial"/>
          <w:color w:val="666666"/>
          <w:sz w:val="17"/>
          <w:szCs w:val="17"/>
        </w:rPr>
      </w:pPr>
      <w:r>
        <w:rPr>
          <w:rStyle w:val="Strong"/>
          <w:rFonts w:ascii="inherit" w:hAnsi="inherit" w:cs="Arial"/>
          <w:color w:val="666666"/>
          <w:sz w:val="17"/>
          <w:szCs w:val="17"/>
          <w:bdr w:val="none" w:sz="0" w:space="0" w:color="auto" w:frame="1"/>
        </w:rPr>
        <w:t>Example 4</w:t>
      </w:r>
      <w:r>
        <w:rPr>
          <w:rFonts w:ascii="Arial" w:hAnsi="Arial" w:cs="Arial"/>
          <w:color w:val="666666"/>
          <w:sz w:val="17"/>
          <w:szCs w:val="17"/>
        </w:rPr>
        <w:t>: Want to see combined size of both swap as well as RAM use -t option</w:t>
      </w:r>
    </w:p>
    <w:p w:rsidR="00CC54E4" w:rsidRDefault="00CC54E4" w:rsidP="00CC54E4">
      <w:pPr>
        <w:pStyle w:val="HTMLPreformatted"/>
        <w:shd w:val="clear" w:color="auto" w:fill="777777"/>
        <w:spacing w:line="312" w:lineRule="atLeast"/>
        <w:textAlignment w:val="baseline"/>
        <w:rPr>
          <w:color w:val="FFFFFF"/>
          <w:sz w:val="17"/>
          <w:szCs w:val="17"/>
        </w:rPr>
      </w:pPr>
      <w:r>
        <w:rPr>
          <w:color w:val="FFFFFF"/>
          <w:sz w:val="17"/>
          <w:szCs w:val="17"/>
        </w:rPr>
        <w:tab/>
      </w:r>
      <w:r>
        <w:rPr>
          <w:rStyle w:val="Strong"/>
          <w:rFonts w:ascii="inherit" w:hAnsi="inherit"/>
          <w:color w:val="FFFFFF"/>
          <w:sz w:val="17"/>
          <w:szCs w:val="17"/>
          <w:bdr w:val="none" w:sz="0" w:space="0" w:color="auto" w:frame="1"/>
        </w:rPr>
        <w:t>free -t</w:t>
      </w:r>
    </w:p>
    <w:p w:rsidR="00CC54E4" w:rsidRDefault="00CC54E4" w:rsidP="00CC54E4">
      <w:pPr>
        <w:pStyle w:val="NormalWeb"/>
        <w:shd w:val="clear" w:color="auto" w:fill="FFFFFF"/>
        <w:spacing w:before="0" w:beforeAutospacing="0" w:after="242" w:afterAutospacing="0" w:line="266" w:lineRule="atLeast"/>
        <w:textAlignment w:val="baseline"/>
        <w:rPr>
          <w:rFonts w:ascii="Arial" w:hAnsi="Arial" w:cs="Arial"/>
          <w:color w:val="666666"/>
          <w:sz w:val="17"/>
          <w:szCs w:val="17"/>
        </w:rPr>
      </w:pPr>
      <w:r>
        <w:rPr>
          <w:rFonts w:ascii="Arial" w:hAnsi="Arial" w:cs="Arial"/>
          <w:color w:val="666666"/>
          <w:sz w:val="17"/>
          <w:szCs w:val="17"/>
        </w:rPr>
        <w:t>Output:</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total used free shared buffers cached</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Mem: 8027952 5369012 2658940 0 117228 1634396</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 buffers/cache: 3617388 4410564</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Swap: 15624188 603788 15020400</w:t>
      </w:r>
    </w:p>
    <w:p w:rsidR="00CC54E4" w:rsidRDefault="00CC54E4" w:rsidP="00CC54E4">
      <w:pPr>
        <w:pStyle w:val="HTMLPreformatted"/>
        <w:shd w:val="clear" w:color="auto" w:fill="777777"/>
        <w:spacing w:line="312" w:lineRule="atLeast"/>
        <w:textAlignment w:val="baseline"/>
        <w:rPr>
          <w:color w:val="FFFFFF"/>
          <w:sz w:val="17"/>
          <w:szCs w:val="17"/>
        </w:rPr>
      </w:pPr>
      <w:r>
        <w:rPr>
          <w:color w:val="FFFFFF"/>
          <w:sz w:val="17"/>
          <w:szCs w:val="17"/>
        </w:rPr>
        <w:tab/>
      </w:r>
      <w:r>
        <w:rPr>
          <w:rFonts w:ascii="inherit" w:hAnsi="inherit"/>
          <w:color w:val="FF0000"/>
          <w:sz w:val="17"/>
          <w:szCs w:val="17"/>
          <w:bdr w:val="none" w:sz="0" w:space="0" w:color="auto" w:frame="1"/>
        </w:rPr>
        <w:t>Total: 23652140 5972800 17679340</w:t>
      </w:r>
    </w:p>
    <w:p w:rsidR="00CC54E4" w:rsidRDefault="00CC54E4" w:rsidP="00CC54E4">
      <w:pPr>
        <w:pStyle w:val="NormalWeb"/>
        <w:shd w:val="clear" w:color="auto" w:fill="FFFFFF"/>
        <w:spacing w:before="0" w:beforeAutospacing="0" w:after="0" w:afterAutospacing="0" w:line="266" w:lineRule="atLeast"/>
        <w:textAlignment w:val="baseline"/>
        <w:rPr>
          <w:rFonts w:ascii="Arial" w:hAnsi="Arial" w:cs="Arial"/>
          <w:color w:val="666666"/>
          <w:sz w:val="17"/>
          <w:szCs w:val="17"/>
        </w:rPr>
      </w:pPr>
      <w:r>
        <w:rPr>
          <w:rStyle w:val="Strong"/>
          <w:rFonts w:ascii="inherit" w:hAnsi="inherit" w:cs="Arial"/>
          <w:color w:val="666666"/>
          <w:sz w:val="17"/>
          <w:szCs w:val="17"/>
          <w:bdr w:val="none" w:sz="0" w:space="0" w:color="auto" w:frame="1"/>
        </w:rPr>
        <w:t>Example 5</w:t>
      </w:r>
      <w:r>
        <w:rPr>
          <w:rFonts w:ascii="Arial" w:hAnsi="Arial" w:cs="Arial"/>
          <w:color w:val="666666"/>
          <w:sz w:val="17"/>
          <w:szCs w:val="17"/>
        </w:rPr>
        <w:t>: I want to see continuous varying of RAM usage for every second, use -s option to mention number of seconds</w:t>
      </w:r>
    </w:p>
    <w:p w:rsidR="00CC54E4" w:rsidRDefault="00CC54E4" w:rsidP="00CC54E4">
      <w:pPr>
        <w:pStyle w:val="HTMLPreformatted"/>
        <w:shd w:val="clear" w:color="auto" w:fill="777777"/>
        <w:spacing w:line="312" w:lineRule="atLeast"/>
        <w:textAlignment w:val="baseline"/>
        <w:rPr>
          <w:color w:val="FFFFFF"/>
          <w:sz w:val="17"/>
          <w:szCs w:val="17"/>
        </w:rPr>
      </w:pPr>
      <w:r>
        <w:rPr>
          <w:color w:val="FFFFFF"/>
          <w:sz w:val="17"/>
          <w:szCs w:val="17"/>
        </w:rPr>
        <w:tab/>
      </w:r>
      <w:r>
        <w:rPr>
          <w:rStyle w:val="Strong"/>
          <w:rFonts w:ascii="inherit" w:hAnsi="inherit"/>
          <w:color w:val="FFFFFF"/>
          <w:sz w:val="17"/>
          <w:szCs w:val="17"/>
          <w:bdr w:val="none" w:sz="0" w:space="0" w:color="auto" w:frame="1"/>
        </w:rPr>
        <w:t>free -s 1</w:t>
      </w:r>
    </w:p>
    <w:p w:rsidR="00CC54E4" w:rsidRDefault="00CC54E4" w:rsidP="00CC54E4">
      <w:pPr>
        <w:pStyle w:val="NormalWeb"/>
        <w:shd w:val="clear" w:color="auto" w:fill="FFFFFF"/>
        <w:spacing w:before="0" w:beforeAutospacing="0" w:after="242" w:afterAutospacing="0" w:line="266" w:lineRule="atLeast"/>
        <w:textAlignment w:val="baseline"/>
        <w:rPr>
          <w:rFonts w:ascii="Arial" w:hAnsi="Arial" w:cs="Arial"/>
          <w:color w:val="666666"/>
          <w:sz w:val="17"/>
          <w:szCs w:val="17"/>
        </w:rPr>
      </w:pPr>
      <w:r>
        <w:rPr>
          <w:rFonts w:ascii="Arial" w:hAnsi="Arial" w:cs="Arial"/>
          <w:color w:val="666666"/>
          <w:sz w:val="17"/>
          <w:szCs w:val="17"/>
        </w:rPr>
        <w:t>Output:</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total used free shared buffers cached</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Mem: 8027952 5370220 2657732 0 117376 1635144</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lastRenderedPageBreak/>
        <w:tab/>
        <w:t>-/+ buffers/cache: 3617700 4410252</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Swap: 15624188 603788 15020400 total used free shared buffers cached</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Mem: 8027952 5367244 2660708 0 117392 1635272</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 buffers/cache: 3614580 4413372</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Swap: 15624188 603788 15020400 total used free shared buffers cached</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Mem: 8027952 5367556 2660396 0 117392 1635272</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 buffers/cache: 3614892 4413060</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Swap: 15624188 603788 15020400 total used free shared buffers cached</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Mem: 8027952 5367388 2660564 0 117392 1635272</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 buffers/cache: 3614724 4413228</w:t>
      </w:r>
    </w:p>
    <w:p w:rsidR="00CC54E4" w:rsidRDefault="00CC54E4" w:rsidP="00CC54E4">
      <w:pPr>
        <w:pStyle w:val="HTMLPreformatted"/>
        <w:shd w:val="clear" w:color="auto" w:fill="777777"/>
        <w:spacing w:before="182" w:after="182" w:line="312" w:lineRule="atLeast"/>
        <w:textAlignment w:val="baseline"/>
        <w:rPr>
          <w:color w:val="FFFFFF"/>
          <w:sz w:val="17"/>
          <w:szCs w:val="17"/>
        </w:rPr>
      </w:pPr>
      <w:r>
        <w:rPr>
          <w:color w:val="FFFFFF"/>
          <w:sz w:val="17"/>
          <w:szCs w:val="17"/>
        </w:rPr>
        <w:tab/>
        <w:t>Swap: 15624188 603788 15020400</w:t>
      </w:r>
    </w:p>
    <w:p w:rsidR="00CC54E4" w:rsidRDefault="00CC54E4" w:rsidP="00CC54E4">
      <w:pPr>
        <w:pStyle w:val="NormalWeb"/>
        <w:shd w:val="clear" w:color="auto" w:fill="FFFFFF"/>
        <w:spacing w:before="0" w:beforeAutospacing="0" w:after="0" w:afterAutospacing="0" w:line="266" w:lineRule="atLeast"/>
        <w:textAlignment w:val="baseline"/>
        <w:rPr>
          <w:rFonts w:ascii="Arial" w:hAnsi="Arial" w:cs="Arial"/>
          <w:color w:val="666666"/>
          <w:sz w:val="17"/>
          <w:szCs w:val="17"/>
        </w:rPr>
      </w:pPr>
      <w:r>
        <w:rPr>
          <w:rFonts w:ascii="Arial" w:hAnsi="Arial" w:cs="Arial"/>
          <w:color w:val="666666"/>
          <w:sz w:val="17"/>
          <w:szCs w:val="17"/>
        </w:rPr>
        <w:t>This is not a good way to display continuous output, we can use</w:t>
      </w:r>
      <w:hyperlink r:id="rId67" w:history="1">
        <w:r>
          <w:rPr>
            <w:rStyle w:val="apple-converted-space"/>
            <w:rFonts w:ascii="inherit" w:hAnsi="inherit" w:cs="Arial"/>
            <w:b/>
            <w:bCs/>
            <w:color w:val="526F94"/>
            <w:sz w:val="17"/>
            <w:szCs w:val="17"/>
            <w:bdr w:val="none" w:sz="0" w:space="0" w:color="auto" w:frame="1"/>
          </w:rPr>
          <w:t> </w:t>
        </w:r>
        <w:r>
          <w:rPr>
            <w:rStyle w:val="Hyperlink"/>
            <w:rFonts w:ascii="inherit" w:hAnsi="inherit" w:cs="Arial"/>
            <w:b/>
            <w:bCs/>
            <w:color w:val="526F94"/>
            <w:sz w:val="17"/>
            <w:szCs w:val="17"/>
            <w:bdr w:val="none" w:sz="0" w:space="0" w:color="auto" w:frame="1"/>
          </w:rPr>
          <w:t>watch command</w:t>
        </w:r>
        <w:r>
          <w:rPr>
            <w:rStyle w:val="apple-converted-space"/>
            <w:rFonts w:ascii="inherit" w:hAnsi="inherit" w:cs="Arial"/>
            <w:b/>
            <w:bCs/>
            <w:color w:val="526F94"/>
            <w:sz w:val="17"/>
            <w:szCs w:val="17"/>
            <w:bdr w:val="none" w:sz="0" w:space="0" w:color="auto" w:frame="1"/>
          </w:rPr>
          <w:t> </w:t>
        </w:r>
      </w:hyperlink>
      <w:r>
        <w:rPr>
          <w:rFonts w:ascii="Arial" w:hAnsi="Arial" w:cs="Arial"/>
          <w:color w:val="666666"/>
          <w:sz w:val="17"/>
          <w:szCs w:val="17"/>
        </w:rPr>
        <w:t>to do iterations</w:t>
      </w:r>
    </w:p>
    <w:p w:rsidR="00CC54E4" w:rsidRDefault="00CC54E4" w:rsidP="00CC54E4">
      <w:pPr>
        <w:pStyle w:val="HTMLPreformatted"/>
        <w:shd w:val="clear" w:color="auto" w:fill="777777"/>
        <w:spacing w:line="312" w:lineRule="atLeast"/>
        <w:textAlignment w:val="baseline"/>
        <w:rPr>
          <w:color w:val="FFFFFF"/>
          <w:sz w:val="17"/>
          <w:szCs w:val="17"/>
        </w:rPr>
      </w:pPr>
      <w:r>
        <w:rPr>
          <w:color w:val="FFFFFF"/>
          <w:sz w:val="17"/>
          <w:szCs w:val="17"/>
        </w:rPr>
        <w:tab/>
      </w:r>
      <w:r>
        <w:rPr>
          <w:rStyle w:val="Strong"/>
          <w:rFonts w:ascii="inherit" w:hAnsi="inherit"/>
          <w:color w:val="FFFFFF"/>
          <w:sz w:val="17"/>
          <w:szCs w:val="17"/>
          <w:bdr w:val="none" w:sz="0" w:space="0" w:color="auto" w:frame="1"/>
        </w:rPr>
        <w:t>watch free</w:t>
      </w:r>
    </w:p>
    <w:p w:rsidR="00CC54E4" w:rsidRDefault="00CC54E4" w:rsidP="00CC54E4">
      <w:pPr>
        <w:pStyle w:val="NormalWeb"/>
        <w:shd w:val="clear" w:color="auto" w:fill="FFFFFF"/>
        <w:spacing w:before="0" w:beforeAutospacing="0" w:after="242" w:afterAutospacing="0" w:line="266" w:lineRule="atLeast"/>
        <w:textAlignment w:val="baseline"/>
        <w:rPr>
          <w:rFonts w:ascii="Arial" w:hAnsi="Arial" w:cs="Arial"/>
          <w:color w:val="666666"/>
          <w:sz w:val="17"/>
          <w:szCs w:val="17"/>
        </w:rPr>
      </w:pPr>
      <w:r>
        <w:rPr>
          <w:rFonts w:ascii="Arial" w:hAnsi="Arial" w:cs="Arial"/>
          <w:color w:val="666666"/>
          <w:sz w:val="17"/>
          <w:szCs w:val="17"/>
        </w:rPr>
        <w:t>In out next post we will see other RAM details.</w:t>
      </w:r>
    </w:p>
    <w:p w:rsidR="00CC54E4" w:rsidRDefault="00CC54E4" w:rsidP="009C3A82"/>
    <w:p w:rsidR="009C3A82" w:rsidRDefault="009C3A82" w:rsidP="009C3A82">
      <w:r>
        <w:t xml:space="preserve"> </w:t>
      </w:r>
    </w:p>
    <w:sectPr w:rsidR="009C3A82" w:rsidSect="007B53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EFF" w:usb1="C0007843" w:usb2="00000009" w:usb3="00000000" w:csb0="000001FF" w:csb1="00000000"/>
  </w:font>
  <w:font w:name="Droid Serif">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Lucida Console">
    <w:panose1 w:val="020B0609040504020204"/>
    <w:charset w:val="00"/>
    <w:family w:val="modern"/>
    <w:pitch w:val="fixed"/>
    <w:sig w:usb0="8000028F" w:usb1="00001800" w:usb2="00000000" w:usb3="00000000" w:csb0="0000001F" w:csb1="00000000"/>
  </w:font>
  <w:font w:name="Candara">
    <w:panose1 w:val="020E0502030303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7254B"/>
    <w:multiLevelType w:val="multilevel"/>
    <w:tmpl w:val="D2CA3F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4E7335"/>
    <w:multiLevelType w:val="multilevel"/>
    <w:tmpl w:val="24D6A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50B2E"/>
    <w:multiLevelType w:val="multilevel"/>
    <w:tmpl w:val="2090A0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63EE9"/>
    <w:multiLevelType w:val="multilevel"/>
    <w:tmpl w:val="4EF0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1551A"/>
    <w:multiLevelType w:val="multilevel"/>
    <w:tmpl w:val="1B30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1A5B00"/>
    <w:multiLevelType w:val="multilevel"/>
    <w:tmpl w:val="D638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8954E6"/>
    <w:multiLevelType w:val="multilevel"/>
    <w:tmpl w:val="9FB8C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C23480"/>
    <w:multiLevelType w:val="multilevel"/>
    <w:tmpl w:val="C1FC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EC72CF"/>
    <w:multiLevelType w:val="multilevel"/>
    <w:tmpl w:val="6200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4E748D"/>
    <w:multiLevelType w:val="multilevel"/>
    <w:tmpl w:val="36FA5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585576"/>
    <w:multiLevelType w:val="multilevel"/>
    <w:tmpl w:val="8A54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363CF9"/>
    <w:multiLevelType w:val="multilevel"/>
    <w:tmpl w:val="DCB8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A56C33"/>
    <w:multiLevelType w:val="multilevel"/>
    <w:tmpl w:val="7E54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1676DC"/>
    <w:multiLevelType w:val="multilevel"/>
    <w:tmpl w:val="524C89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2D5B06"/>
    <w:multiLevelType w:val="multilevel"/>
    <w:tmpl w:val="7D64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3D06AB"/>
    <w:multiLevelType w:val="multilevel"/>
    <w:tmpl w:val="10EEC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01000C"/>
    <w:multiLevelType w:val="hybridMultilevel"/>
    <w:tmpl w:val="59F2F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3966F1"/>
    <w:multiLevelType w:val="multilevel"/>
    <w:tmpl w:val="E140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9B60B8"/>
    <w:multiLevelType w:val="multilevel"/>
    <w:tmpl w:val="9FCE1E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21123D"/>
    <w:multiLevelType w:val="multilevel"/>
    <w:tmpl w:val="E24C3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CF71E1"/>
    <w:multiLevelType w:val="multilevel"/>
    <w:tmpl w:val="29EED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1F7563"/>
    <w:multiLevelType w:val="multilevel"/>
    <w:tmpl w:val="36A6E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A2A7CE3"/>
    <w:multiLevelType w:val="multilevel"/>
    <w:tmpl w:val="E8BE6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7A6FFC"/>
    <w:multiLevelType w:val="multilevel"/>
    <w:tmpl w:val="E9D8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EC1E62"/>
    <w:multiLevelType w:val="multilevel"/>
    <w:tmpl w:val="A566B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2"/>
  </w:num>
  <w:num w:numId="3">
    <w:abstractNumId w:val="5"/>
  </w:num>
  <w:num w:numId="4">
    <w:abstractNumId w:val="19"/>
  </w:num>
  <w:num w:numId="5">
    <w:abstractNumId w:val="4"/>
  </w:num>
  <w:num w:numId="6">
    <w:abstractNumId w:val="24"/>
  </w:num>
  <w:num w:numId="7">
    <w:abstractNumId w:val="20"/>
  </w:num>
  <w:num w:numId="8">
    <w:abstractNumId w:val="7"/>
  </w:num>
  <w:num w:numId="9">
    <w:abstractNumId w:val="0"/>
  </w:num>
  <w:num w:numId="10">
    <w:abstractNumId w:val="13"/>
  </w:num>
  <w:num w:numId="11">
    <w:abstractNumId w:val="18"/>
  </w:num>
  <w:num w:numId="12">
    <w:abstractNumId w:val="2"/>
  </w:num>
  <w:num w:numId="13">
    <w:abstractNumId w:val="3"/>
  </w:num>
  <w:num w:numId="14">
    <w:abstractNumId w:val="14"/>
  </w:num>
  <w:num w:numId="15">
    <w:abstractNumId w:val="12"/>
  </w:num>
  <w:num w:numId="16">
    <w:abstractNumId w:val="9"/>
  </w:num>
  <w:num w:numId="17">
    <w:abstractNumId w:val="17"/>
  </w:num>
  <w:num w:numId="18">
    <w:abstractNumId w:val="10"/>
  </w:num>
  <w:num w:numId="19">
    <w:abstractNumId w:val="11"/>
  </w:num>
  <w:num w:numId="20">
    <w:abstractNumId w:val="8"/>
  </w:num>
  <w:num w:numId="21">
    <w:abstractNumId w:val="15"/>
  </w:num>
  <w:num w:numId="22">
    <w:abstractNumId w:val="6"/>
  </w:num>
  <w:num w:numId="23">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IN" w:vendorID="64" w:dllVersion="131078"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65A"/>
    <w:rsid w:val="00051F6D"/>
    <w:rsid w:val="001A3C26"/>
    <w:rsid w:val="001C7768"/>
    <w:rsid w:val="002A64A2"/>
    <w:rsid w:val="00316B1A"/>
    <w:rsid w:val="00320C2A"/>
    <w:rsid w:val="003766E4"/>
    <w:rsid w:val="003B4563"/>
    <w:rsid w:val="003C2F62"/>
    <w:rsid w:val="003D3D87"/>
    <w:rsid w:val="003D71A4"/>
    <w:rsid w:val="003E3390"/>
    <w:rsid w:val="00435284"/>
    <w:rsid w:val="00486E30"/>
    <w:rsid w:val="00492298"/>
    <w:rsid w:val="004B122F"/>
    <w:rsid w:val="00502A4F"/>
    <w:rsid w:val="005A7E7F"/>
    <w:rsid w:val="005B2C0E"/>
    <w:rsid w:val="005F2143"/>
    <w:rsid w:val="00621286"/>
    <w:rsid w:val="00631BB0"/>
    <w:rsid w:val="00634D9A"/>
    <w:rsid w:val="00667C63"/>
    <w:rsid w:val="006E02A7"/>
    <w:rsid w:val="00753229"/>
    <w:rsid w:val="007B53C6"/>
    <w:rsid w:val="007E7D71"/>
    <w:rsid w:val="007F6E0F"/>
    <w:rsid w:val="00807044"/>
    <w:rsid w:val="00856FB2"/>
    <w:rsid w:val="008A1FBB"/>
    <w:rsid w:val="008B71FF"/>
    <w:rsid w:val="00952FBE"/>
    <w:rsid w:val="009C3A82"/>
    <w:rsid w:val="00AF6A90"/>
    <w:rsid w:val="00AF7D5C"/>
    <w:rsid w:val="00B12B58"/>
    <w:rsid w:val="00B16D2D"/>
    <w:rsid w:val="00B54854"/>
    <w:rsid w:val="00B57C65"/>
    <w:rsid w:val="00B6065A"/>
    <w:rsid w:val="00B60CD5"/>
    <w:rsid w:val="00B82DCB"/>
    <w:rsid w:val="00BC0910"/>
    <w:rsid w:val="00BD6659"/>
    <w:rsid w:val="00BE3005"/>
    <w:rsid w:val="00C11016"/>
    <w:rsid w:val="00C246EC"/>
    <w:rsid w:val="00CC54E4"/>
    <w:rsid w:val="00CD4A3B"/>
    <w:rsid w:val="00CD6B0F"/>
    <w:rsid w:val="00CE3961"/>
    <w:rsid w:val="00D12D7A"/>
    <w:rsid w:val="00D339C9"/>
    <w:rsid w:val="00D458EB"/>
    <w:rsid w:val="00D6071F"/>
    <w:rsid w:val="00D73388"/>
    <w:rsid w:val="00E063D4"/>
    <w:rsid w:val="00E32DA4"/>
    <w:rsid w:val="00E4437B"/>
    <w:rsid w:val="00E4767A"/>
    <w:rsid w:val="00E96276"/>
    <w:rsid w:val="00ED61C9"/>
    <w:rsid w:val="00F11932"/>
    <w:rsid w:val="00F340D8"/>
    <w:rsid w:val="00F506F1"/>
    <w:rsid w:val="00F57415"/>
    <w:rsid w:val="00F6712F"/>
    <w:rsid w:val="00FD5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D98F0"/>
  <w15:docId w15:val="{D7A94F92-471B-45D6-8015-A75B2EB76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53C6"/>
  </w:style>
  <w:style w:type="paragraph" w:styleId="Heading1">
    <w:name w:val="heading 1"/>
    <w:basedOn w:val="Normal"/>
    <w:link w:val="Heading1Char"/>
    <w:uiPriority w:val="9"/>
    <w:qFormat/>
    <w:rsid w:val="001A3C2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443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4437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F7D5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34D9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3C26"/>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1A3C26"/>
    <w:rPr>
      <w:b/>
      <w:bCs/>
    </w:rPr>
  </w:style>
  <w:style w:type="paragraph" w:styleId="HTMLPreformatted">
    <w:name w:val="HTML Preformatted"/>
    <w:basedOn w:val="Normal"/>
    <w:link w:val="HTMLPreformattedChar"/>
    <w:uiPriority w:val="99"/>
    <w:unhideWhenUsed/>
    <w:rsid w:val="001A3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A3C26"/>
    <w:rPr>
      <w:rFonts w:ascii="Courier New" w:eastAsia="Times New Roman" w:hAnsi="Courier New" w:cs="Courier New"/>
      <w:sz w:val="20"/>
      <w:szCs w:val="20"/>
    </w:rPr>
  </w:style>
  <w:style w:type="character" w:styleId="HTMLCode">
    <w:name w:val="HTML Code"/>
    <w:basedOn w:val="DefaultParagraphFont"/>
    <w:uiPriority w:val="99"/>
    <w:semiHidden/>
    <w:unhideWhenUsed/>
    <w:rsid w:val="001A3C26"/>
    <w:rPr>
      <w:rFonts w:ascii="Courier New" w:eastAsia="Times New Roman" w:hAnsi="Courier New" w:cs="Courier New"/>
      <w:sz w:val="20"/>
      <w:szCs w:val="20"/>
    </w:rPr>
  </w:style>
  <w:style w:type="paragraph" w:styleId="NormalWeb">
    <w:name w:val="Normal (Web)"/>
    <w:basedOn w:val="Normal"/>
    <w:uiPriority w:val="99"/>
    <w:semiHidden/>
    <w:unhideWhenUsed/>
    <w:rsid w:val="001A3C2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E3390"/>
    <w:pPr>
      <w:ind w:left="720"/>
      <w:contextualSpacing/>
    </w:pPr>
  </w:style>
  <w:style w:type="character" w:customStyle="1" w:styleId="Heading2Char">
    <w:name w:val="Heading 2 Char"/>
    <w:basedOn w:val="DefaultParagraphFont"/>
    <w:link w:val="Heading2"/>
    <w:uiPriority w:val="9"/>
    <w:semiHidden/>
    <w:rsid w:val="00E4437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4437B"/>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E4437B"/>
  </w:style>
  <w:style w:type="character" w:styleId="Emphasis">
    <w:name w:val="Emphasis"/>
    <w:basedOn w:val="DefaultParagraphFont"/>
    <w:uiPriority w:val="20"/>
    <w:qFormat/>
    <w:rsid w:val="00E4437B"/>
    <w:rPr>
      <w:i/>
      <w:iCs/>
    </w:rPr>
  </w:style>
  <w:style w:type="character" w:customStyle="1" w:styleId="skimlinks-unlinked">
    <w:name w:val="skimlinks-unlinked"/>
    <w:basedOn w:val="DefaultParagraphFont"/>
    <w:rsid w:val="00FD5B1E"/>
  </w:style>
  <w:style w:type="character" w:styleId="Hyperlink">
    <w:name w:val="Hyperlink"/>
    <w:basedOn w:val="DefaultParagraphFont"/>
    <w:uiPriority w:val="99"/>
    <w:semiHidden/>
    <w:unhideWhenUsed/>
    <w:rsid w:val="00BE3005"/>
    <w:rPr>
      <w:color w:val="0000FF"/>
      <w:u w:val="single"/>
    </w:rPr>
  </w:style>
  <w:style w:type="paragraph" w:styleId="BalloonText">
    <w:name w:val="Balloon Text"/>
    <w:basedOn w:val="Normal"/>
    <w:link w:val="BalloonTextChar"/>
    <w:uiPriority w:val="99"/>
    <w:semiHidden/>
    <w:unhideWhenUsed/>
    <w:rsid w:val="00BE30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3005"/>
    <w:rPr>
      <w:rFonts w:ascii="Tahoma" w:hAnsi="Tahoma" w:cs="Tahoma"/>
      <w:sz w:val="16"/>
      <w:szCs w:val="16"/>
    </w:rPr>
  </w:style>
  <w:style w:type="paragraph" w:customStyle="1" w:styleId="imgcaption">
    <w:name w:val="img_caption"/>
    <w:basedOn w:val="Normal"/>
    <w:rsid w:val="004B122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w-headline">
    <w:name w:val="mw-headline"/>
    <w:basedOn w:val="DefaultParagraphFont"/>
    <w:rsid w:val="00D73388"/>
  </w:style>
  <w:style w:type="character" w:customStyle="1" w:styleId="theauthor">
    <w:name w:val="theauthor"/>
    <w:basedOn w:val="DefaultParagraphFont"/>
    <w:rsid w:val="00D73388"/>
  </w:style>
  <w:style w:type="character" w:customStyle="1" w:styleId="thecategory">
    <w:name w:val="thecategory"/>
    <w:basedOn w:val="DefaultParagraphFont"/>
    <w:rsid w:val="00D73388"/>
  </w:style>
  <w:style w:type="character" w:customStyle="1" w:styleId="thecomment">
    <w:name w:val="thecomment"/>
    <w:basedOn w:val="DefaultParagraphFont"/>
    <w:rsid w:val="00D73388"/>
  </w:style>
  <w:style w:type="character" w:customStyle="1" w:styleId="author">
    <w:name w:val="author"/>
    <w:basedOn w:val="DefaultParagraphFont"/>
    <w:rsid w:val="00316B1A"/>
  </w:style>
  <w:style w:type="character" w:customStyle="1" w:styleId="icon">
    <w:name w:val="icon"/>
    <w:basedOn w:val="DefaultParagraphFont"/>
    <w:rsid w:val="00316B1A"/>
  </w:style>
  <w:style w:type="character" w:customStyle="1" w:styleId="vcard">
    <w:name w:val="vcard"/>
    <w:basedOn w:val="DefaultParagraphFont"/>
    <w:rsid w:val="00316B1A"/>
  </w:style>
  <w:style w:type="character" w:customStyle="1" w:styleId="comments">
    <w:name w:val="comments"/>
    <w:basedOn w:val="DefaultParagraphFont"/>
    <w:rsid w:val="00316B1A"/>
  </w:style>
  <w:style w:type="character" w:customStyle="1" w:styleId="month">
    <w:name w:val="month"/>
    <w:basedOn w:val="DefaultParagraphFont"/>
    <w:rsid w:val="00316B1A"/>
  </w:style>
  <w:style w:type="character" w:customStyle="1" w:styleId="day">
    <w:name w:val="day"/>
    <w:basedOn w:val="DefaultParagraphFont"/>
    <w:rsid w:val="00316B1A"/>
  </w:style>
  <w:style w:type="character" w:customStyle="1" w:styleId="year">
    <w:name w:val="year"/>
    <w:basedOn w:val="DefaultParagraphFont"/>
    <w:rsid w:val="00316B1A"/>
  </w:style>
  <w:style w:type="character" w:customStyle="1" w:styleId="post-format-icon">
    <w:name w:val="post-format-icon"/>
    <w:basedOn w:val="DefaultParagraphFont"/>
    <w:rsid w:val="00316B1A"/>
  </w:style>
  <w:style w:type="paragraph" w:customStyle="1" w:styleId="first-para">
    <w:name w:val="first-para"/>
    <w:basedOn w:val="Normal"/>
    <w:rsid w:val="00316B1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AF7D5C"/>
    <w:rPr>
      <w:rFonts w:asciiTheme="majorHAnsi" w:eastAsiaTheme="majorEastAsia" w:hAnsiTheme="majorHAnsi" w:cstheme="majorBidi"/>
      <w:b/>
      <w:bCs/>
      <w:i/>
      <w:iCs/>
      <w:color w:val="4F81BD" w:themeColor="accent1"/>
    </w:rPr>
  </w:style>
  <w:style w:type="paragraph" w:customStyle="1" w:styleId="post-byline">
    <w:name w:val="post-byline"/>
    <w:basedOn w:val="Normal"/>
    <w:rsid w:val="00AF7D5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5Char">
    <w:name w:val="Heading 5 Char"/>
    <w:basedOn w:val="DefaultParagraphFont"/>
    <w:link w:val="Heading5"/>
    <w:uiPriority w:val="9"/>
    <w:semiHidden/>
    <w:rsid w:val="00634D9A"/>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265303">
      <w:bodyDiv w:val="1"/>
      <w:marLeft w:val="0"/>
      <w:marRight w:val="0"/>
      <w:marTop w:val="0"/>
      <w:marBottom w:val="0"/>
      <w:divBdr>
        <w:top w:val="none" w:sz="0" w:space="0" w:color="auto"/>
        <w:left w:val="none" w:sz="0" w:space="0" w:color="auto"/>
        <w:bottom w:val="none" w:sz="0" w:space="0" w:color="auto"/>
        <w:right w:val="none" w:sz="0" w:space="0" w:color="auto"/>
      </w:divBdr>
    </w:div>
    <w:div w:id="565646937">
      <w:bodyDiv w:val="1"/>
      <w:marLeft w:val="0"/>
      <w:marRight w:val="0"/>
      <w:marTop w:val="0"/>
      <w:marBottom w:val="0"/>
      <w:divBdr>
        <w:top w:val="none" w:sz="0" w:space="0" w:color="auto"/>
        <w:left w:val="none" w:sz="0" w:space="0" w:color="auto"/>
        <w:bottom w:val="none" w:sz="0" w:space="0" w:color="auto"/>
        <w:right w:val="none" w:sz="0" w:space="0" w:color="auto"/>
      </w:divBdr>
    </w:div>
    <w:div w:id="595557643">
      <w:bodyDiv w:val="1"/>
      <w:marLeft w:val="0"/>
      <w:marRight w:val="0"/>
      <w:marTop w:val="0"/>
      <w:marBottom w:val="0"/>
      <w:divBdr>
        <w:top w:val="none" w:sz="0" w:space="0" w:color="auto"/>
        <w:left w:val="none" w:sz="0" w:space="0" w:color="auto"/>
        <w:bottom w:val="none" w:sz="0" w:space="0" w:color="auto"/>
        <w:right w:val="none" w:sz="0" w:space="0" w:color="auto"/>
      </w:divBdr>
      <w:divsChild>
        <w:div w:id="1734503981">
          <w:marLeft w:val="0"/>
          <w:marRight w:val="0"/>
          <w:marTop w:val="0"/>
          <w:marBottom w:val="0"/>
          <w:divBdr>
            <w:top w:val="none" w:sz="0" w:space="0" w:color="auto"/>
            <w:left w:val="none" w:sz="0" w:space="0" w:color="auto"/>
            <w:bottom w:val="none" w:sz="0" w:space="0" w:color="auto"/>
            <w:right w:val="none" w:sz="0" w:space="0" w:color="auto"/>
          </w:divBdr>
          <w:divsChild>
            <w:div w:id="1960598614">
              <w:marLeft w:val="0"/>
              <w:marRight w:val="0"/>
              <w:marTop w:val="0"/>
              <w:marBottom w:val="0"/>
              <w:divBdr>
                <w:top w:val="none" w:sz="0" w:space="0" w:color="auto"/>
                <w:left w:val="none" w:sz="0" w:space="0" w:color="auto"/>
                <w:bottom w:val="none" w:sz="0" w:space="0" w:color="auto"/>
                <w:right w:val="none" w:sz="0" w:space="0" w:color="auto"/>
              </w:divBdr>
              <w:divsChild>
                <w:div w:id="346635758">
                  <w:marLeft w:val="0"/>
                  <w:marRight w:val="120"/>
                  <w:marTop w:val="0"/>
                  <w:marBottom w:val="0"/>
                  <w:divBdr>
                    <w:top w:val="none" w:sz="0" w:space="0" w:color="auto"/>
                    <w:left w:val="none" w:sz="0" w:space="0" w:color="auto"/>
                    <w:bottom w:val="none" w:sz="0" w:space="0" w:color="auto"/>
                    <w:right w:val="none" w:sz="0" w:space="0" w:color="auto"/>
                  </w:divBdr>
                </w:div>
                <w:div w:id="210672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64731">
          <w:marLeft w:val="0"/>
          <w:marRight w:val="0"/>
          <w:marTop w:val="120"/>
          <w:marBottom w:val="0"/>
          <w:divBdr>
            <w:top w:val="none" w:sz="0" w:space="0" w:color="auto"/>
            <w:left w:val="none" w:sz="0" w:space="0" w:color="auto"/>
            <w:bottom w:val="none" w:sz="0" w:space="0" w:color="auto"/>
            <w:right w:val="none" w:sz="0" w:space="0" w:color="auto"/>
          </w:divBdr>
          <w:divsChild>
            <w:div w:id="1291089293">
              <w:marLeft w:val="0"/>
              <w:marRight w:val="240"/>
              <w:marTop w:val="0"/>
              <w:marBottom w:val="0"/>
              <w:divBdr>
                <w:top w:val="single" w:sz="4" w:space="12" w:color="9999AA"/>
                <w:left w:val="none" w:sz="0" w:space="0" w:color="auto"/>
                <w:bottom w:val="none" w:sz="0" w:space="0" w:color="auto"/>
                <w:right w:val="none" w:sz="0" w:space="0" w:color="auto"/>
              </w:divBdr>
            </w:div>
          </w:divsChild>
        </w:div>
      </w:divsChild>
    </w:div>
    <w:div w:id="631639826">
      <w:bodyDiv w:val="1"/>
      <w:marLeft w:val="0"/>
      <w:marRight w:val="0"/>
      <w:marTop w:val="0"/>
      <w:marBottom w:val="0"/>
      <w:divBdr>
        <w:top w:val="none" w:sz="0" w:space="0" w:color="auto"/>
        <w:left w:val="none" w:sz="0" w:space="0" w:color="auto"/>
        <w:bottom w:val="none" w:sz="0" w:space="0" w:color="auto"/>
        <w:right w:val="none" w:sz="0" w:space="0" w:color="auto"/>
      </w:divBdr>
    </w:div>
    <w:div w:id="702756212">
      <w:bodyDiv w:val="1"/>
      <w:marLeft w:val="0"/>
      <w:marRight w:val="0"/>
      <w:marTop w:val="0"/>
      <w:marBottom w:val="0"/>
      <w:divBdr>
        <w:top w:val="none" w:sz="0" w:space="0" w:color="auto"/>
        <w:left w:val="none" w:sz="0" w:space="0" w:color="auto"/>
        <w:bottom w:val="none" w:sz="0" w:space="0" w:color="auto"/>
        <w:right w:val="none" w:sz="0" w:space="0" w:color="auto"/>
      </w:divBdr>
      <w:divsChild>
        <w:div w:id="2016297704">
          <w:marLeft w:val="240"/>
          <w:marRight w:val="0"/>
          <w:marTop w:val="0"/>
          <w:marBottom w:val="0"/>
          <w:divBdr>
            <w:top w:val="none" w:sz="0" w:space="0" w:color="auto"/>
            <w:left w:val="none" w:sz="0" w:space="0" w:color="auto"/>
            <w:bottom w:val="none" w:sz="0" w:space="0" w:color="auto"/>
            <w:right w:val="none" w:sz="0" w:space="0" w:color="auto"/>
          </w:divBdr>
        </w:div>
      </w:divsChild>
    </w:div>
    <w:div w:id="846333422">
      <w:bodyDiv w:val="1"/>
      <w:marLeft w:val="0"/>
      <w:marRight w:val="0"/>
      <w:marTop w:val="0"/>
      <w:marBottom w:val="0"/>
      <w:divBdr>
        <w:top w:val="none" w:sz="0" w:space="0" w:color="auto"/>
        <w:left w:val="none" w:sz="0" w:space="0" w:color="auto"/>
        <w:bottom w:val="none" w:sz="0" w:space="0" w:color="auto"/>
        <w:right w:val="none" w:sz="0" w:space="0" w:color="auto"/>
      </w:divBdr>
    </w:div>
    <w:div w:id="1059868296">
      <w:bodyDiv w:val="1"/>
      <w:marLeft w:val="0"/>
      <w:marRight w:val="0"/>
      <w:marTop w:val="0"/>
      <w:marBottom w:val="0"/>
      <w:divBdr>
        <w:top w:val="none" w:sz="0" w:space="0" w:color="auto"/>
        <w:left w:val="none" w:sz="0" w:space="0" w:color="auto"/>
        <w:bottom w:val="none" w:sz="0" w:space="0" w:color="auto"/>
        <w:right w:val="none" w:sz="0" w:space="0" w:color="auto"/>
      </w:divBdr>
      <w:divsChild>
        <w:div w:id="1038048925">
          <w:marLeft w:val="0"/>
          <w:marRight w:val="0"/>
          <w:marTop w:val="0"/>
          <w:marBottom w:val="0"/>
          <w:divBdr>
            <w:top w:val="none" w:sz="0" w:space="0" w:color="auto"/>
            <w:left w:val="none" w:sz="0" w:space="0" w:color="auto"/>
            <w:bottom w:val="none" w:sz="0" w:space="0" w:color="auto"/>
            <w:right w:val="none" w:sz="0" w:space="0" w:color="auto"/>
          </w:divBdr>
          <w:divsChild>
            <w:div w:id="107099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6422">
      <w:bodyDiv w:val="1"/>
      <w:marLeft w:val="0"/>
      <w:marRight w:val="0"/>
      <w:marTop w:val="0"/>
      <w:marBottom w:val="0"/>
      <w:divBdr>
        <w:top w:val="none" w:sz="0" w:space="0" w:color="auto"/>
        <w:left w:val="none" w:sz="0" w:space="0" w:color="auto"/>
        <w:bottom w:val="none" w:sz="0" w:space="0" w:color="auto"/>
        <w:right w:val="none" w:sz="0" w:space="0" w:color="auto"/>
      </w:divBdr>
      <w:divsChild>
        <w:div w:id="1226648357">
          <w:marLeft w:val="0"/>
          <w:marRight w:val="0"/>
          <w:marTop w:val="0"/>
          <w:marBottom w:val="0"/>
          <w:divBdr>
            <w:top w:val="none" w:sz="0" w:space="0" w:color="auto"/>
            <w:left w:val="none" w:sz="0" w:space="0" w:color="auto"/>
            <w:bottom w:val="none" w:sz="0" w:space="0" w:color="auto"/>
            <w:right w:val="none" w:sz="0" w:space="0" w:color="auto"/>
          </w:divBdr>
          <w:divsChild>
            <w:div w:id="73454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3001">
      <w:bodyDiv w:val="1"/>
      <w:marLeft w:val="0"/>
      <w:marRight w:val="0"/>
      <w:marTop w:val="0"/>
      <w:marBottom w:val="0"/>
      <w:divBdr>
        <w:top w:val="none" w:sz="0" w:space="0" w:color="auto"/>
        <w:left w:val="none" w:sz="0" w:space="0" w:color="auto"/>
        <w:bottom w:val="none" w:sz="0" w:space="0" w:color="auto"/>
        <w:right w:val="none" w:sz="0" w:space="0" w:color="auto"/>
      </w:divBdr>
    </w:div>
    <w:div w:id="1355691012">
      <w:bodyDiv w:val="1"/>
      <w:marLeft w:val="0"/>
      <w:marRight w:val="0"/>
      <w:marTop w:val="0"/>
      <w:marBottom w:val="0"/>
      <w:divBdr>
        <w:top w:val="none" w:sz="0" w:space="0" w:color="auto"/>
        <w:left w:val="none" w:sz="0" w:space="0" w:color="auto"/>
        <w:bottom w:val="none" w:sz="0" w:space="0" w:color="auto"/>
        <w:right w:val="none" w:sz="0" w:space="0" w:color="auto"/>
      </w:divBdr>
    </w:div>
    <w:div w:id="1392771436">
      <w:bodyDiv w:val="1"/>
      <w:marLeft w:val="0"/>
      <w:marRight w:val="0"/>
      <w:marTop w:val="0"/>
      <w:marBottom w:val="0"/>
      <w:divBdr>
        <w:top w:val="none" w:sz="0" w:space="0" w:color="auto"/>
        <w:left w:val="none" w:sz="0" w:space="0" w:color="auto"/>
        <w:bottom w:val="none" w:sz="0" w:space="0" w:color="auto"/>
        <w:right w:val="none" w:sz="0" w:space="0" w:color="auto"/>
      </w:divBdr>
    </w:div>
    <w:div w:id="1473867022">
      <w:bodyDiv w:val="1"/>
      <w:marLeft w:val="0"/>
      <w:marRight w:val="0"/>
      <w:marTop w:val="0"/>
      <w:marBottom w:val="0"/>
      <w:divBdr>
        <w:top w:val="none" w:sz="0" w:space="0" w:color="auto"/>
        <w:left w:val="none" w:sz="0" w:space="0" w:color="auto"/>
        <w:bottom w:val="none" w:sz="0" w:space="0" w:color="auto"/>
        <w:right w:val="none" w:sz="0" w:space="0" w:color="auto"/>
      </w:divBdr>
      <w:divsChild>
        <w:div w:id="1600870375">
          <w:marLeft w:val="0"/>
          <w:marRight w:val="0"/>
          <w:marTop w:val="0"/>
          <w:marBottom w:val="0"/>
          <w:divBdr>
            <w:top w:val="none" w:sz="0" w:space="0" w:color="auto"/>
            <w:left w:val="none" w:sz="0" w:space="0" w:color="auto"/>
            <w:bottom w:val="none" w:sz="0" w:space="0" w:color="auto"/>
            <w:right w:val="none" w:sz="0" w:space="0" w:color="auto"/>
          </w:divBdr>
          <w:divsChild>
            <w:div w:id="1470585845">
              <w:marLeft w:val="0"/>
              <w:marRight w:val="0"/>
              <w:marTop w:val="0"/>
              <w:marBottom w:val="360"/>
              <w:divBdr>
                <w:top w:val="none" w:sz="0" w:space="0" w:color="auto"/>
                <w:left w:val="none" w:sz="0" w:space="0" w:color="auto"/>
                <w:bottom w:val="none" w:sz="0" w:space="0" w:color="auto"/>
                <w:right w:val="none" w:sz="0" w:space="0" w:color="auto"/>
              </w:divBdr>
              <w:divsChild>
                <w:div w:id="435441662">
                  <w:marLeft w:val="0"/>
                  <w:marRight w:val="0"/>
                  <w:marTop w:val="0"/>
                  <w:marBottom w:val="0"/>
                  <w:divBdr>
                    <w:top w:val="none" w:sz="0" w:space="0" w:color="auto"/>
                    <w:left w:val="none" w:sz="0" w:space="0" w:color="auto"/>
                    <w:bottom w:val="none" w:sz="0" w:space="0" w:color="auto"/>
                    <w:right w:val="none" w:sz="0" w:space="0" w:color="auto"/>
                  </w:divBdr>
                  <w:divsChild>
                    <w:div w:id="1639921415">
                      <w:marLeft w:val="0"/>
                      <w:marRight w:val="0"/>
                      <w:marTop w:val="0"/>
                      <w:marBottom w:val="363"/>
                      <w:divBdr>
                        <w:top w:val="none" w:sz="0" w:space="0" w:color="auto"/>
                        <w:left w:val="none" w:sz="0" w:space="0" w:color="auto"/>
                        <w:bottom w:val="none" w:sz="0" w:space="0" w:color="auto"/>
                        <w:right w:val="none" w:sz="0" w:space="0" w:color="auto"/>
                      </w:divBdr>
                      <w:divsChild>
                        <w:div w:id="1367952805">
                          <w:marLeft w:val="0"/>
                          <w:marRight w:val="0"/>
                          <w:marTop w:val="36"/>
                          <w:marBottom w:val="254"/>
                          <w:divBdr>
                            <w:top w:val="none" w:sz="0" w:space="0" w:color="auto"/>
                            <w:left w:val="none" w:sz="0" w:space="0" w:color="auto"/>
                            <w:bottom w:val="single" w:sz="4" w:space="0" w:color="CCCCCC"/>
                            <w:right w:val="none" w:sz="0" w:space="0" w:color="auto"/>
                          </w:divBdr>
                        </w:div>
                        <w:div w:id="851991708">
                          <w:marLeft w:val="0"/>
                          <w:marRight w:val="0"/>
                          <w:marTop w:val="0"/>
                          <w:marBottom w:val="0"/>
                          <w:divBdr>
                            <w:top w:val="none" w:sz="0" w:space="0" w:color="auto"/>
                            <w:left w:val="none" w:sz="0" w:space="0" w:color="auto"/>
                            <w:bottom w:val="none" w:sz="0" w:space="0" w:color="auto"/>
                            <w:right w:val="none" w:sz="0" w:space="0" w:color="auto"/>
                          </w:divBdr>
                          <w:divsChild>
                            <w:div w:id="2056856063">
                              <w:marLeft w:val="0"/>
                              <w:marRight w:val="0"/>
                              <w:marTop w:val="0"/>
                              <w:marBottom w:val="0"/>
                              <w:divBdr>
                                <w:top w:val="none" w:sz="0" w:space="0" w:color="auto"/>
                                <w:left w:val="none" w:sz="0" w:space="0" w:color="auto"/>
                                <w:bottom w:val="none" w:sz="0" w:space="0" w:color="auto"/>
                                <w:right w:val="none" w:sz="0" w:space="0" w:color="auto"/>
                              </w:divBdr>
                              <w:divsChild>
                                <w:div w:id="2026201291">
                                  <w:marLeft w:val="0"/>
                                  <w:marRight w:val="0"/>
                                  <w:marTop w:val="0"/>
                                  <w:marBottom w:val="0"/>
                                  <w:divBdr>
                                    <w:top w:val="none" w:sz="0" w:space="0" w:color="auto"/>
                                    <w:left w:val="none" w:sz="0" w:space="0" w:color="auto"/>
                                    <w:bottom w:val="none" w:sz="0" w:space="0" w:color="auto"/>
                                    <w:right w:val="none" w:sz="0" w:space="0" w:color="auto"/>
                                  </w:divBdr>
                                  <w:divsChild>
                                    <w:div w:id="127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39323">
                              <w:marLeft w:val="0"/>
                              <w:marRight w:val="0"/>
                              <w:marTop w:val="0"/>
                              <w:marBottom w:val="0"/>
                              <w:divBdr>
                                <w:top w:val="none" w:sz="0" w:space="0" w:color="auto"/>
                                <w:left w:val="none" w:sz="0" w:space="0" w:color="auto"/>
                                <w:bottom w:val="none" w:sz="0" w:space="0" w:color="auto"/>
                                <w:right w:val="none" w:sz="0" w:space="0" w:color="auto"/>
                              </w:divBdr>
                              <w:divsChild>
                                <w:div w:id="1426924379">
                                  <w:marLeft w:val="0"/>
                                  <w:marRight w:val="0"/>
                                  <w:marTop w:val="0"/>
                                  <w:marBottom w:val="0"/>
                                  <w:divBdr>
                                    <w:top w:val="none" w:sz="0" w:space="0" w:color="auto"/>
                                    <w:left w:val="none" w:sz="0" w:space="0" w:color="auto"/>
                                    <w:bottom w:val="none" w:sz="0" w:space="0" w:color="auto"/>
                                    <w:right w:val="none" w:sz="0" w:space="0" w:color="auto"/>
                                  </w:divBdr>
                                  <w:divsChild>
                                    <w:div w:id="64495126">
                                      <w:marLeft w:val="0"/>
                                      <w:marRight w:val="0"/>
                                      <w:marTop w:val="0"/>
                                      <w:marBottom w:val="0"/>
                                      <w:divBdr>
                                        <w:top w:val="none" w:sz="0" w:space="0" w:color="auto"/>
                                        <w:left w:val="none" w:sz="0" w:space="0" w:color="auto"/>
                                        <w:bottom w:val="none" w:sz="0" w:space="0" w:color="auto"/>
                                        <w:right w:val="none" w:sz="0" w:space="0" w:color="auto"/>
                                      </w:divBdr>
                                      <w:divsChild>
                                        <w:div w:id="1402214419">
                                          <w:marLeft w:val="120"/>
                                          <w:marRight w:val="120"/>
                                          <w:marTop w:val="120"/>
                                          <w:marBottom w:val="120"/>
                                          <w:divBdr>
                                            <w:top w:val="single" w:sz="4" w:space="6" w:color="CCCCCC"/>
                                            <w:left w:val="single" w:sz="4" w:space="6" w:color="CCCCCC"/>
                                            <w:bottom w:val="single" w:sz="4" w:space="6" w:color="CCCCCC"/>
                                            <w:right w:val="single" w:sz="4" w:space="6" w:color="CCCCCC"/>
                                          </w:divBdr>
                                        </w:div>
                                        <w:div w:id="367876089">
                                          <w:marLeft w:val="0"/>
                                          <w:marRight w:val="0"/>
                                          <w:marTop w:val="0"/>
                                          <w:marBottom w:val="0"/>
                                          <w:divBdr>
                                            <w:top w:val="none" w:sz="0" w:space="0" w:color="auto"/>
                                            <w:left w:val="none" w:sz="0" w:space="0" w:color="auto"/>
                                            <w:bottom w:val="none" w:sz="0" w:space="0" w:color="auto"/>
                                            <w:right w:val="none" w:sz="0" w:space="0" w:color="auto"/>
                                          </w:divBdr>
                                        </w:div>
                                        <w:div w:id="1906380690">
                                          <w:marLeft w:val="120"/>
                                          <w:marRight w:val="120"/>
                                          <w:marTop w:val="120"/>
                                          <w:marBottom w:val="120"/>
                                          <w:divBdr>
                                            <w:top w:val="single" w:sz="4" w:space="6" w:color="CCCCCC"/>
                                            <w:left w:val="single" w:sz="4" w:space="6" w:color="CCCCCC"/>
                                            <w:bottom w:val="single" w:sz="4" w:space="6" w:color="CCCCCC"/>
                                            <w:right w:val="single" w:sz="4" w:space="6" w:color="CCCCCC"/>
                                          </w:divBdr>
                                        </w:div>
                                        <w:div w:id="1813403590">
                                          <w:marLeft w:val="0"/>
                                          <w:marRight w:val="0"/>
                                          <w:marTop w:val="0"/>
                                          <w:marBottom w:val="0"/>
                                          <w:divBdr>
                                            <w:top w:val="none" w:sz="0" w:space="0" w:color="auto"/>
                                            <w:left w:val="none" w:sz="0" w:space="0" w:color="auto"/>
                                            <w:bottom w:val="none" w:sz="0" w:space="0" w:color="auto"/>
                                            <w:right w:val="none" w:sz="0" w:space="0" w:color="auto"/>
                                          </w:divBdr>
                                        </w:div>
                                        <w:div w:id="1985424716">
                                          <w:marLeft w:val="120"/>
                                          <w:marRight w:val="120"/>
                                          <w:marTop w:val="120"/>
                                          <w:marBottom w:val="120"/>
                                          <w:divBdr>
                                            <w:top w:val="single" w:sz="4" w:space="6" w:color="CCCCCC"/>
                                            <w:left w:val="single" w:sz="4" w:space="6" w:color="CCCCCC"/>
                                            <w:bottom w:val="single" w:sz="4" w:space="6" w:color="CCCCCC"/>
                                            <w:right w:val="single" w:sz="4" w:space="6" w:color="CCCCCC"/>
                                          </w:divBdr>
                                        </w:div>
                                        <w:div w:id="1668093792">
                                          <w:marLeft w:val="120"/>
                                          <w:marRight w:val="120"/>
                                          <w:marTop w:val="120"/>
                                          <w:marBottom w:val="120"/>
                                          <w:divBdr>
                                            <w:top w:val="single" w:sz="4" w:space="6" w:color="CCCCCC"/>
                                            <w:left w:val="single" w:sz="4" w:space="6" w:color="CCCCCC"/>
                                            <w:bottom w:val="single" w:sz="4" w:space="6" w:color="CCCCCC"/>
                                            <w:right w:val="single" w:sz="4" w:space="6" w:color="CCCCCC"/>
                                          </w:divBdr>
                                        </w:div>
                                        <w:div w:id="1342395627">
                                          <w:marLeft w:val="120"/>
                                          <w:marRight w:val="120"/>
                                          <w:marTop w:val="120"/>
                                          <w:marBottom w:val="120"/>
                                          <w:divBdr>
                                            <w:top w:val="single" w:sz="4" w:space="6" w:color="CCCCCC"/>
                                            <w:left w:val="single" w:sz="4" w:space="6" w:color="CCCCCC"/>
                                            <w:bottom w:val="single" w:sz="4" w:space="6" w:color="CCCCCC"/>
                                            <w:right w:val="single" w:sz="4" w:space="6" w:color="CCCCCC"/>
                                          </w:divBdr>
                                        </w:div>
                                        <w:div w:id="1848669140">
                                          <w:marLeft w:val="120"/>
                                          <w:marRight w:val="120"/>
                                          <w:marTop w:val="120"/>
                                          <w:marBottom w:val="120"/>
                                          <w:divBdr>
                                            <w:top w:val="single" w:sz="4" w:space="6" w:color="CCCCCC"/>
                                            <w:left w:val="single" w:sz="4" w:space="6" w:color="CCCCCC"/>
                                            <w:bottom w:val="single" w:sz="4" w:space="6" w:color="CCCCCC"/>
                                            <w:right w:val="single" w:sz="4" w:space="6" w:color="CCCCCC"/>
                                          </w:divBdr>
                                        </w:div>
                                        <w:div w:id="615214551">
                                          <w:marLeft w:val="0"/>
                                          <w:marRight w:val="0"/>
                                          <w:marTop w:val="0"/>
                                          <w:marBottom w:val="0"/>
                                          <w:divBdr>
                                            <w:top w:val="none" w:sz="0" w:space="0" w:color="auto"/>
                                            <w:left w:val="none" w:sz="0" w:space="0" w:color="auto"/>
                                            <w:bottom w:val="none" w:sz="0" w:space="0" w:color="auto"/>
                                            <w:right w:val="none" w:sz="0" w:space="0" w:color="auto"/>
                                          </w:divBdr>
                                        </w:div>
                                        <w:div w:id="1810975422">
                                          <w:marLeft w:val="0"/>
                                          <w:marRight w:val="0"/>
                                          <w:marTop w:val="0"/>
                                          <w:marBottom w:val="0"/>
                                          <w:divBdr>
                                            <w:top w:val="none" w:sz="0" w:space="0" w:color="auto"/>
                                            <w:left w:val="none" w:sz="0" w:space="0" w:color="auto"/>
                                            <w:bottom w:val="none" w:sz="0" w:space="0" w:color="auto"/>
                                            <w:right w:val="none" w:sz="0" w:space="0" w:color="auto"/>
                                          </w:divBdr>
                                        </w:div>
                                        <w:div w:id="69886936">
                                          <w:marLeft w:val="0"/>
                                          <w:marRight w:val="0"/>
                                          <w:marTop w:val="0"/>
                                          <w:marBottom w:val="0"/>
                                          <w:divBdr>
                                            <w:top w:val="none" w:sz="0" w:space="0" w:color="auto"/>
                                            <w:left w:val="none" w:sz="0" w:space="0" w:color="auto"/>
                                            <w:bottom w:val="none" w:sz="0" w:space="0" w:color="auto"/>
                                            <w:right w:val="none" w:sz="0" w:space="0" w:color="auto"/>
                                          </w:divBdr>
                                        </w:div>
                                        <w:div w:id="1899782488">
                                          <w:marLeft w:val="0"/>
                                          <w:marRight w:val="0"/>
                                          <w:marTop w:val="0"/>
                                          <w:marBottom w:val="0"/>
                                          <w:divBdr>
                                            <w:top w:val="none" w:sz="0" w:space="0" w:color="auto"/>
                                            <w:left w:val="none" w:sz="0" w:space="0" w:color="auto"/>
                                            <w:bottom w:val="none" w:sz="0" w:space="0" w:color="auto"/>
                                            <w:right w:val="none" w:sz="0" w:space="0" w:color="auto"/>
                                          </w:divBdr>
                                        </w:div>
                                        <w:div w:id="346249016">
                                          <w:marLeft w:val="0"/>
                                          <w:marRight w:val="0"/>
                                          <w:marTop w:val="0"/>
                                          <w:marBottom w:val="0"/>
                                          <w:divBdr>
                                            <w:top w:val="none" w:sz="0" w:space="0" w:color="auto"/>
                                            <w:left w:val="none" w:sz="0" w:space="0" w:color="auto"/>
                                            <w:bottom w:val="none" w:sz="0" w:space="0" w:color="auto"/>
                                            <w:right w:val="none" w:sz="0" w:space="0" w:color="auto"/>
                                          </w:divBdr>
                                        </w:div>
                                        <w:div w:id="542710808">
                                          <w:marLeft w:val="0"/>
                                          <w:marRight w:val="0"/>
                                          <w:marTop w:val="0"/>
                                          <w:marBottom w:val="0"/>
                                          <w:divBdr>
                                            <w:top w:val="none" w:sz="0" w:space="0" w:color="auto"/>
                                            <w:left w:val="none" w:sz="0" w:space="0" w:color="auto"/>
                                            <w:bottom w:val="none" w:sz="0" w:space="0" w:color="auto"/>
                                            <w:right w:val="none" w:sz="0" w:space="0" w:color="auto"/>
                                          </w:divBdr>
                                        </w:div>
                                        <w:div w:id="1261838589">
                                          <w:marLeft w:val="0"/>
                                          <w:marRight w:val="0"/>
                                          <w:marTop w:val="0"/>
                                          <w:marBottom w:val="0"/>
                                          <w:divBdr>
                                            <w:top w:val="none" w:sz="0" w:space="0" w:color="auto"/>
                                            <w:left w:val="none" w:sz="0" w:space="0" w:color="auto"/>
                                            <w:bottom w:val="none" w:sz="0" w:space="0" w:color="auto"/>
                                            <w:right w:val="none" w:sz="0" w:space="0" w:color="auto"/>
                                          </w:divBdr>
                                        </w:div>
                                        <w:div w:id="553934808">
                                          <w:marLeft w:val="0"/>
                                          <w:marRight w:val="0"/>
                                          <w:marTop w:val="0"/>
                                          <w:marBottom w:val="0"/>
                                          <w:divBdr>
                                            <w:top w:val="none" w:sz="0" w:space="0" w:color="auto"/>
                                            <w:left w:val="none" w:sz="0" w:space="0" w:color="auto"/>
                                            <w:bottom w:val="none" w:sz="0" w:space="0" w:color="auto"/>
                                            <w:right w:val="none" w:sz="0" w:space="0" w:color="auto"/>
                                          </w:divBdr>
                                        </w:div>
                                        <w:div w:id="2110395435">
                                          <w:marLeft w:val="0"/>
                                          <w:marRight w:val="0"/>
                                          <w:marTop w:val="0"/>
                                          <w:marBottom w:val="0"/>
                                          <w:divBdr>
                                            <w:top w:val="none" w:sz="0" w:space="0" w:color="auto"/>
                                            <w:left w:val="none" w:sz="0" w:space="0" w:color="auto"/>
                                            <w:bottom w:val="none" w:sz="0" w:space="0" w:color="auto"/>
                                            <w:right w:val="none" w:sz="0" w:space="0" w:color="auto"/>
                                          </w:divBdr>
                                        </w:div>
                                        <w:div w:id="904294011">
                                          <w:marLeft w:val="0"/>
                                          <w:marRight w:val="0"/>
                                          <w:marTop w:val="0"/>
                                          <w:marBottom w:val="0"/>
                                          <w:divBdr>
                                            <w:top w:val="none" w:sz="0" w:space="0" w:color="auto"/>
                                            <w:left w:val="none" w:sz="0" w:space="0" w:color="auto"/>
                                            <w:bottom w:val="none" w:sz="0" w:space="0" w:color="auto"/>
                                            <w:right w:val="none" w:sz="0" w:space="0" w:color="auto"/>
                                          </w:divBdr>
                                        </w:div>
                                        <w:div w:id="2062972108">
                                          <w:marLeft w:val="0"/>
                                          <w:marRight w:val="0"/>
                                          <w:marTop w:val="0"/>
                                          <w:marBottom w:val="0"/>
                                          <w:divBdr>
                                            <w:top w:val="none" w:sz="0" w:space="0" w:color="auto"/>
                                            <w:left w:val="none" w:sz="0" w:space="0" w:color="auto"/>
                                            <w:bottom w:val="none" w:sz="0" w:space="0" w:color="auto"/>
                                            <w:right w:val="none" w:sz="0" w:space="0" w:color="auto"/>
                                          </w:divBdr>
                                        </w:div>
                                        <w:div w:id="1440637047">
                                          <w:marLeft w:val="0"/>
                                          <w:marRight w:val="0"/>
                                          <w:marTop w:val="0"/>
                                          <w:marBottom w:val="0"/>
                                          <w:divBdr>
                                            <w:top w:val="none" w:sz="0" w:space="0" w:color="auto"/>
                                            <w:left w:val="none" w:sz="0" w:space="0" w:color="auto"/>
                                            <w:bottom w:val="none" w:sz="0" w:space="0" w:color="auto"/>
                                            <w:right w:val="none" w:sz="0" w:space="0" w:color="auto"/>
                                          </w:divBdr>
                                        </w:div>
                                        <w:div w:id="1739133860">
                                          <w:marLeft w:val="0"/>
                                          <w:marRight w:val="0"/>
                                          <w:marTop w:val="0"/>
                                          <w:marBottom w:val="0"/>
                                          <w:divBdr>
                                            <w:top w:val="none" w:sz="0" w:space="0" w:color="auto"/>
                                            <w:left w:val="none" w:sz="0" w:space="0" w:color="auto"/>
                                            <w:bottom w:val="none" w:sz="0" w:space="0" w:color="auto"/>
                                            <w:right w:val="none" w:sz="0" w:space="0" w:color="auto"/>
                                          </w:divBdr>
                                        </w:div>
                                        <w:div w:id="2051878703">
                                          <w:marLeft w:val="120"/>
                                          <w:marRight w:val="120"/>
                                          <w:marTop w:val="120"/>
                                          <w:marBottom w:val="120"/>
                                          <w:divBdr>
                                            <w:top w:val="single" w:sz="4" w:space="6" w:color="CCCCCC"/>
                                            <w:left w:val="single" w:sz="4" w:space="6" w:color="CCCCCC"/>
                                            <w:bottom w:val="single" w:sz="4" w:space="6" w:color="CCCCCC"/>
                                            <w:right w:val="single" w:sz="4" w:space="6" w:color="CCCCCC"/>
                                          </w:divBdr>
                                        </w:div>
                                        <w:div w:id="1134980945">
                                          <w:marLeft w:val="0"/>
                                          <w:marRight w:val="0"/>
                                          <w:marTop w:val="0"/>
                                          <w:marBottom w:val="0"/>
                                          <w:divBdr>
                                            <w:top w:val="none" w:sz="0" w:space="0" w:color="auto"/>
                                            <w:left w:val="none" w:sz="0" w:space="0" w:color="auto"/>
                                            <w:bottom w:val="none" w:sz="0" w:space="0" w:color="auto"/>
                                            <w:right w:val="none" w:sz="0" w:space="0" w:color="auto"/>
                                          </w:divBdr>
                                        </w:div>
                                        <w:div w:id="440228362">
                                          <w:marLeft w:val="0"/>
                                          <w:marRight w:val="0"/>
                                          <w:marTop w:val="0"/>
                                          <w:marBottom w:val="0"/>
                                          <w:divBdr>
                                            <w:top w:val="none" w:sz="0" w:space="0" w:color="auto"/>
                                            <w:left w:val="none" w:sz="0" w:space="0" w:color="auto"/>
                                            <w:bottom w:val="none" w:sz="0" w:space="0" w:color="auto"/>
                                            <w:right w:val="none" w:sz="0" w:space="0" w:color="auto"/>
                                          </w:divBdr>
                                        </w:div>
                                        <w:div w:id="1202086554">
                                          <w:marLeft w:val="0"/>
                                          <w:marRight w:val="0"/>
                                          <w:marTop w:val="0"/>
                                          <w:marBottom w:val="0"/>
                                          <w:divBdr>
                                            <w:top w:val="none" w:sz="0" w:space="0" w:color="auto"/>
                                            <w:left w:val="none" w:sz="0" w:space="0" w:color="auto"/>
                                            <w:bottom w:val="none" w:sz="0" w:space="0" w:color="auto"/>
                                            <w:right w:val="none" w:sz="0" w:space="0" w:color="auto"/>
                                          </w:divBdr>
                                        </w:div>
                                        <w:div w:id="1079866426">
                                          <w:marLeft w:val="120"/>
                                          <w:marRight w:val="120"/>
                                          <w:marTop w:val="120"/>
                                          <w:marBottom w:val="120"/>
                                          <w:divBdr>
                                            <w:top w:val="single" w:sz="4" w:space="6" w:color="CCCCCC"/>
                                            <w:left w:val="single" w:sz="4" w:space="6" w:color="CCCCCC"/>
                                            <w:bottom w:val="single" w:sz="4" w:space="6" w:color="CCCCCC"/>
                                            <w:right w:val="single" w:sz="4" w:space="6" w:color="CCCCCC"/>
                                          </w:divBdr>
                                        </w:div>
                                        <w:div w:id="103812265">
                                          <w:marLeft w:val="0"/>
                                          <w:marRight w:val="0"/>
                                          <w:marTop w:val="0"/>
                                          <w:marBottom w:val="0"/>
                                          <w:divBdr>
                                            <w:top w:val="none" w:sz="0" w:space="0" w:color="auto"/>
                                            <w:left w:val="none" w:sz="0" w:space="0" w:color="auto"/>
                                            <w:bottom w:val="none" w:sz="0" w:space="0" w:color="auto"/>
                                            <w:right w:val="none" w:sz="0" w:space="0" w:color="auto"/>
                                          </w:divBdr>
                                        </w:div>
                                        <w:div w:id="1103108006">
                                          <w:marLeft w:val="0"/>
                                          <w:marRight w:val="0"/>
                                          <w:marTop w:val="0"/>
                                          <w:marBottom w:val="0"/>
                                          <w:divBdr>
                                            <w:top w:val="none" w:sz="0" w:space="0" w:color="auto"/>
                                            <w:left w:val="none" w:sz="0" w:space="0" w:color="auto"/>
                                            <w:bottom w:val="none" w:sz="0" w:space="0" w:color="auto"/>
                                            <w:right w:val="none" w:sz="0" w:space="0" w:color="auto"/>
                                          </w:divBdr>
                                        </w:div>
                                        <w:div w:id="1539199352">
                                          <w:marLeft w:val="0"/>
                                          <w:marRight w:val="0"/>
                                          <w:marTop w:val="0"/>
                                          <w:marBottom w:val="0"/>
                                          <w:divBdr>
                                            <w:top w:val="none" w:sz="0" w:space="0" w:color="auto"/>
                                            <w:left w:val="none" w:sz="0" w:space="0" w:color="auto"/>
                                            <w:bottom w:val="none" w:sz="0" w:space="0" w:color="auto"/>
                                            <w:right w:val="none" w:sz="0" w:space="0" w:color="auto"/>
                                          </w:divBdr>
                                        </w:div>
                                        <w:div w:id="2049573100">
                                          <w:marLeft w:val="0"/>
                                          <w:marRight w:val="0"/>
                                          <w:marTop w:val="0"/>
                                          <w:marBottom w:val="0"/>
                                          <w:divBdr>
                                            <w:top w:val="none" w:sz="0" w:space="0" w:color="auto"/>
                                            <w:left w:val="none" w:sz="0" w:space="0" w:color="auto"/>
                                            <w:bottom w:val="none" w:sz="0" w:space="0" w:color="auto"/>
                                            <w:right w:val="none" w:sz="0" w:space="0" w:color="auto"/>
                                          </w:divBdr>
                                        </w:div>
                                        <w:div w:id="1679888790">
                                          <w:marLeft w:val="0"/>
                                          <w:marRight w:val="0"/>
                                          <w:marTop w:val="0"/>
                                          <w:marBottom w:val="0"/>
                                          <w:divBdr>
                                            <w:top w:val="none" w:sz="0" w:space="0" w:color="auto"/>
                                            <w:left w:val="none" w:sz="0" w:space="0" w:color="auto"/>
                                            <w:bottom w:val="none" w:sz="0" w:space="0" w:color="auto"/>
                                            <w:right w:val="none" w:sz="0" w:space="0" w:color="auto"/>
                                          </w:divBdr>
                                        </w:div>
                                        <w:div w:id="628587270">
                                          <w:marLeft w:val="0"/>
                                          <w:marRight w:val="0"/>
                                          <w:marTop w:val="0"/>
                                          <w:marBottom w:val="0"/>
                                          <w:divBdr>
                                            <w:top w:val="none" w:sz="0" w:space="0" w:color="auto"/>
                                            <w:left w:val="none" w:sz="0" w:space="0" w:color="auto"/>
                                            <w:bottom w:val="none" w:sz="0" w:space="0" w:color="auto"/>
                                            <w:right w:val="none" w:sz="0" w:space="0" w:color="auto"/>
                                          </w:divBdr>
                                        </w:div>
                                        <w:div w:id="898513223">
                                          <w:marLeft w:val="0"/>
                                          <w:marRight w:val="0"/>
                                          <w:marTop w:val="0"/>
                                          <w:marBottom w:val="0"/>
                                          <w:divBdr>
                                            <w:top w:val="none" w:sz="0" w:space="0" w:color="auto"/>
                                            <w:left w:val="none" w:sz="0" w:space="0" w:color="auto"/>
                                            <w:bottom w:val="none" w:sz="0" w:space="0" w:color="auto"/>
                                            <w:right w:val="none" w:sz="0" w:space="0" w:color="auto"/>
                                          </w:divBdr>
                                        </w:div>
                                        <w:div w:id="2093577207">
                                          <w:marLeft w:val="0"/>
                                          <w:marRight w:val="0"/>
                                          <w:marTop w:val="0"/>
                                          <w:marBottom w:val="0"/>
                                          <w:divBdr>
                                            <w:top w:val="none" w:sz="0" w:space="0" w:color="auto"/>
                                            <w:left w:val="none" w:sz="0" w:space="0" w:color="auto"/>
                                            <w:bottom w:val="none" w:sz="0" w:space="0" w:color="auto"/>
                                            <w:right w:val="none" w:sz="0" w:space="0" w:color="auto"/>
                                          </w:divBdr>
                                        </w:div>
                                        <w:div w:id="1945527811">
                                          <w:marLeft w:val="0"/>
                                          <w:marRight w:val="0"/>
                                          <w:marTop w:val="0"/>
                                          <w:marBottom w:val="0"/>
                                          <w:divBdr>
                                            <w:top w:val="none" w:sz="0" w:space="0" w:color="auto"/>
                                            <w:left w:val="none" w:sz="0" w:space="0" w:color="auto"/>
                                            <w:bottom w:val="none" w:sz="0" w:space="0" w:color="auto"/>
                                            <w:right w:val="none" w:sz="0" w:space="0" w:color="auto"/>
                                          </w:divBdr>
                                        </w:div>
                                        <w:div w:id="963584217">
                                          <w:marLeft w:val="0"/>
                                          <w:marRight w:val="0"/>
                                          <w:marTop w:val="0"/>
                                          <w:marBottom w:val="0"/>
                                          <w:divBdr>
                                            <w:top w:val="none" w:sz="0" w:space="0" w:color="auto"/>
                                            <w:left w:val="none" w:sz="0" w:space="0" w:color="auto"/>
                                            <w:bottom w:val="none" w:sz="0" w:space="0" w:color="auto"/>
                                            <w:right w:val="none" w:sz="0" w:space="0" w:color="auto"/>
                                          </w:divBdr>
                                        </w:div>
                                        <w:div w:id="771321792">
                                          <w:marLeft w:val="0"/>
                                          <w:marRight w:val="0"/>
                                          <w:marTop w:val="0"/>
                                          <w:marBottom w:val="0"/>
                                          <w:divBdr>
                                            <w:top w:val="none" w:sz="0" w:space="0" w:color="auto"/>
                                            <w:left w:val="none" w:sz="0" w:space="0" w:color="auto"/>
                                            <w:bottom w:val="none" w:sz="0" w:space="0" w:color="auto"/>
                                            <w:right w:val="none" w:sz="0" w:space="0" w:color="auto"/>
                                          </w:divBdr>
                                        </w:div>
                                        <w:div w:id="1098060967">
                                          <w:marLeft w:val="0"/>
                                          <w:marRight w:val="0"/>
                                          <w:marTop w:val="0"/>
                                          <w:marBottom w:val="0"/>
                                          <w:divBdr>
                                            <w:top w:val="none" w:sz="0" w:space="0" w:color="auto"/>
                                            <w:left w:val="none" w:sz="0" w:space="0" w:color="auto"/>
                                            <w:bottom w:val="none" w:sz="0" w:space="0" w:color="auto"/>
                                            <w:right w:val="none" w:sz="0" w:space="0" w:color="auto"/>
                                          </w:divBdr>
                                        </w:div>
                                        <w:div w:id="1229531064">
                                          <w:marLeft w:val="0"/>
                                          <w:marRight w:val="0"/>
                                          <w:marTop w:val="0"/>
                                          <w:marBottom w:val="0"/>
                                          <w:divBdr>
                                            <w:top w:val="none" w:sz="0" w:space="0" w:color="auto"/>
                                            <w:left w:val="none" w:sz="0" w:space="0" w:color="auto"/>
                                            <w:bottom w:val="none" w:sz="0" w:space="0" w:color="auto"/>
                                            <w:right w:val="none" w:sz="0" w:space="0" w:color="auto"/>
                                          </w:divBdr>
                                        </w:div>
                                        <w:div w:id="1469667895">
                                          <w:marLeft w:val="120"/>
                                          <w:marRight w:val="120"/>
                                          <w:marTop w:val="120"/>
                                          <w:marBottom w:val="120"/>
                                          <w:divBdr>
                                            <w:top w:val="single" w:sz="4" w:space="6" w:color="CCCCCC"/>
                                            <w:left w:val="single" w:sz="4" w:space="6" w:color="CCCCCC"/>
                                            <w:bottom w:val="single" w:sz="4" w:space="6" w:color="CCCCCC"/>
                                            <w:right w:val="single" w:sz="4" w:space="6" w:color="CCCCCC"/>
                                          </w:divBdr>
                                        </w:div>
                                      </w:divsChild>
                                    </w:div>
                                  </w:divsChild>
                                </w:div>
                              </w:divsChild>
                            </w:div>
                          </w:divsChild>
                        </w:div>
                      </w:divsChild>
                    </w:div>
                  </w:divsChild>
                </w:div>
              </w:divsChild>
            </w:div>
          </w:divsChild>
        </w:div>
      </w:divsChild>
    </w:div>
    <w:div w:id="1731079517">
      <w:bodyDiv w:val="1"/>
      <w:marLeft w:val="0"/>
      <w:marRight w:val="0"/>
      <w:marTop w:val="0"/>
      <w:marBottom w:val="0"/>
      <w:divBdr>
        <w:top w:val="none" w:sz="0" w:space="0" w:color="auto"/>
        <w:left w:val="none" w:sz="0" w:space="0" w:color="auto"/>
        <w:bottom w:val="none" w:sz="0" w:space="0" w:color="auto"/>
        <w:right w:val="none" w:sz="0" w:space="0" w:color="auto"/>
      </w:divBdr>
      <w:divsChild>
        <w:div w:id="684215026">
          <w:marLeft w:val="0"/>
          <w:marRight w:val="0"/>
          <w:marTop w:val="0"/>
          <w:marBottom w:val="0"/>
          <w:divBdr>
            <w:top w:val="none" w:sz="0" w:space="0" w:color="auto"/>
            <w:left w:val="none" w:sz="0" w:space="0" w:color="auto"/>
            <w:bottom w:val="none" w:sz="0" w:space="0" w:color="auto"/>
            <w:right w:val="none" w:sz="0" w:space="0" w:color="auto"/>
          </w:divBdr>
          <w:divsChild>
            <w:div w:id="1584680900">
              <w:marLeft w:val="0"/>
              <w:marRight w:val="0"/>
              <w:marTop w:val="0"/>
              <w:marBottom w:val="0"/>
              <w:divBdr>
                <w:top w:val="none" w:sz="0" w:space="0" w:color="auto"/>
                <w:left w:val="none" w:sz="0" w:space="0" w:color="auto"/>
                <w:bottom w:val="none" w:sz="0" w:space="0" w:color="auto"/>
                <w:right w:val="none" w:sz="0" w:space="0" w:color="auto"/>
              </w:divBdr>
            </w:div>
          </w:divsChild>
        </w:div>
        <w:div w:id="1171725080">
          <w:marLeft w:val="-10104"/>
          <w:marRight w:val="0"/>
          <w:marTop w:val="0"/>
          <w:marBottom w:val="0"/>
          <w:divBdr>
            <w:top w:val="none" w:sz="0" w:space="0" w:color="auto"/>
            <w:left w:val="none" w:sz="0" w:space="0" w:color="auto"/>
            <w:bottom w:val="none" w:sz="0" w:space="0" w:color="auto"/>
            <w:right w:val="none" w:sz="0" w:space="0" w:color="auto"/>
          </w:divBdr>
        </w:div>
        <w:div w:id="977147851">
          <w:marLeft w:val="0"/>
          <w:marRight w:val="0"/>
          <w:marTop w:val="0"/>
          <w:marBottom w:val="0"/>
          <w:divBdr>
            <w:top w:val="none" w:sz="0" w:space="0" w:color="auto"/>
            <w:left w:val="none" w:sz="0" w:space="0" w:color="auto"/>
            <w:bottom w:val="none" w:sz="0" w:space="0" w:color="auto"/>
            <w:right w:val="none" w:sz="0" w:space="0" w:color="auto"/>
          </w:divBdr>
          <w:divsChild>
            <w:div w:id="179514709">
              <w:marLeft w:val="0"/>
              <w:marRight w:val="0"/>
              <w:marTop w:val="0"/>
              <w:marBottom w:val="240"/>
              <w:divBdr>
                <w:top w:val="none" w:sz="0" w:space="0" w:color="auto"/>
                <w:left w:val="none" w:sz="0" w:space="0" w:color="auto"/>
                <w:bottom w:val="none" w:sz="0" w:space="0" w:color="auto"/>
                <w:right w:val="none" w:sz="0" w:space="0" w:color="auto"/>
              </w:divBdr>
              <w:divsChild>
                <w:div w:id="222562562">
                  <w:marLeft w:val="0"/>
                  <w:marRight w:val="0"/>
                  <w:marTop w:val="0"/>
                  <w:marBottom w:val="0"/>
                  <w:divBdr>
                    <w:top w:val="none" w:sz="0" w:space="0" w:color="auto"/>
                    <w:left w:val="none" w:sz="0" w:space="0" w:color="auto"/>
                    <w:bottom w:val="none" w:sz="0" w:space="0" w:color="auto"/>
                    <w:right w:val="none" w:sz="0" w:space="0" w:color="auto"/>
                  </w:divBdr>
                  <w:divsChild>
                    <w:div w:id="1661277449">
                      <w:marLeft w:val="0"/>
                      <w:marRight w:val="0"/>
                      <w:marTop w:val="0"/>
                      <w:marBottom w:val="0"/>
                      <w:divBdr>
                        <w:top w:val="none" w:sz="0" w:space="0" w:color="auto"/>
                        <w:left w:val="none" w:sz="0" w:space="0" w:color="auto"/>
                        <w:bottom w:val="none" w:sz="0" w:space="0" w:color="auto"/>
                        <w:right w:val="none" w:sz="0" w:space="0" w:color="auto"/>
                      </w:divBdr>
                      <w:divsChild>
                        <w:div w:id="1694568769">
                          <w:marLeft w:val="0"/>
                          <w:marRight w:val="0"/>
                          <w:marTop w:val="0"/>
                          <w:marBottom w:val="0"/>
                          <w:divBdr>
                            <w:top w:val="none" w:sz="0" w:space="0" w:color="auto"/>
                            <w:left w:val="none" w:sz="0" w:space="0" w:color="auto"/>
                            <w:bottom w:val="none" w:sz="0" w:space="0" w:color="auto"/>
                            <w:right w:val="none" w:sz="0" w:space="0" w:color="auto"/>
                          </w:divBdr>
                        </w:div>
                        <w:div w:id="1717776482">
                          <w:marLeft w:val="0"/>
                          <w:marRight w:val="0"/>
                          <w:marTop w:val="0"/>
                          <w:marBottom w:val="0"/>
                          <w:divBdr>
                            <w:top w:val="none" w:sz="0" w:space="0" w:color="auto"/>
                            <w:left w:val="none" w:sz="0" w:space="0" w:color="auto"/>
                            <w:bottom w:val="none" w:sz="0" w:space="0" w:color="auto"/>
                            <w:right w:val="none" w:sz="0" w:space="0" w:color="auto"/>
                          </w:divBdr>
                        </w:div>
                        <w:div w:id="1023438677">
                          <w:marLeft w:val="0"/>
                          <w:marRight w:val="0"/>
                          <w:marTop w:val="0"/>
                          <w:marBottom w:val="0"/>
                          <w:divBdr>
                            <w:top w:val="none" w:sz="0" w:space="0" w:color="auto"/>
                            <w:left w:val="none" w:sz="0" w:space="0" w:color="auto"/>
                            <w:bottom w:val="none" w:sz="0" w:space="0" w:color="auto"/>
                            <w:right w:val="none" w:sz="0" w:space="0" w:color="auto"/>
                          </w:divBdr>
                        </w:div>
                        <w:div w:id="1181892338">
                          <w:marLeft w:val="0"/>
                          <w:marRight w:val="0"/>
                          <w:marTop w:val="0"/>
                          <w:marBottom w:val="0"/>
                          <w:divBdr>
                            <w:top w:val="none" w:sz="0" w:space="0" w:color="auto"/>
                            <w:left w:val="none" w:sz="0" w:space="0" w:color="auto"/>
                            <w:bottom w:val="none" w:sz="0" w:space="0" w:color="auto"/>
                            <w:right w:val="none" w:sz="0" w:space="0" w:color="auto"/>
                          </w:divBdr>
                        </w:div>
                        <w:div w:id="1929460592">
                          <w:marLeft w:val="0"/>
                          <w:marRight w:val="0"/>
                          <w:marTop w:val="0"/>
                          <w:marBottom w:val="0"/>
                          <w:divBdr>
                            <w:top w:val="none" w:sz="0" w:space="0" w:color="auto"/>
                            <w:left w:val="none" w:sz="0" w:space="0" w:color="auto"/>
                            <w:bottom w:val="none" w:sz="0" w:space="0" w:color="auto"/>
                            <w:right w:val="none" w:sz="0" w:space="0" w:color="auto"/>
                          </w:divBdr>
                        </w:div>
                        <w:div w:id="1204751854">
                          <w:marLeft w:val="0"/>
                          <w:marRight w:val="0"/>
                          <w:marTop w:val="0"/>
                          <w:marBottom w:val="0"/>
                          <w:divBdr>
                            <w:top w:val="none" w:sz="0" w:space="0" w:color="auto"/>
                            <w:left w:val="none" w:sz="0" w:space="0" w:color="auto"/>
                            <w:bottom w:val="none" w:sz="0" w:space="0" w:color="auto"/>
                            <w:right w:val="none" w:sz="0" w:space="0" w:color="auto"/>
                          </w:divBdr>
                        </w:div>
                        <w:div w:id="1889149248">
                          <w:marLeft w:val="0"/>
                          <w:marRight w:val="0"/>
                          <w:marTop w:val="0"/>
                          <w:marBottom w:val="0"/>
                          <w:divBdr>
                            <w:top w:val="none" w:sz="0" w:space="0" w:color="auto"/>
                            <w:left w:val="none" w:sz="0" w:space="0" w:color="auto"/>
                            <w:bottom w:val="none" w:sz="0" w:space="0" w:color="auto"/>
                            <w:right w:val="none" w:sz="0" w:space="0" w:color="auto"/>
                          </w:divBdr>
                        </w:div>
                        <w:div w:id="730079430">
                          <w:marLeft w:val="0"/>
                          <w:marRight w:val="0"/>
                          <w:marTop w:val="0"/>
                          <w:marBottom w:val="0"/>
                          <w:divBdr>
                            <w:top w:val="none" w:sz="0" w:space="0" w:color="auto"/>
                            <w:left w:val="none" w:sz="0" w:space="0" w:color="auto"/>
                            <w:bottom w:val="none" w:sz="0" w:space="0" w:color="auto"/>
                            <w:right w:val="none" w:sz="0" w:space="0" w:color="auto"/>
                          </w:divBdr>
                        </w:div>
                        <w:div w:id="1867911777">
                          <w:marLeft w:val="0"/>
                          <w:marRight w:val="0"/>
                          <w:marTop w:val="0"/>
                          <w:marBottom w:val="0"/>
                          <w:divBdr>
                            <w:top w:val="none" w:sz="0" w:space="0" w:color="auto"/>
                            <w:left w:val="none" w:sz="0" w:space="0" w:color="auto"/>
                            <w:bottom w:val="none" w:sz="0" w:space="0" w:color="auto"/>
                            <w:right w:val="none" w:sz="0" w:space="0" w:color="auto"/>
                          </w:divBdr>
                        </w:div>
                        <w:div w:id="796295036">
                          <w:marLeft w:val="0"/>
                          <w:marRight w:val="0"/>
                          <w:marTop w:val="0"/>
                          <w:marBottom w:val="0"/>
                          <w:divBdr>
                            <w:top w:val="none" w:sz="0" w:space="0" w:color="auto"/>
                            <w:left w:val="none" w:sz="0" w:space="0" w:color="auto"/>
                            <w:bottom w:val="none" w:sz="0" w:space="0" w:color="auto"/>
                            <w:right w:val="none" w:sz="0" w:space="0" w:color="auto"/>
                          </w:divBdr>
                        </w:div>
                        <w:div w:id="1640453278">
                          <w:marLeft w:val="0"/>
                          <w:marRight w:val="0"/>
                          <w:marTop w:val="0"/>
                          <w:marBottom w:val="0"/>
                          <w:divBdr>
                            <w:top w:val="none" w:sz="0" w:space="0" w:color="auto"/>
                            <w:left w:val="none" w:sz="0" w:space="0" w:color="auto"/>
                            <w:bottom w:val="none" w:sz="0" w:space="0" w:color="auto"/>
                            <w:right w:val="none" w:sz="0" w:space="0" w:color="auto"/>
                          </w:divBdr>
                          <w:divsChild>
                            <w:div w:id="1560825574">
                              <w:marLeft w:val="0"/>
                              <w:marRight w:val="0"/>
                              <w:marTop w:val="0"/>
                              <w:marBottom w:val="0"/>
                              <w:divBdr>
                                <w:top w:val="none" w:sz="0" w:space="0" w:color="auto"/>
                                <w:left w:val="none" w:sz="0" w:space="0" w:color="auto"/>
                                <w:bottom w:val="none" w:sz="0" w:space="0" w:color="auto"/>
                                <w:right w:val="none" w:sz="0" w:space="0" w:color="auto"/>
                              </w:divBdr>
                            </w:div>
                            <w:div w:id="1523400513">
                              <w:marLeft w:val="0"/>
                              <w:marRight w:val="0"/>
                              <w:marTop w:val="0"/>
                              <w:marBottom w:val="0"/>
                              <w:divBdr>
                                <w:top w:val="none" w:sz="0" w:space="0" w:color="auto"/>
                                <w:left w:val="none" w:sz="0" w:space="0" w:color="auto"/>
                                <w:bottom w:val="none" w:sz="0" w:space="0" w:color="auto"/>
                                <w:right w:val="none" w:sz="0" w:space="0" w:color="auto"/>
                              </w:divBdr>
                            </w:div>
                            <w:div w:id="716513020">
                              <w:marLeft w:val="0"/>
                              <w:marRight w:val="0"/>
                              <w:marTop w:val="0"/>
                              <w:marBottom w:val="0"/>
                              <w:divBdr>
                                <w:top w:val="none" w:sz="0" w:space="0" w:color="auto"/>
                                <w:left w:val="none" w:sz="0" w:space="0" w:color="auto"/>
                                <w:bottom w:val="none" w:sz="0" w:space="0" w:color="auto"/>
                                <w:right w:val="none" w:sz="0" w:space="0" w:color="auto"/>
                              </w:divBdr>
                            </w:div>
                            <w:div w:id="665480717">
                              <w:marLeft w:val="0"/>
                              <w:marRight w:val="0"/>
                              <w:marTop w:val="0"/>
                              <w:marBottom w:val="0"/>
                              <w:divBdr>
                                <w:top w:val="none" w:sz="0" w:space="0" w:color="auto"/>
                                <w:left w:val="none" w:sz="0" w:space="0" w:color="auto"/>
                                <w:bottom w:val="none" w:sz="0" w:space="0" w:color="auto"/>
                                <w:right w:val="none" w:sz="0" w:space="0" w:color="auto"/>
                              </w:divBdr>
                            </w:div>
                            <w:div w:id="291592126">
                              <w:marLeft w:val="0"/>
                              <w:marRight w:val="0"/>
                              <w:marTop w:val="0"/>
                              <w:marBottom w:val="0"/>
                              <w:divBdr>
                                <w:top w:val="none" w:sz="0" w:space="0" w:color="auto"/>
                                <w:left w:val="none" w:sz="0" w:space="0" w:color="auto"/>
                                <w:bottom w:val="none" w:sz="0" w:space="0" w:color="auto"/>
                                <w:right w:val="none" w:sz="0" w:space="0" w:color="auto"/>
                              </w:divBdr>
                            </w:div>
                            <w:div w:id="665206137">
                              <w:marLeft w:val="0"/>
                              <w:marRight w:val="0"/>
                              <w:marTop w:val="0"/>
                              <w:marBottom w:val="0"/>
                              <w:divBdr>
                                <w:top w:val="none" w:sz="0" w:space="0" w:color="auto"/>
                                <w:left w:val="none" w:sz="0" w:space="0" w:color="auto"/>
                                <w:bottom w:val="none" w:sz="0" w:space="0" w:color="auto"/>
                                <w:right w:val="none" w:sz="0" w:space="0" w:color="auto"/>
                              </w:divBdr>
                            </w:div>
                            <w:div w:id="1914003350">
                              <w:marLeft w:val="0"/>
                              <w:marRight w:val="0"/>
                              <w:marTop w:val="0"/>
                              <w:marBottom w:val="0"/>
                              <w:divBdr>
                                <w:top w:val="none" w:sz="0" w:space="0" w:color="auto"/>
                                <w:left w:val="none" w:sz="0" w:space="0" w:color="auto"/>
                                <w:bottom w:val="none" w:sz="0" w:space="0" w:color="auto"/>
                                <w:right w:val="none" w:sz="0" w:space="0" w:color="auto"/>
                              </w:divBdr>
                            </w:div>
                            <w:div w:id="769550729">
                              <w:marLeft w:val="0"/>
                              <w:marRight w:val="0"/>
                              <w:marTop w:val="0"/>
                              <w:marBottom w:val="0"/>
                              <w:divBdr>
                                <w:top w:val="none" w:sz="0" w:space="0" w:color="auto"/>
                                <w:left w:val="none" w:sz="0" w:space="0" w:color="auto"/>
                                <w:bottom w:val="none" w:sz="0" w:space="0" w:color="auto"/>
                                <w:right w:val="none" w:sz="0" w:space="0" w:color="auto"/>
                              </w:divBdr>
                            </w:div>
                            <w:div w:id="1338271306">
                              <w:marLeft w:val="0"/>
                              <w:marRight w:val="0"/>
                              <w:marTop w:val="0"/>
                              <w:marBottom w:val="0"/>
                              <w:divBdr>
                                <w:top w:val="none" w:sz="0" w:space="0" w:color="auto"/>
                                <w:left w:val="none" w:sz="0" w:space="0" w:color="auto"/>
                                <w:bottom w:val="none" w:sz="0" w:space="0" w:color="auto"/>
                                <w:right w:val="none" w:sz="0" w:space="0" w:color="auto"/>
                              </w:divBdr>
                            </w:div>
                            <w:div w:id="115129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72516">
                  <w:marLeft w:val="0"/>
                  <w:marRight w:val="0"/>
                  <w:marTop w:val="0"/>
                  <w:marBottom w:val="0"/>
                  <w:divBdr>
                    <w:top w:val="none" w:sz="0" w:space="0" w:color="auto"/>
                    <w:left w:val="none" w:sz="0" w:space="0" w:color="auto"/>
                    <w:bottom w:val="none" w:sz="0" w:space="0" w:color="auto"/>
                    <w:right w:val="none" w:sz="0" w:space="0" w:color="auto"/>
                  </w:divBdr>
                  <w:divsChild>
                    <w:div w:id="1096828003">
                      <w:marLeft w:val="0"/>
                      <w:marRight w:val="0"/>
                      <w:marTop w:val="0"/>
                      <w:marBottom w:val="0"/>
                      <w:divBdr>
                        <w:top w:val="none" w:sz="0" w:space="0" w:color="auto"/>
                        <w:left w:val="none" w:sz="0" w:space="0" w:color="auto"/>
                        <w:bottom w:val="none" w:sz="0" w:space="0" w:color="auto"/>
                        <w:right w:val="none" w:sz="0" w:space="0" w:color="auto"/>
                      </w:divBdr>
                      <w:divsChild>
                        <w:div w:id="1460371215">
                          <w:marLeft w:val="0"/>
                          <w:marRight w:val="0"/>
                          <w:marTop w:val="0"/>
                          <w:marBottom w:val="0"/>
                          <w:divBdr>
                            <w:top w:val="none" w:sz="0" w:space="0" w:color="auto"/>
                            <w:left w:val="none" w:sz="0" w:space="0" w:color="auto"/>
                            <w:bottom w:val="none" w:sz="0" w:space="0" w:color="auto"/>
                            <w:right w:val="none" w:sz="0" w:space="0" w:color="auto"/>
                          </w:divBdr>
                        </w:div>
                        <w:div w:id="534779045">
                          <w:marLeft w:val="0"/>
                          <w:marRight w:val="0"/>
                          <w:marTop w:val="0"/>
                          <w:marBottom w:val="0"/>
                          <w:divBdr>
                            <w:top w:val="none" w:sz="0" w:space="0" w:color="auto"/>
                            <w:left w:val="none" w:sz="0" w:space="0" w:color="auto"/>
                            <w:bottom w:val="none" w:sz="0" w:space="0" w:color="auto"/>
                            <w:right w:val="none" w:sz="0" w:space="0" w:color="auto"/>
                          </w:divBdr>
                        </w:div>
                        <w:div w:id="293944505">
                          <w:marLeft w:val="0"/>
                          <w:marRight w:val="0"/>
                          <w:marTop w:val="0"/>
                          <w:marBottom w:val="0"/>
                          <w:divBdr>
                            <w:top w:val="none" w:sz="0" w:space="0" w:color="auto"/>
                            <w:left w:val="none" w:sz="0" w:space="0" w:color="auto"/>
                            <w:bottom w:val="none" w:sz="0" w:space="0" w:color="auto"/>
                            <w:right w:val="none" w:sz="0" w:space="0" w:color="auto"/>
                          </w:divBdr>
                        </w:div>
                        <w:div w:id="721951325">
                          <w:marLeft w:val="0"/>
                          <w:marRight w:val="0"/>
                          <w:marTop w:val="0"/>
                          <w:marBottom w:val="0"/>
                          <w:divBdr>
                            <w:top w:val="none" w:sz="0" w:space="0" w:color="auto"/>
                            <w:left w:val="none" w:sz="0" w:space="0" w:color="auto"/>
                            <w:bottom w:val="none" w:sz="0" w:space="0" w:color="auto"/>
                            <w:right w:val="none" w:sz="0" w:space="0" w:color="auto"/>
                          </w:divBdr>
                        </w:div>
                        <w:div w:id="43408972">
                          <w:marLeft w:val="0"/>
                          <w:marRight w:val="0"/>
                          <w:marTop w:val="0"/>
                          <w:marBottom w:val="0"/>
                          <w:divBdr>
                            <w:top w:val="none" w:sz="0" w:space="0" w:color="auto"/>
                            <w:left w:val="none" w:sz="0" w:space="0" w:color="auto"/>
                            <w:bottom w:val="none" w:sz="0" w:space="0" w:color="auto"/>
                            <w:right w:val="none" w:sz="0" w:space="0" w:color="auto"/>
                          </w:divBdr>
                        </w:div>
                        <w:div w:id="556472931">
                          <w:marLeft w:val="0"/>
                          <w:marRight w:val="0"/>
                          <w:marTop w:val="0"/>
                          <w:marBottom w:val="0"/>
                          <w:divBdr>
                            <w:top w:val="none" w:sz="0" w:space="0" w:color="auto"/>
                            <w:left w:val="none" w:sz="0" w:space="0" w:color="auto"/>
                            <w:bottom w:val="none" w:sz="0" w:space="0" w:color="auto"/>
                            <w:right w:val="none" w:sz="0" w:space="0" w:color="auto"/>
                          </w:divBdr>
                        </w:div>
                        <w:div w:id="1252858810">
                          <w:marLeft w:val="0"/>
                          <w:marRight w:val="0"/>
                          <w:marTop w:val="0"/>
                          <w:marBottom w:val="0"/>
                          <w:divBdr>
                            <w:top w:val="none" w:sz="0" w:space="0" w:color="auto"/>
                            <w:left w:val="none" w:sz="0" w:space="0" w:color="auto"/>
                            <w:bottom w:val="none" w:sz="0" w:space="0" w:color="auto"/>
                            <w:right w:val="none" w:sz="0" w:space="0" w:color="auto"/>
                          </w:divBdr>
                        </w:div>
                        <w:div w:id="783307684">
                          <w:marLeft w:val="0"/>
                          <w:marRight w:val="0"/>
                          <w:marTop w:val="0"/>
                          <w:marBottom w:val="0"/>
                          <w:divBdr>
                            <w:top w:val="none" w:sz="0" w:space="0" w:color="auto"/>
                            <w:left w:val="none" w:sz="0" w:space="0" w:color="auto"/>
                            <w:bottom w:val="none" w:sz="0" w:space="0" w:color="auto"/>
                            <w:right w:val="none" w:sz="0" w:space="0" w:color="auto"/>
                          </w:divBdr>
                        </w:div>
                        <w:div w:id="1302423078">
                          <w:marLeft w:val="0"/>
                          <w:marRight w:val="0"/>
                          <w:marTop w:val="0"/>
                          <w:marBottom w:val="0"/>
                          <w:divBdr>
                            <w:top w:val="none" w:sz="0" w:space="0" w:color="auto"/>
                            <w:left w:val="none" w:sz="0" w:space="0" w:color="auto"/>
                            <w:bottom w:val="none" w:sz="0" w:space="0" w:color="auto"/>
                            <w:right w:val="none" w:sz="0" w:space="0" w:color="auto"/>
                          </w:divBdr>
                        </w:div>
                        <w:div w:id="1504542575">
                          <w:marLeft w:val="0"/>
                          <w:marRight w:val="0"/>
                          <w:marTop w:val="0"/>
                          <w:marBottom w:val="0"/>
                          <w:divBdr>
                            <w:top w:val="none" w:sz="0" w:space="0" w:color="auto"/>
                            <w:left w:val="none" w:sz="0" w:space="0" w:color="auto"/>
                            <w:bottom w:val="none" w:sz="0" w:space="0" w:color="auto"/>
                            <w:right w:val="none" w:sz="0" w:space="0" w:color="auto"/>
                          </w:divBdr>
                        </w:div>
                        <w:div w:id="2137872721">
                          <w:marLeft w:val="0"/>
                          <w:marRight w:val="0"/>
                          <w:marTop w:val="0"/>
                          <w:marBottom w:val="0"/>
                          <w:divBdr>
                            <w:top w:val="none" w:sz="0" w:space="0" w:color="auto"/>
                            <w:left w:val="none" w:sz="0" w:space="0" w:color="auto"/>
                            <w:bottom w:val="none" w:sz="0" w:space="0" w:color="auto"/>
                            <w:right w:val="none" w:sz="0" w:space="0" w:color="auto"/>
                          </w:divBdr>
                        </w:div>
                        <w:div w:id="192887050">
                          <w:marLeft w:val="0"/>
                          <w:marRight w:val="0"/>
                          <w:marTop w:val="0"/>
                          <w:marBottom w:val="0"/>
                          <w:divBdr>
                            <w:top w:val="none" w:sz="0" w:space="0" w:color="auto"/>
                            <w:left w:val="none" w:sz="0" w:space="0" w:color="auto"/>
                            <w:bottom w:val="none" w:sz="0" w:space="0" w:color="auto"/>
                            <w:right w:val="none" w:sz="0" w:space="0" w:color="auto"/>
                          </w:divBdr>
                        </w:div>
                        <w:div w:id="1364598458">
                          <w:marLeft w:val="0"/>
                          <w:marRight w:val="0"/>
                          <w:marTop w:val="0"/>
                          <w:marBottom w:val="0"/>
                          <w:divBdr>
                            <w:top w:val="none" w:sz="0" w:space="0" w:color="auto"/>
                            <w:left w:val="none" w:sz="0" w:space="0" w:color="auto"/>
                            <w:bottom w:val="none" w:sz="0" w:space="0" w:color="auto"/>
                            <w:right w:val="none" w:sz="0" w:space="0" w:color="auto"/>
                          </w:divBdr>
                        </w:div>
                        <w:div w:id="1751467840">
                          <w:marLeft w:val="0"/>
                          <w:marRight w:val="0"/>
                          <w:marTop w:val="0"/>
                          <w:marBottom w:val="0"/>
                          <w:divBdr>
                            <w:top w:val="none" w:sz="0" w:space="0" w:color="auto"/>
                            <w:left w:val="none" w:sz="0" w:space="0" w:color="auto"/>
                            <w:bottom w:val="none" w:sz="0" w:space="0" w:color="auto"/>
                            <w:right w:val="none" w:sz="0" w:space="0" w:color="auto"/>
                          </w:divBdr>
                        </w:div>
                        <w:div w:id="1899396267">
                          <w:marLeft w:val="0"/>
                          <w:marRight w:val="0"/>
                          <w:marTop w:val="0"/>
                          <w:marBottom w:val="0"/>
                          <w:divBdr>
                            <w:top w:val="none" w:sz="0" w:space="0" w:color="auto"/>
                            <w:left w:val="none" w:sz="0" w:space="0" w:color="auto"/>
                            <w:bottom w:val="none" w:sz="0" w:space="0" w:color="auto"/>
                            <w:right w:val="none" w:sz="0" w:space="0" w:color="auto"/>
                          </w:divBdr>
                        </w:div>
                        <w:div w:id="2013293604">
                          <w:marLeft w:val="0"/>
                          <w:marRight w:val="0"/>
                          <w:marTop w:val="0"/>
                          <w:marBottom w:val="0"/>
                          <w:divBdr>
                            <w:top w:val="none" w:sz="0" w:space="0" w:color="auto"/>
                            <w:left w:val="none" w:sz="0" w:space="0" w:color="auto"/>
                            <w:bottom w:val="none" w:sz="0" w:space="0" w:color="auto"/>
                            <w:right w:val="none" w:sz="0" w:space="0" w:color="auto"/>
                          </w:divBdr>
                          <w:divsChild>
                            <w:div w:id="1402482953">
                              <w:marLeft w:val="0"/>
                              <w:marRight w:val="0"/>
                              <w:marTop w:val="0"/>
                              <w:marBottom w:val="0"/>
                              <w:divBdr>
                                <w:top w:val="none" w:sz="0" w:space="0" w:color="auto"/>
                                <w:left w:val="none" w:sz="0" w:space="0" w:color="auto"/>
                                <w:bottom w:val="none" w:sz="0" w:space="0" w:color="auto"/>
                                <w:right w:val="none" w:sz="0" w:space="0" w:color="auto"/>
                              </w:divBdr>
                            </w:div>
                            <w:div w:id="1198159573">
                              <w:marLeft w:val="0"/>
                              <w:marRight w:val="0"/>
                              <w:marTop w:val="0"/>
                              <w:marBottom w:val="0"/>
                              <w:divBdr>
                                <w:top w:val="none" w:sz="0" w:space="0" w:color="auto"/>
                                <w:left w:val="none" w:sz="0" w:space="0" w:color="auto"/>
                                <w:bottom w:val="none" w:sz="0" w:space="0" w:color="auto"/>
                                <w:right w:val="none" w:sz="0" w:space="0" w:color="auto"/>
                              </w:divBdr>
                            </w:div>
                            <w:div w:id="1751348288">
                              <w:marLeft w:val="0"/>
                              <w:marRight w:val="0"/>
                              <w:marTop w:val="0"/>
                              <w:marBottom w:val="0"/>
                              <w:divBdr>
                                <w:top w:val="none" w:sz="0" w:space="0" w:color="auto"/>
                                <w:left w:val="none" w:sz="0" w:space="0" w:color="auto"/>
                                <w:bottom w:val="none" w:sz="0" w:space="0" w:color="auto"/>
                                <w:right w:val="none" w:sz="0" w:space="0" w:color="auto"/>
                              </w:divBdr>
                            </w:div>
                            <w:div w:id="1698577133">
                              <w:marLeft w:val="0"/>
                              <w:marRight w:val="0"/>
                              <w:marTop w:val="0"/>
                              <w:marBottom w:val="0"/>
                              <w:divBdr>
                                <w:top w:val="none" w:sz="0" w:space="0" w:color="auto"/>
                                <w:left w:val="none" w:sz="0" w:space="0" w:color="auto"/>
                                <w:bottom w:val="none" w:sz="0" w:space="0" w:color="auto"/>
                                <w:right w:val="none" w:sz="0" w:space="0" w:color="auto"/>
                              </w:divBdr>
                            </w:div>
                            <w:div w:id="612784521">
                              <w:marLeft w:val="0"/>
                              <w:marRight w:val="0"/>
                              <w:marTop w:val="0"/>
                              <w:marBottom w:val="0"/>
                              <w:divBdr>
                                <w:top w:val="none" w:sz="0" w:space="0" w:color="auto"/>
                                <w:left w:val="none" w:sz="0" w:space="0" w:color="auto"/>
                                <w:bottom w:val="none" w:sz="0" w:space="0" w:color="auto"/>
                                <w:right w:val="none" w:sz="0" w:space="0" w:color="auto"/>
                              </w:divBdr>
                            </w:div>
                            <w:div w:id="2122020938">
                              <w:marLeft w:val="0"/>
                              <w:marRight w:val="0"/>
                              <w:marTop w:val="0"/>
                              <w:marBottom w:val="0"/>
                              <w:divBdr>
                                <w:top w:val="none" w:sz="0" w:space="0" w:color="auto"/>
                                <w:left w:val="none" w:sz="0" w:space="0" w:color="auto"/>
                                <w:bottom w:val="none" w:sz="0" w:space="0" w:color="auto"/>
                                <w:right w:val="none" w:sz="0" w:space="0" w:color="auto"/>
                              </w:divBdr>
                            </w:div>
                            <w:div w:id="1781752643">
                              <w:marLeft w:val="0"/>
                              <w:marRight w:val="0"/>
                              <w:marTop w:val="0"/>
                              <w:marBottom w:val="0"/>
                              <w:divBdr>
                                <w:top w:val="none" w:sz="0" w:space="0" w:color="auto"/>
                                <w:left w:val="none" w:sz="0" w:space="0" w:color="auto"/>
                                <w:bottom w:val="none" w:sz="0" w:space="0" w:color="auto"/>
                                <w:right w:val="none" w:sz="0" w:space="0" w:color="auto"/>
                              </w:divBdr>
                            </w:div>
                            <w:div w:id="396782634">
                              <w:marLeft w:val="0"/>
                              <w:marRight w:val="0"/>
                              <w:marTop w:val="0"/>
                              <w:marBottom w:val="0"/>
                              <w:divBdr>
                                <w:top w:val="none" w:sz="0" w:space="0" w:color="auto"/>
                                <w:left w:val="none" w:sz="0" w:space="0" w:color="auto"/>
                                <w:bottom w:val="none" w:sz="0" w:space="0" w:color="auto"/>
                                <w:right w:val="none" w:sz="0" w:space="0" w:color="auto"/>
                              </w:divBdr>
                            </w:div>
                            <w:div w:id="971328072">
                              <w:marLeft w:val="0"/>
                              <w:marRight w:val="0"/>
                              <w:marTop w:val="0"/>
                              <w:marBottom w:val="0"/>
                              <w:divBdr>
                                <w:top w:val="none" w:sz="0" w:space="0" w:color="auto"/>
                                <w:left w:val="none" w:sz="0" w:space="0" w:color="auto"/>
                                <w:bottom w:val="none" w:sz="0" w:space="0" w:color="auto"/>
                                <w:right w:val="none" w:sz="0" w:space="0" w:color="auto"/>
                              </w:divBdr>
                            </w:div>
                            <w:div w:id="925529486">
                              <w:marLeft w:val="0"/>
                              <w:marRight w:val="0"/>
                              <w:marTop w:val="0"/>
                              <w:marBottom w:val="0"/>
                              <w:divBdr>
                                <w:top w:val="none" w:sz="0" w:space="0" w:color="auto"/>
                                <w:left w:val="none" w:sz="0" w:space="0" w:color="auto"/>
                                <w:bottom w:val="none" w:sz="0" w:space="0" w:color="auto"/>
                                <w:right w:val="none" w:sz="0" w:space="0" w:color="auto"/>
                              </w:divBdr>
                            </w:div>
                            <w:div w:id="1986735960">
                              <w:marLeft w:val="0"/>
                              <w:marRight w:val="0"/>
                              <w:marTop w:val="0"/>
                              <w:marBottom w:val="0"/>
                              <w:divBdr>
                                <w:top w:val="none" w:sz="0" w:space="0" w:color="auto"/>
                                <w:left w:val="none" w:sz="0" w:space="0" w:color="auto"/>
                                <w:bottom w:val="none" w:sz="0" w:space="0" w:color="auto"/>
                                <w:right w:val="none" w:sz="0" w:space="0" w:color="auto"/>
                              </w:divBdr>
                            </w:div>
                            <w:div w:id="1486507191">
                              <w:marLeft w:val="0"/>
                              <w:marRight w:val="0"/>
                              <w:marTop w:val="0"/>
                              <w:marBottom w:val="0"/>
                              <w:divBdr>
                                <w:top w:val="none" w:sz="0" w:space="0" w:color="auto"/>
                                <w:left w:val="none" w:sz="0" w:space="0" w:color="auto"/>
                                <w:bottom w:val="none" w:sz="0" w:space="0" w:color="auto"/>
                                <w:right w:val="none" w:sz="0" w:space="0" w:color="auto"/>
                              </w:divBdr>
                            </w:div>
                            <w:div w:id="835073530">
                              <w:marLeft w:val="0"/>
                              <w:marRight w:val="0"/>
                              <w:marTop w:val="0"/>
                              <w:marBottom w:val="0"/>
                              <w:divBdr>
                                <w:top w:val="none" w:sz="0" w:space="0" w:color="auto"/>
                                <w:left w:val="none" w:sz="0" w:space="0" w:color="auto"/>
                                <w:bottom w:val="none" w:sz="0" w:space="0" w:color="auto"/>
                                <w:right w:val="none" w:sz="0" w:space="0" w:color="auto"/>
                              </w:divBdr>
                            </w:div>
                            <w:div w:id="1618371829">
                              <w:marLeft w:val="0"/>
                              <w:marRight w:val="0"/>
                              <w:marTop w:val="0"/>
                              <w:marBottom w:val="0"/>
                              <w:divBdr>
                                <w:top w:val="none" w:sz="0" w:space="0" w:color="auto"/>
                                <w:left w:val="none" w:sz="0" w:space="0" w:color="auto"/>
                                <w:bottom w:val="none" w:sz="0" w:space="0" w:color="auto"/>
                                <w:right w:val="none" w:sz="0" w:space="0" w:color="auto"/>
                              </w:divBdr>
                            </w:div>
                            <w:div w:id="77930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835725">
                  <w:marLeft w:val="0"/>
                  <w:marRight w:val="0"/>
                  <w:marTop w:val="0"/>
                  <w:marBottom w:val="0"/>
                  <w:divBdr>
                    <w:top w:val="none" w:sz="0" w:space="0" w:color="auto"/>
                    <w:left w:val="none" w:sz="0" w:space="0" w:color="auto"/>
                    <w:bottom w:val="none" w:sz="0" w:space="0" w:color="auto"/>
                    <w:right w:val="none" w:sz="0" w:space="0" w:color="auto"/>
                  </w:divBdr>
                  <w:divsChild>
                    <w:div w:id="744380452">
                      <w:marLeft w:val="0"/>
                      <w:marRight w:val="0"/>
                      <w:marTop w:val="0"/>
                      <w:marBottom w:val="0"/>
                      <w:divBdr>
                        <w:top w:val="none" w:sz="0" w:space="0" w:color="auto"/>
                        <w:left w:val="none" w:sz="0" w:space="0" w:color="auto"/>
                        <w:bottom w:val="none" w:sz="0" w:space="0" w:color="auto"/>
                        <w:right w:val="none" w:sz="0" w:space="0" w:color="auto"/>
                      </w:divBdr>
                      <w:divsChild>
                        <w:div w:id="1920207421">
                          <w:marLeft w:val="0"/>
                          <w:marRight w:val="0"/>
                          <w:marTop w:val="0"/>
                          <w:marBottom w:val="0"/>
                          <w:divBdr>
                            <w:top w:val="none" w:sz="0" w:space="0" w:color="auto"/>
                            <w:left w:val="none" w:sz="0" w:space="0" w:color="auto"/>
                            <w:bottom w:val="none" w:sz="0" w:space="0" w:color="auto"/>
                            <w:right w:val="none" w:sz="0" w:space="0" w:color="auto"/>
                          </w:divBdr>
                        </w:div>
                        <w:div w:id="1419592901">
                          <w:marLeft w:val="0"/>
                          <w:marRight w:val="0"/>
                          <w:marTop w:val="0"/>
                          <w:marBottom w:val="0"/>
                          <w:divBdr>
                            <w:top w:val="none" w:sz="0" w:space="0" w:color="auto"/>
                            <w:left w:val="none" w:sz="0" w:space="0" w:color="auto"/>
                            <w:bottom w:val="none" w:sz="0" w:space="0" w:color="auto"/>
                            <w:right w:val="none" w:sz="0" w:space="0" w:color="auto"/>
                          </w:divBdr>
                        </w:div>
                        <w:div w:id="1623733947">
                          <w:marLeft w:val="0"/>
                          <w:marRight w:val="0"/>
                          <w:marTop w:val="0"/>
                          <w:marBottom w:val="0"/>
                          <w:divBdr>
                            <w:top w:val="none" w:sz="0" w:space="0" w:color="auto"/>
                            <w:left w:val="none" w:sz="0" w:space="0" w:color="auto"/>
                            <w:bottom w:val="none" w:sz="0" w:space="0" w:color="auto"/>
                            <w:right w:val="none" w:sz="0" w:space="0" w:color="auto"/>
                          </w:divBdr>
                        </w:div>
                        <w:div w:id="1280575356">
                          <w:marLeft w:val="0"/>
                          <w:marRight w:val="0"/>
                          <w:marTop w:val="0"/>
                          <w:marBottom w:val="0"/>
                          <w:divBdr>
                            <w:top w:val="none" w:sz="0" w:space="0" w:color="auto"/>
                            <w:left w:val="none" w:sz="0" w:space="0" w:color="auto"/>
                            <w:bottom w:val="none" w:sz="0" w:space="0" w:color="auto"/>
                            <w:right w:val="none" w:sz="0" w:space="0" w:color="auto"/>
                          </w:divBdr>
                        </w:div>
                        <w:div w:id="513418694">
                          <w:marLeft w:val="0"/>
                          <w:marRight w:val="0"/>
                          <w:marTop w:val="0"/>
                          <w:marBottom w:val="0"/>
                          <w:divBdr>
                            <w:top w:val="none" w:sz="0" w:space="0" w:color="auto"/>
                            <w:left w:val="none" w:sz="0" w:space="0" w:color="auto"/>
                            <w:bottom w:val="none" w:sz="0" w:space="0" w:color="auto"/>
                            <w:right w:val="none" w:sz="0" w:space="0" w:color="auto"/>
                          </w:divBdr>
                        </w:div>
                        <w:div w:id="935213368">
                          <w:marLeft w:val="0"/>
                          <w:marRight w:val="0"/>
                          <w:marTop w:val="0"/>
                          <w:marBottom w:val="0"/>
                          <w:divBdr>
                            <w:top w:val="none" w:sz="0" w:space="0" w:color="auto"/>
                            <w:left w:val="none" w:sz="0" w:space="0" w:color="auto"/>
                            <w:bottom w:val="none" w:sz="0" w:space="0" w:color="auto"/>
                            <w:right w:val="none" w:sz="0" w:space="0" w:color="auto"/>
                          </w:divBdr>
                        </w:div>
                        <w:div w:id="719744410">
                          <w:marLeft w:val="0"/>
                          <w:marRight w:val="0"/>
                          <w:marTop w:val="0"/>
                          <w:marBottom w:val="0"/>
                          <w:divBdr>
                            <w:top w:val="none" w:sz="0" w:space="0" w:color="auto"/>
                            <w:left w:val="none" w:sz="0" w:space="0" w:color="auto"/>
                            <w:bottom w:val="none" w:sz="0" w:space="0" w:color="auto"/>
                            <w:right w:val="none" w:sz="0" w:space="0" w:color="auto"/>
                          </w:divBdr>
                        </w:div>
                        <w:div w:id="1132483140">
                          <w:marLeft w:val="0"/>
                          <w:marRight w:val="0"/>
                          <w:marTop w:val="0"/>
                          <w:marBottom w:val="0"/>
                          <w:divBdr>
                            <w:top w:val="none" w:sz="0" w:space="0" w:color="auto"/>
                            <w:left w:val="none" w:sz="0" w:space="0" w:color="auto"/>
                            <w:bottom w:val="none" w:sz="0" w:space="0" w:color="auto"/>
                            <w:right w:val="none" w:sz="0" w:space="0" w:color="auto"/>
                          </w:divBdr>
                        </w:div>
                        <w:div w:id="523910382">
                          <w:marLeft w:val="0"/>
                          <w:marRight w:val="0"/>
                          <w:marTop w:val="0"/>
                          <w:marBottom w:val="0"/>
                          <w:divBdr>
                            <w:top w:val="none" w:sz="0" w:space="0" w:color="auto"/>
                            <w:left w:val="none" w:sz="0" w:space="0" w:color="auto"/>
                            <w:bottom w:val="none" w:sz="0" w:space="0" w:color="auto"/>
                            <w:right w:val="none" w:sz="0" w:space="0" w:color="auto"/>
                          </w:divBdr>
                        </w:div>
                        <w:div w:id="543638825">
                          <w:marLeft w:val="0"/>
                          <w:marRight w:val="0"/>
                          <w:marTop w:val="0"/>
                          <w:marBottom w:val="0"/>
                          <w:divBdr>
                            <w:top w:val="none" w:sz="0" w:space="0" w:color="auto"/>
                            <w:left w:val="none" w:sz="0" w:space="0" w:color="auto"/>
                            <w:bottom w:val="none" w:sz="0" w:space="0" w:color="auto"/>
                            <w:right w:val="none" w:sz="0" w:space="0" w:color="auto"/>
                          </w:divBdr>
                        </w:div>
                        <w:div w:id="1385564242">
                          <w:marLeft w:val="0"/>
                          <w:marRight w:val="0"/>
                          <w:marTop w:val="0"/>
                          <w:marBottom w:val="0"/>
                          <w:divBdr>
                            <w:top w:val="none" w:sz="0" w:space="0" w:color="auto"/>
                            <w:left w:val="none" w:sz="0" w:space="0" w:color="auto"/>
                            <w:bottom w:val="none" w:sz="0" w:space="0" w:color="auto"/>
                            <w:right w:val="none" w:sz="0" w:space="0" w:color="auto"/>
                          </w:divBdr>
                        </w:div>
                        <w:div w:id="1118723622">
                          <w:marLeft w:val="0"/>
                          <w:marRight w:val="0"/>
                          <w:marTop w:val="0"/>
                          <w:marBottom w:val="0"/>
                          <w:divBdr>
                            <w:top w:val="none" w:sz="0" w:space="0" w:color="auto"/>
                            <w:left w:val="none" w:sz="0" w:space="0" w:color="auto"/>
                            <w:bottom w:val="none" w:sz="0" w:space="0" w:color="auto"/>
                            <w:right w:val="none" w:sz="0" w:space="0" w:color="auto"/>
                          </w:divBdr>
                        </w:div>
                        <w:div w:id="2008820266">
                          <w:marLeft w:val="0"/>
                          <w:marRight w:val="0"/>
                          <w:marTop w:val="0"/>
                          <w:marBottom w:val="0"/>
                          <w:divBdr>
                            <w:top w:val="none" w:sz="0" w:space="0" w:color="auto"/>
                            <w:left w:val="none" w:sz="0" w:space="0" w:color="auto"/>
                            <w:bottom w:val="none" w:sz="0" w:space="0" w:color="auto"/>
                            <w:right w:val="none" w:sz="0" w:space="0" w:color="auto"/>
                          </w:divBdr>
                        </w:div>
                        <w:div w:id="308368839">
                          <w:marLeft w:val="0"/>
                          <w:marRight w:val="0"/>
                          <w:marTop w:val="0"/>
                          <w:marBottom w:val="0"/>
                          <w:divBdr>
                            <w:top w:val="none" w:sz="0" w:space="0" w:color="auto"/>
                            <w:left w:val="none" w:sz="0" w:space="0" w:color="auto"/>
                            <w:bottom w:val="none" w:sz="0" w:space="0" w:color="auto"/>
                            <w:right w:val="none" w:sz="0" w:space="0" w:color="auto"/>
                          </w:divBdr>
                        </w:div>
                        <w:div w:id="1683701411">
                          <w:marLeft w:val="0"/>
                          <w:marRight w:val="0"/>
                          <w:marTop w:val="0"/>
                          <w:marBottom w:val="0"/>
                          <w:divBdr>
                            <w:top w:val="none" w:sz="0" w:space="0" w:color="auto"/>
                            <w:left w:val="none" w:sz="0" w:space="0" w:color="auto"/>
                            <w:bottom w:val="none" w:sz="0" w:space="0" w:color="auto"/>
                            <w:right w:val="none" w:sz="0" w:space="0" w:color="auto"/>
                          </w:divBdr>
                        </w:div>
                        <w:div w:id="481238065">
                          <w:marLeft w:val="0"/>
                          <w:marRight w:val="0"/>
                          <w:marTop w:val="0"/>
                          <w:marBottom w:val="0"/>
                          <w:divBdr>
                            <w:top w:val="none" w:sz="0" w:space="0" w:color="auto"/>
                            <w:left w:val="none" w:sz="0" w:space="0" w:color="auto"/>
                            <w:bottom w:val="none" w:sz="0" w:space="0" w:color="auto"/>
                            <w:right w:val="none" w:sz="0" w:space="0" w:color="auto"/>
                          </w:divBdr>
                        </w:div>
                        <w:div w:id="18168221">
                          <w:marLeft w:val="0"/>
                          <w:marRight w:val="0"/>
                          <w:marTop w:val="0"/>
                          <w:marBottom w:val="0"/>
                          <w:divBdr>
                            <w:top w:val="none" w:sz="0" w:space="0" w:color="auto"/>
                            <w:left w:val="none" w:sz="0" w:space="0" w:color="auto"/>
                            <w:bottom w:val="none" w:sz="0" w:space="0" w:color="auto"/>
                            <w:right w:val="none" w:sz="0" w:space="0" w:color="auto"/>
                          </w:divBdr>
                        </w:div>
                        <w:div w:id="2079328911">
                          <w:marLeft w:val="0"/>
                          <w:marRight w:val="0"/>
                          <w:marTop w:val="0"/>
                          <w:marBottom w:val="0"/>
                          <w:divBdr>
                            <w:top w:val="none" w:sz="0" w:space="0" w:color="auto"/>
                            <w:left w:val="none" w:sz="0" w:space="0" w:color="auto"/>
                            <w:bottom w:val="none" w:sz="0" w:space="0" w:color="auto"/>
                            <w:right w:val="none" w:sz="0" w:space="0" w:color="auto"/>
                          </w:divBdr>
                          <w:divsChild>
                            <w:div w:id="1728990280">
                              <w:marLeft w:val="0"/>
                              <w:marRight w:val="0"/>
                              <w:marTop w:val="0"/>
                              <w:marBottom w:val="0"/>
                              <w:divBdr>
                                <w:top w:val="none" w:sz="0" w:space="0" w:color="auto"/>
                                <w:left w:val="none" w:sz="0" w:space="0" w:color="auto"/>
                                <w:bottom w:val="none" w:sz="0" w:space="0" w:color="auto"/>
                                <w:right w:val="none" w:sz="0" w:space="0" w:color="auto"/>
                              </w:divBdr>
                            </w:div>
                            <w:div w:id="2011786969">
                              <w:marLeft w:val="0"/>
                              <w:marRight w:val="0"/>
                              <w:marTop w:val="0"/>
                              <w:marBottom w:val="0"/>
                              <w:divBdr>
                                <w:top w:val="none" w:sz="0" w:space="0" w:color="auto"/>
                                <w:left w:val="none" w:sz="0" w:space="0" w:color="auto"/>
                                <w:bottom w:val="none" w:sz="0" w:space="0" w:color="auto"/>
                                <w:right w:val="none" w:sz="0" w:space="0" w:color="auto"/>
                              </w:divBdr>
                            </w:div>
                            <w:div w:id="708342727">
                              <w:marLeft w:val="0"/>
                              <w:marRight w:val="0"/>
                              <w:marTop w:val="0"/>
                              <w:marBottom w:val="0"/>
                              <w:divBdr>
                                <w:top w:val="none" w:sz="0" w:space="0" w:color="auto"/>
                                <w:left w:val="none" w:sz="0" w:space="0" w:color="auto"/>
                                <w:bottom w:val="none" w:sz="0" w:space="0" w:color="auto"/>
                                <w:right w:val="none" w:sz="0" w:space="0" w:color="auto"/>
                              </w:divBdr>
                            </w:div>
                            <w:div w:id="1241598413">
                              <w:marLeft w:val="0"/>
                              <w:marRight w:val="0"/>
                              <w:marTop w:val="0"/>
                              <w:marBottom w:val="0"/>
                              <w:divBdr>
                                <w:top w:val="none" w:sz="0" w:space="0" w:color="auto"/>
                                <w:left w:val="none" w:sz="0" w:space="0" w:color="auto"/>
                                <w:bottom w:val="none" w:sz="0" w:space="0" w:color="auto"/>
                                <w:right w:val="none" w:sz="0" w:space="0" w:color="auto"/>
                              </w:divBdr>
                            </w:div>
                            <w:div w:id="1560284298">
                              <w:marLeft w:val="0"/>
                              <w:marRight w:val="0"/>
                              <w:marTop w:val="0"/>
                              <w:marBottom w:val="0"/>
                              <w:divBdr>
                                <w:top w:val="none" w:sz="0" w:space="0" w:color="auto"/>
                                <w:left w:val="none" w:sz="0" w:space="0" w:color="auto"/>
                                <w:bottom w:val="none" w:sz="0" w:space="0" w:color="auto"/>
                                <w:right w:val="none" w:sz="0" w:space="0" w:color="auto"/>
                              </w:divBdr>
                            </w:div>
                            <w:div w:id="254244363">
                              <w:marLeft w:val="0"/>
                              <w:marRight w:val="0"/>
                              <w:marTop w:val="0"/>
                              <w:marBottom w:val="0"/>
                              <w:divBdr>
                                <w:top w:val="none" w:sz="0" w:space="0" w:color="auto"/>
                                <w:left w:val="none" w:sz="0" w:space="0" w:color="auto"/>
                                <w:bottom w:val="none" w:sz="0" w:space="0" w:color="auto"/>
                                <w:right w:val="none" w:sz="0" w:space="0" w:color="auto"/>
                              </w:divBdr>
                            </w:div>
                            <w:div w:id="1093278005">
                              <w:marLeft w:val="0"/>
                              <w:marRight w:val="0"/>
                              <w:marTop w:val="0"/>
                              <w:marBottom w:val="0"/>
                              <w:divBdr>
                                <w:top w:val="none" w:sz="0" w:space="0" w:color="auto"/>
                                <w:left w:val="none" w:sz="0" w:space="0" w:color="auto"/>
                                <w:bottom w:val="none" w:sz="0" w:space="0" w:color="auto"/>
                                <w:right w:val="none" w:sz="0" w:space="0" w:color="auto"/>
                              </w:divBdr>
                            </w:div>
                            <w:div w:id="500897220">
                              <w:marLeft w:val="0"/>
                              <w:marRight w:val="0"/>
                              <w:marTop w:val="0"/>
                              <w:marBottom w:val="0"/>
                              <w:divBdr>
                                <w:top w:val="none" w:sz="0" w:space="0" w:color="auto"/>
                                <w:left w:val="none" w:sz="0" w:space="0" w:color="auto"/>
                                <w:bottom w:val="none" w:sz="0" w:space="0" w:color="auto"/>
                                <w:right w:val="none" w:sz="0" w:space="0" w:color="auto"/>
                              </w:divBdr>
                            </w:div>
                            <w:div w:id="357506007">
                              <w:marLeft w:val="0"/>
                              <w:marRight w:val="0"/>
                              <w:marTop w:val="0"/>
                              <w:marBottom w:val="0"/>
                              <w:divBdr>
                                <w:top w:val="none" w:sz="0" w:space="0" w:color="auto"/>
                                <w:left w:val="none" w:sz="0" w:space="0" w:color="auto"/>
                                <w:bottom w:val="none" w:sz="0" w:space="0" w:color="auto"/>
                                <w:right w:val="none" w:sz="0" w:space="0" w:color="auto"/>
                              </w:divBdr>
                            </w:div>
                            <w:div w:id="279456668">
                              <w:marLeft w:val="0"/>
                              <w:marRight w:val="0"/>
                              <w:marTop w:val="0"/>
                              <w:marBottom w:val="0"/>
                              <w:divBdr>
                                <w:top w:val="none" w:sz="0" w:space="0" w:color="auto"/>
                                <w:left w:val="none" w:sz="0" w:space="0" w:color="auto"/>
                                <w:bottom w:val="none" w:sz="0" w:space="0" w:color="auto"/>
                                <w:right w:val="none" w:sz="0" w:space="0" w:color="auto"/>
                              </w:divBdr>
                            </w:div>
                            <w:div w:id="653147210">
                              <w:marLeft w:val="0"/>
                              <w:marRight w:val="0"/>
                              <w:marTop w:val="0"/>
                              <w:marBottom w:val="0"/>
                              <w:divBdr>
                                <w:top w:val="none" w:sz="0" w:space="0" w:color="auto"/>
                                <w:left w:val="none" w:sz="0" w:space="0" w:color="auto"/>
                                <w:bottom w:val="none" w:sz="0" w:space="0" w:color="auto"/>
                                <w:right w:val="none" w:sz="0" w:space="0" w:color="auto"/>
                              </w:divBdr>
                            </w:div>
                            <w:div w:id="2059931521">
                              <w:marLeft w:val="0"/>
                              <w:marRight w:val="0"/>
                              <w:marTop w:val="0"/>
                              <w:marBottom w:val="0"/>
                              <w:divBdr>
                                <w:top w:val="none" w:sz="0" w:space="0" w:color="auto"/>
                                <w:left w:val="none" w:sz="0" w:space="0" w:color="auto"/>
                                <w:bottom w:val="none" w:sz="0" w:space="0" w:color="auto"/>
                                <w:right w:val="none" w:sz="0" w:space="0" w:color="auto"/>
                              </w:divBdr>
                            </w:div>
                            <w:div w:id="1167525810">
                              <w:marLeft w:val="0"/>
                              <w:marRight w:val="0"/>
                              <w:marTop w:val="0"/>
                              <w:marBottom w:val="0"/>
                              <w:divBdr>
                                <w:top w:val="none" w:sz="0" w:space="0" w:color="auto"/>
                                <w:left w:val="none" w:sz="0" w:space="0" w:color="auto"/>
                                <w:bottom w:val="none" w:sz="0" w:space="0" w:color="auto"/>
                                <w:right w:val="none" w:sz="0" w:space="0" w:color="auto"/>
                              </w:divBdr>
                            </w:div>
                            <w:div w:id="914583261">
                              <w:marLeft w:val="0"/>
                              <w:marRight w:val="0"/>
                              <w:marTop w:val="0"/>
                              <w:marBottom w:val="0"/>
                              <w:divBdr>
                                <w:top w:val="none" w:sz="0" w:space="0" w:color="auto"/>
                                <w:left w:val="none" w:sz="0" w:space="0" w:color="auto"/>
                                <w:bottom w:val="none" w:sz="0" w:space="0" w:color="auto"/>
                                <w:right w:val="none" w:sz="0" w:space="0" w:color="auto"/>
                              </w:divBdr>
                            </w:div>
                            <w:div w:id="1044600101">
                              <w:marLeft w:val="0"/>
                              <w:marRight w:val="0"/>
                              <w:marTop w:val="0"/>
                              <w:marBottom w:val="0"/>
                              <w:divBdr>
                                <w:top w:val="none" w:sz="0" w:space="0" w:color="auto"/>
                                <w:left w:val="none" w:sz="0" w:space="0" w:color="auto"/>
                                <w:bottom w:val="none" w:sz="0" w:space="0" w:color="auto"/>
                                <w:right w:val="none" w:sz="0" w:space="0" w:color="auto"/>
                              </w:divBdr>
                            </w:div>
                            <w:div w:id="419451649">
                              <w:marLeft w:val="0"/>
                              <w:marRight w:val="0"/>
                              <w:marTop w:val="0"/>
                              <w:marBottom w:val="0"/>
                              <w:divBdr>
                                <w:top w:val="none" w:sz="0" w:space="0" w:color="auto"/>
                                <w:left w:val="none" w:sz="0" w:space="0" w:color="auto"/>
                                <w:bottom w:val="none" w:sz="0" w:space="0" w:color="auto"/>
                                <w:right w:val="none" w:sz="0" w:space="0" w:color="auto"/>
                              </w:divBdr>
                            </w:div>
                            <w:div w:id="175447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02673">
                  <w:marLeft w:val="0"/>
                  <w:marRight w:val="0"/>
                  <w:marTop w:val="0"/>
                  <w:marBottom w:val="0"/>
                  <w:divBdr>
                    <w:top w:val="none" w:sz="0" w:space="0" w:color="auto"/>
                    <w:left w:val="none" w:sz="0" w:space="0" w:color="auto"/>
                    <w:bottom w:val="none" w:sz="0" w:space="0" w:color="auto"/>
                    <w:right w:val="none" w:sz="0" w:space="0" w:color="auto"/>
                  </w:divBdr>
                  <w:divsChild>
                    <w:div w:id="1708871744">
                      <w:marLeft w:val="0"/>
                      <w:marRight w:val="0"/>
                      <w:marTop w:val="0"/>
                      <w:marBottom w:val="0"/>
                      <w:divBdr>
                        <w:top w:val="none" w:sz="0" w:space="0" w:color="auto"/>
                        <w:left w:val="none" w:sz="0" w:space="0" w:color="auto"/>
                        <w:bottom w:val="none" w:sz="0" w:space="0" w:color="auto"/>
                        <w:right w:val="none" w:sz="0" w:space="0" w:color="auto"/>
                      </w:divBdr>
                      <w:divsChild>
                        <w:div w:id="1400439058">
                          <w:marLeft w:val="0"/>
                          <w:marRight w:val="0"/>
                          <w:marTop w:val="0"/>
                          <w:marBottom w:val="0"/>
                          <w:divBdr>
                            <w:top w:val="none" w:sz="0" w:space="0" w:color="auto"/>
                            <w:left w:val="none" w:sz="0" w:space="0" w:color="auto"/>
                            <w:bottom w:val="none" w:sz="0" w:space="0" w:color="auto"/>
                            <w:right w:val="none" w:sz="0" w:space="0" w:color="auto"/>
                          </w:divBdr>
                        </w:div>
                        <w:div w:id="623315136">
                          <w:marLeft w:val="0"/>
                          <w:marRight w:val="0"/>
                          <w:marTop w:val="0"/>
                          <w:marBottom w:val="0"/>
                          <w:divBdr>
                            <w:top w:val="none" w:sz="0" w:space="0" w:color="auto"/>
                            <w:left w:val="none" w:sz="0" w:space="0" w:color="auto"/>
                            <w:bottom w:val="none" w:sz="0" w:space="0" w:color="auto"/>
                            <w:right w:val="none" w:sz="0" w:space="0" w:color="auto"/>
                          </w:divBdr>
                        </w:div>
                        <w:div w:id="1015305096">
                          <w:marLeft w:val="0"/>
                          <w:marRight w:val="0"/>
                          <w:marTop w:val="0"/>
                          <w:marBottom w:val="0"/>
                          <w:divBdr>
                            <w:top w:val="none" w:sz="0" w:space="0" w:color="auto"/>
                            <w:left w:val="none" w:sz="0" w:space="0" w:color="auto"/>
                            <w:bottom w:val="none" w:sz="0" w:space="0" w:color="auto"/>
                            <w:right w:val="none" w:sz="0" w:space="0" w:color="auto"/>
                          </w:divBdr>
                        </w:div>
                        <w:div w:id="860094489">
                          <w:marLeft w:val="0"/>
                          <w:marRight w:val="0"/>
                          <w:marTop w:val="0"/>
                          <w:marBottom w:val="0"/>
                          <w:divBdr>
                            <w:top w:val="none" w:sz="0" w:space="0" w:color="auto"/>
                            <w:left w:val="none" w:sz="0" w:space="0" w:color="auto"/>
                            <w:bottom w:val="none" w:sz="0" w:space="0" w:color="auto"/>
                            <w:right w:val="none" w:sz="0" w:space="0" w:color="auto"/>
                          </w:divBdr>
                        </w:div>
                        <w:div w:id="1090471683">
                          <w:marLeft w:val="0"/>
                          <w:marRight w:val="0"/>
                          <w:marTop w:val="0"/>
                          <w:marBottom w:val="0"/>
                          <w:divBdr>
                            <w:top w:val="none" w:sz="0" w:space="0" w:color="auto"/>
                            <w:left w:val="none" w:sz="0" w:space="0" w:color="auto"/>
                            <w:bottom w:val="none" w:sz="0" w:space="0" w:color="auto"/>
                            <w:right w:val="none" w:sz="0" w:space="0" w:color="auto"/>
                          </w:divBdr>
                        </w:div>
                        <w:div w:id="1250046538">
                          <w:marLeft w:val="0"/>
                          <w:marRight w:val="0"/>
                          <w:marTop w:val="0"/>
                          <w:marBottom w:val="0"/>
                          <w:divBdr>
                            <w:top w:val="none" w:sz="0" w:space="0" w:color="auto"/>
                            <w:left w:val="none" w:sz="0" w:space="0" w:color="auto"/>
                            <w:bottom w:val="none" w:sz="0" w:space="0" w:color="auto"/>
                            <w:right w:val="none" w:sz="0" w:space="0" w:color="auto"/>
                          </w:divBdr>
                        </w:div>
                        <w:div w:id="1675108477">
                          <w:marLeft w:val="0"/>
                          <w:marRight w:val="0"/>
                          <w:marTop w:val="0"/>
                          <w:marBottom w:val="0"/>
                          <w:divBdr>
                            <w:top w:val="none" w:sz="0" w:space="0" w:color="auto"/>
                            <w:left w:val="none" w:sz="0" w:space="0" w:color="auto"/>
                            <w:bottom w:val="none" w:sz="0" w:space="0" w:color="auto"/>
                            <w:right w:val="none" w:sz="0" w:space="0" w:color="auto"/>
                          </w:divBdr>
                        </w:div>
                        <w:div w:id="1787386766">
                          <w:marLeft w:val="0"/>
                          <w:marRight w:val="0"/>
                          <w:marTop w:val="0"/>
                          <w:marBottom w:val="0"/>
                          <w:divBdr>
                            <w:top w:val="none" w:sz="0" w:space="0" w:color="auto"/>
                            <w:left w:val="none" w:sz="0" w:space="0" w:color="auto"/>
                            <w:bottom w:val="none" w:sz="0" w:space="0" w:color="auto"/>
                            <w:right w:val="none" w:sz="0" w:space="0" w:color="auto"/>
                          </w:divBdr>
                        </w:div>
                        <w:div w:id="1738480066">
                          <w:marLeft w:val="0"/>
                          <w:marRight w:val="0"/>
                          <w:marTop w:val="0"/>
                          <w:marBottom w:val="0"/>
                          <w:divBdr>
                            <w:top w:val="none" w:sz="0" w:space="0" w:color="auto"/>
                            <w:left w:val="none" w:sz="0" w:space="0" w:color="auto"/>
                            <w:bottom w:val="none" w:sz="0" w:space="0" w:color="auto"/>
                            <w:right w:val="none" w:sz="0" w:space="0" w:color="auto"/>
                          </w:divBdr>
                        </w:div>
                        <w:div w:id="1156606746">
                          <w:marLeft w:val="0"/>
                          <w:marRight w:val="0"/>
                          <w:marTop w:val="0"/>
                          <w:marBottom w:val="0"/>
                          <w:divBdr>
                            <w:top w:val="none" w:sz="0" w:space="0" w:color="auto"/>
                            <w:left w:val="none" w:sz="0" w:space="0" w:color="auto"/>
                            <w:bottom w:val="none" w:sz="0" w:space="0" w:color="auto"/>
                            <w:right w:val="none" w:sz="0" w:space="0" w:color="auto"/>
                          </w:divBdr>
                        </w:div>
                        <w:div w:id="2014137773">
                          <w:marLeft w:val="0"/>
                          <w:marRight w:val="0"/>
                          <w:marTop w:val="0"/>
                          <w:marBottom w:val="0"/>
                          <w:divBdr>
                            <w:top w:val="none" w:sz="0" w:space="0" w:color="auto"/>
                            <w:left w:val="none" w:sz="0" w:space="0" w:color="auto"/>
                            <w:bottom w:val="none" w:sz="0" w:space="0" w:color="auto"/>
                            <w:right w:val="none" w:sz="0" w:space="0" w:color="auto"/>
                          </w:divBdr>
                        </w:div>
                        <w:div w:id="392167828">
                          <w:marLeft w:val="0"/>
                          <w:marRight w:val="0"/>
                          <w:marTop w:val="0"/>
                          <w:marBottom w:val="0"/>
                          <w:divBdr>
                            <w:top w:val="none" w:sz="0" w:space="0" w:color="auto"/>
                            <w:left w:val="none" w:sz="0" w:space="0" w:color="auto"/>
                            <w:bottom w:val="none" w:sz="0" w:space="0" w:color="auto"/>
                            <w:right w:val="none" w:sz="0" w:space="0" w:color="auto"/>
                          </w:divBdr>
                        </w:div>
                        <w:div w:id="252711843">
                          <w:marLeft w:val="0"/>
                          <w:marRight w:val="0"/>
                          <w:marTop w:val="0"/>
                          <w:marBottom w:val="0"/>
                          <w:divBdr>
                            <w:top w:val="none" w:sz="0" w:space="0" w:color="auto"/>
                            <w:left w:val="none" w:sz="0" w:space="0" w:color="auto"/>
                            <w:bottom w:val="none" w:sz="0" w:space="0" w:color="auto"/>
                            <w:right w:val="none" w:sz="0" w:space="0" w:color="auto"/>
                          </w:divBdr>
                        </w:div>
                        <w:div w:id="1774084298">
                          <w:marLeft w:val="0"/>
                          <w:marRight w:val="0"/>
                          <w:marTop w:val="0"/>
                          <w:marBottom w:val="0"/>
                          <w:divBdr>
                            <w:top w:val="none" w:sz="0" w:space="0" w:color="auto"/>
                            <w:left w:val="none" w:sz="0" w:space="0" w:color="auto"/>
                            <w:bottom w:val="none" w:sz="0" w:space="0" w:color="auto"/>
                            <w:right w:val="none" w:sz="0" w:space="0" w:color="auto"/>
                          </w:divBdr>
                        </w:div>
                        <w:div w:id="1207065241">
                          <w:marLeft w:val="0"/>
                          <w:marRight w:val="0"/>
                          <w:marTop w:val="0"/>
                          <w:marBottom w:val="0"/>
                          <w:divBdr>
                            <w:top w:val="none" w:sz="0" w:space="0" w:color="auto"/>
                            <w:left w:val="none" w:sz="0" w:space="0" w:color="auto"/>
                            <w:bottom w:val="none" w:sz="0" w:space="0" w:color="auto"/>
                            <w:right w:val="none" w:sz="0" w:space="0" w:color="auto"/>
                          </w:divBdr>
                        </w:div>
                        <w:div w:id="958488652">
                          <w:marLeft w:val="0"/>
                          <w:marRight w:val="0"/>
                          <w:marTop w:val="0"/>
                          <w:marBottom w:val="0"/>
                          <w:divBdr>
                            <w:top w:val="none" w:sz="0" w:space="0" w:color="auto"/>
                            <w:left w:val="none" w:sz="0" w:space="0" w:color="auto"/>
                            <w:bottom w:val="none" w:sz="0" w:space="0" w:color="auto"/>
                            <w:right w:val="none" w:sz="0" w:space="0" w:color="auto"/>
                          </w:divBdr>
                        </w:div>
                        <w:div w:id="1674797917">
                          <w:marLeft w:val="0"/>
                          <w:marRight w:val="0"/>
                          <w:marTop w:val="0"/>
                          <w:marBottom w:val="0"/>
                          <w:divBdr>
                            <w:top w:val="none" w:sz="0" w:space="0" w:color="auto"/>
                            <w:left w:val="none" w:sz="0" w:space="0" w:color="auto"/>
                            <w:bottom w:val="none" w:sz="0" w:space="0" w:color="auto"/>
                            <w:right w:val="none" w:sz="0" w:space="0" w:color="auto"/>
                          </w:divBdr>
                        </w:div>
                        <w:div w:id="476646445">
                          <w:marLeft w:val="0"/>
                          <w:marRight w:val="0"/>
                          <w:marTop w:val="0"/>
                          <w:marBottom w:val="0"/>
                          <w:divBdr>
                            <w:top w:val="none" w:sz="0" w:space="0" w:color="auto"/>
                            <w:left w:val="none" w:sz="0" w:space="0" w:color="auto"/>
                            <w:bottom w:val="none" w:sz="0" w:space="0" w:color="auto"/>
                            <w:right w:val="none" w:sz="0" w:space="0" w:color="auto"/>
                          </w:divBdr>
                        </w:div>
                        <w:div w:id="340938918">
                          <w:marLeft w:val="0"/>
                          <w:marRight w:val="0"/>
                          <w:marTop w:val="0"/>
                          <w:marBottom w:val="0"/>
                          <w:divBdr>
                            <w:top w:val="none" w:sz="0" w:space="0" w:color="auto"/>
                            <w:left w:val="none" w:sz="0" w:space="0" w:color="auto"/>
                            <w:bottom w:val="none" w:sz="0" w:space="0" w:color="auto"/>
                            <w:right w:val="none" w:sz="0" w:space="0" w:color="auto"/>
                          </w:divBdr>
                        </w:div>
                        <w:div w:id="303238892">
                          <w:marLeft w:val="0"/>
                          <w:marRight w:val="0"/>
                          <w:marTop w:val="0"/>
                          <w:marBottom w:val="0"/>
                          <w:divBdr>
                            <w:top w:val="none" w:sz="0" w:space="0" w:color="auto"/>
                            <w:left w:val="none" w:sz="0" w:space="0" w:color="auto"/>
                            <w:bottom w:val="none" w:sz="0" w:space="0" w:color="auto"/>
                            <w:right w:val="none" w:sz="0" w:space="0" w:color="auto"/>
                          </w:divBdr>
                        </w:div>
                        <w:div w:id="1494174608">
                          <w:marLeft w:val="0"/>
                          <w:marRight w:val="0"/>
                          <w:marTop w:val="0"/>
                          <w:marBottom w:val="0"/>
                          <w:divBdr>
                            <w:top w:val="none" w:sz="0" w:space="0" w:color="auto"/>
                            <w:left w:val="none" w:sz="0" w:space="0" w:color="auto"/>
                            <w:bottom w:val="none" w:sz="0" w:space="0" w:color="auto"/>
                            <w:right w:val="none" w:sz="0" w:space="0" w:color="auto"/>
                          </w:divBdr>
                          <w:divsChild>
                            <w:div w:id="2081782754">
                              <w:marLeft w:val="0"/>
                              <w:marRight w:val="0"/>
                              <w:marTop w:val="0"/>
                              <w:marBottom w:val="0"/>
                              <w:divBdr>
                                <w:top w:val="none" w:sz="0" w:space="0" w:color="auto"/>
                                <w:left w:val="none" w:sz="0" w:space="0" w:color="auto"/>
                                <w:bottom w:val="none" w:sz="0" w:space="0" w:color="auto"/>
                                <w:right w:val="none" w:sz="0" w:space="0" w:color="auto"/>
                              </w:divBdr>
                            </w:div>
                            <w:div w:id="1111047429">
                              <w:marLeft w:val="0"/>
                              <w:marRight w:val="0"/>
                              <w:marTop w:val="0"/>
                              <w:marBottom w:val="0"/>
                              <w:divBdr>
                                <w:top w:val="none" w:sz="0" w:space="0" w:color="auto"/>
                                <w:left w:val="none" w:sz="0" w:space="0" w:color="auto"/>
                                <w:bottom w:val="none" w:sz="0" w:space="0" w:color="auto"/>
                                <w:right w:val="none" w:sz="0" w:space="0" w:color="auto"/>
                              </w:divBdr>
                            </w:div>
                            <w:div w:id="2053923714">
                              <w:marLeft w:val="0"/>
                              <w:marRight w:val="0"/>
                              <w:marTop w:val="0"/>
                              <w:marBottom w:val="0"/>
                              <w:divBdr>
                                <w:top w:val="none" w:sz="0" w:space="0" w:color="auto"/>
                                <w:left w:val="none" w:sz="0" w:space="0" w:color="auto"/>
                                <w:bottom w:val="none" w:sz="0" w:space="0" w:color="auto"/>
                                <w:right w:val="none" w:sz="0" w:space="0" w:color="auto"/>
                              </w:divBdr>
                            </w:div>
                            <w:div w:id="699017797">
                              <w:marLeft w:val="0"/>
                              <w:marRight w:val="0"/>
                              <w:marTop w:val="0"/>
                              <w:marBottom w:val="0"/>
                              <w:divBdr>
                                <w:top w:val="none" w:sz="0" w:space="0" w:color="auto"/>
                                <w:left w:val="none" w:sz="0" w:space="0" w:color="auto"/>
                                <w:bottom w:val="none" w:sz="0" w:space="0" w:color="auto"/>
                                <w:right w:val="none" w:sz="0" w:space="0" w:color="auto"/>
                              </w:divBdr>
                            </w:div>
                            <w:div w:id="954557411">
                              <w:marLeft w:val="0"/>
                              <w:marRight w:val="0"/>
                              <w:marTop w:val="0"/>
                              <w:marBottom w:val="0"/>
                              <w:divBdr>
                                <w:top w:val="none" w:sz="0" w:space="0" w:color="auto"/>
                                <w:left w:val="none" w:sz="0" w:space="0" w:color="auto"/>
                                <w:bottom w:val="none" w:sz="0" w:space="0" w:color="auto"/>
                                <w:right w:val="none" w:sz="0" w:space="0" w:color="auto"/>
                              </w:divBdr>
                            </w:div>
                            <w:div w:id="729621926">
                              <w:marLeft w:val="0"/>
                              <w:marRight w:val="0"/>
                              <w:marTop w:val="0"/>
                              <w:marBottom w:val="0"/>
                              <w:divBdr>
                                <w:top w:val="none" w:sz="0" w:space="0" w:color="auto"/>
                                <w:left w:val="none" w:sz="0" w:space="0" w:color="auto"/>
                                <w:bottom w:val="none" w:sz="0" w:space="0" w:color="auto"/>
                                <w:right w:val="none" w:sz="0" w:space="0" w:color="auto"/>
                              </w:divBdr>
                            </w:div>
                            <w:div w:id="1545020230">
                              <w:marLeft w:val="0"/>
                              <w:marRight w:val="0"/>
                              <w:marTop w:val="0"/>
                              <w:marBottom w:val="0"/>
                              <w:divBdr>
                                <w:top w:val="none" w:sz="0" w:space="0" w:color="auto"/>
                                <w:left w:val="none" w:sz="0" w:space="0" w:color="auto"/>
                                <w:bottom w:val="none" w:sz="0" w:space="0" w:color="auto"/>
                                <w:right w:val="none" w:sz="0" w:space="0" w:color="auto"/>
                              </w:divBdr>
                            </w:div>
                            <w:div w:id="1026978400">
                              <w:marLeft w:val="0"/>
                              <w:marRight w:val="0"/>
                              <w:marTop w:val="0"/>
                              <w:marBottom w:val="0"/>
                              <w:divBdr>
                                <w:top w:val="none" w:sz="0" w:space="0" w:color="auto"/>
                                <w:left w:val="none" w:sz="0" w:space="0" w:color="auto"/>
                                <w:bottom w:val="none" w:sz="0" w:space="0" w:color="auto"/>
                                <w:right w:val="none" w:sz="0" w:space="0" w:color="auto"/>
                              </w:divBdr>
                            </w:div>
                            <w:div w:id="2111197418">
                              <w:marLeft w:val="0"/>
                              <w:marRight w:val="0"/>
                              <w:marTop w:val="0"/>
                              <w:marBottom w:val="0"/>
                              <w:divBdr>
                                <w:top w:val="none" w:sz="0" w:space="0" w:color="auto"/>
                                <w:left w:val="none" w:sz="0" w:space="0" w:color="auto"/>
                                <w:bottom w:val="none" w:sz="0" w:space="0" w:color="auto"/>
                                <w:right w:val="none" w:sz="0" w:space="0" w:color="auto"/>
                              </w:divBdr>
                            </w:div>
                            <w:div w:id="1069039923">
                              <w:marLeft w:val="0"/>
                              <w:marRight w:val="0"/>
                              <w:marTop w:val="0"/>
                              <w:marBottom w:val="0"/>
                              <w:divBdr>
                                <w:top w:val="none" w:sz="0" w:space="0" w:color="auto"/>
                                <w:left w:val="none" w:sz="0" w:space="0" w:color="auto"/>
                                <w:bottom w:val="none" w:sz="0" w:space="0" w:color="auto"/>
                                <w:right w:val="none" w:sz="0" w:space="0" w:color="auto"/>
                              </w:divBdr>
                            </w:div>
                            <w:div w:id="1831168278">
                              <w:marLeft w:val="0"/>
                              <w:marRight w:val="0"/>
                              <w:marTop w:val="0"/>
                              <w:marBottom w:val="0"/>
                              <w:divBdr>
                                <w:top w:val="none" w:sz="0" w:space="0" w:color="auto"/>
                                <w:left w:val="none" w:sz="0" w:space="0" w:color="auto"/>
                                <w:bottom w:val="none" w:sz="0" w:space="0" w:color="auto"/>
                                <w:right w:val="none" w:sz="0" w:space="0" w:color="auto"/>
                              </w:divBdr>
                            </w:div>
                            <w:div w:id="713887800">
                              <w:marLeft w:val="0"/>
                              <w:marRight w:val="0"/>
                              <w:marTop w:val="0"/>
                              <w:marBottom w:val="0"/>
                              <w:divBdr>
                                <w:top w:val="none" w:sz="0" w:space="0" w:color="auto"/>
                                <w:left w:val="none" w:sz="0" w:space="0" w:color="auto"/>
                                <w:bottom w:val="none" w:sz="0" w:space="0" w:color="auto"/>
                                <w:right w:val="none" w:sz="0" w:space="0" w:color="auto"/>
                              </w:divBdr>
                            </w:div>
                            <w:div w:id="869994636">
                              <w:marLeft w:val="0"/>
                              <w:marRight w:val="0"/>
                              <w:marTop w:val="0"/>
                              <w:marBottom w:val="0"/>
                              <w:divBdr>
                                <w:top w:val="none" w:sz="0" w:space="0" w:color="auto"/>
                                <w:left w:val="none" w:sz="0" w:space="0" w:color="auto"/>
                                <w:bottom w:val="none" w:sz="0" w:space="0" w:color="auto"/>
                                <w:right w:val="none" w:sz="0" w:space="0" w:color="auto"/>
                              </w:divBdr>
                            </w:div>
                            <w:div w:id="1598950454">
                              <w:marLeft w:val="0"/>
                              <w:marRight w:val="0"/>
                              <w:marTop w:val="0"/>
                              <w:marBottom w:val="0"/>
                              <w:divBdr>
                                <w:top w:val="none" w:sz="0" w:space="0" w:color="auto"/>
                                <w:left w:val="none" w:sz="0" w:space="0" w:color="auto"/>
                                <w:bottom w:val="none" w:sz="0" w:space="0" w:color="auto"/>
                                <w:right w:val="none" w:sz="0" w:space="0" w:color="auto"/>
                              </w:divBdr>
                            </w:div>
                            <w:div w:id="2064911880">
                              <w:marLeft w:val="0"/>
                              <w:marRight w:val="0"/>
                              <w:marTop w:val="0"/>
                              <w:marBottom w:val="0"/>
                              <w:divBdr>
                                <w:top w:val="none" w:sz="0" w:space="0" w:color="auto"/>
                                <w:left w:val="none" w:sz="0" w:space="0" w:color="auto"/>
                                <w:bottom w:val="none" w:sz="0" w:space="0" w:color="auto"/>
                                <w:right w:val="none" w:sz="0" w:space="0" w:color="auto"/>
                              </w:divBdr>
                            </w:div>
                            <w:div w:id="1122118757">
                              <w:marLeft w:val="0"/>
                              <w:marRight w:val="0"/>
                              <w:marTop w:val="0"/>
                              <w:marBottom w:val="0"/>
                              <w:divBdr>
                                <w:top w:val="none" w:sz="0" w:space="0" w:color="auto"/>
                                <w:left w:val="none" w:sz="0" w:space="0" w:color="auto"/>
                                <w:bottom w:val="none" w:sz="0" w:space="0" w:color="auto"/>
                                <w:right w:val="none" w:sz="0" w:space="0" w:color="auto"/>
                              </w:divBdr>
                            </w:div>
                            <w:div w:id="672609271">
                              <w:marLeft w:val="0"/>
                              <w:marRight w:val="0"/>
                              <w:marTop w:val="0"/>
                              <w:marBottom w:val="0"/>
                              <w:divBdr>
                                <w:top w:val="none" w:sz="0" w:space="0" w:color="auto"/>
                                <w:left w:val="none" w:sz="0" w:space="0" w:color="auto"/>
                                <w:bottom w:val="none" w:sz="0" w:space="0" w:color="auto"/>
                                <w:right w:val="none" w:sz="0" w:space="0" w:color="auto"/>
                              </w:divBdr>
                            </w:div>
                            <w:div w:id="801727278">
                              <w:marLeft w:val="0"/>
                              <w:marRight w:val="0"/>
                              <w:marTop w:val="0"/>
                              <w:marBottom w:val="0"/>
                              <w:divBdr>
                                <w:top w:val="none" w:sz="0" w:space="0" w:color="auto"/>
                                <w:left w:val="none" w:sz="0" w:space="0" w:color="auto"/>
                                <w:bottom w:val="none" w:sz="0" w:space="0" w:color="auto"/>
                                <w:right w:val="none" w:sz="0" w:space="0" w:color="auto"/>
                              </w:divBdr>
                            </w:div>
                            <w:div w:id="66462465">
                              <w:marLeft w:val="0"/>
                              <w:marRight w:val="0"/>
                              <w:marTop w:val="0"/>
                              <w:marBottom w:val="0"/>
                              <w:divBdr>
                                <w:top w:val="none" w:sz="0" w:space="0" w:color="auto"/>
                                <w:left w:val="none" w:sz="0" w:space="0" w:color="auto"/>
                                <w:bottom w:val="none" w:sz="0" w:space="0" w:color="auto"/>
                                <w:right w:val="none" w:sz="0" w:space="0" w:color="auto"/>
                              </w:divBdr>
                            </w:div>
                            <w:div w:id="15977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812491">
                  <w:marLeft w:val="0"/>
                  <w:marRight w:val="0"/>
                  <w:marTop w:val="0"/>
                  <w:marBottom w:val="0"/>
                  <w:divBdr>
                    <w:top w:val="none" w:sz="0" w:space="0" w:color="auto"/>
                    <w:left w:val="none" w:sz="0" w:space="0" w:color="auto"/>
                    <w:bottom w:val="none" w:sz="0" w:space="0" w:color="auto"/>
                    <w:right w:val="none" w:sz="0" w:space="0" w:color="auto"/>
                  </w:divBdr>
                  <w:divsChild>
                    <w:div w:id="1082721809">
                      <w:marLeft w:val="0"/>
                      <w:marRight w:val="0"/>
                      <w:marTop w:val="0"/>
                      <w:marBottom w:val="0"/>
                      <w:divBdr>
                        <w:top w:val="none" w:sz="0" w:space="0" w:color="auto"/>
                        <w:left w:val="none" w:sz="0" w:space="0" w:color="auto"/>
                        <w:bottom w:val="none" w:sz="0" w:space="0" w:color="auto"/>
                        <w:right w:val="none" w:sz="0" w:space="0" w:color="auto"/>
                      </w:divBdr>
                      <w:divsChild>
                        <w:div w:id="1722829953">
                          <w:marLeft w:val="0"/>
                          <w:marRight w:val="0"/>
                          <w:marTop w:val="0"/>
                          <w:marBottom w:val="0"/>
                          <w:divBdr>
                            <w:top w:val="none" w:sz="0" w:space="0" w:color="auto"/>
                            <w:left w:val="none" w:sz="0" w:space="0" w:color="auto"/>
                            <w:bottom w:val="none" w:sz="0" w:space="0" w:color="auto"/>
                            <w:right w:val="none" w:sz="0" w:space="0" w:color="auto"/>
                          </w:divBdr>
                        </w:div>
                        <w:div w:id="387727471">
                          <w:marLeft w:val="0"/>
                          <w:marRight w:val="0"/>
                          <w:marTop w:val="0"/>
                          <w:marBottom w:val="0"/>
                          <w:divBdr>
                            <w:top w:val="none" w:sz="0" w:space="0" w:color="auto"/>
                            <w:left w:val="none" w:sz="0" w:space="0" w:color="auto"/>
                            <w:bottom w:val="none" w:sz="0" w:space="0" w:color="auto"/>
                            <w:right w:val="none" w:sz="0" w:space="0" w:color="auto"/>
                          </w:divBdr>
                        </w:div>
                        <w:div w:id="1827353891">
                          <w:marLeft w:val="0"/>
                          <w:marRight w:val="0"/>
                          <w:marTop w:val="0"/>
                          <w:marBottom w:val="0"/>
                          <w:divBdr>
                            <w:top w:val="none" w:sz="0" w:space="0" w:color="auto"/>
                            <w:left w:val="none" w:sz="0" w:space="0" w:color="auto"/>
                            <w:bottom w:val="none" w:sz="0" w:space="0" w:color="auto"/>
                            <w:right w:val="none" w:sz="0" w:space="0" w:color="auto"/>
                          </w:divBdr>
                        </w:div>
                        <w:div w:id="442187806">
                          <w:marLeft w:val="0"/>
                          <w:marRight w:val="0"/>
                          <w:marTop w:val="0"/>
                          <w:marBottom w:val="0"/>
                          <w:divBdr>
                            <w:top w:val="none" w:sz="0" w:space="0" w:color="auto"/>
                            <w:left w:val="none" w:sz="0" w:space="0" w:color="auto"/>
                            <w:bottom w:val="none" w:sz="0" w:space="0" w:color="auto"/>
                            <w:right w:val="none" w:sz="0" w:space="0" w:color="auto"/>
                          </w:divBdr>
                        </w:div>
                        <w:div w:id="1587685981">
                          <w:marLeft w:val="0"/>
                          <w:marRight w:val="0"/>
                          <w:marTop w:val="0"/>
                          <w:marBottom w:val="0"/>
                          <w:divBdr>
                            <w:top w:val="none" w:sz="0" w:space="0" w:color="auto"/>
                            <w:left w:val="none" w:sz="0" w:space="0" w:color="auto"/>
                            <w:bottom w:val="none" w:sz="0" w:space="0" w:color="auto"/>
                            <w:right w:val="none" w:sz="0" w:space="0" w:color="auto"/>
                          </w:divBdr>
                        </w:div>
                        <w:div w:id="866917844">
                          <w:marLeft w:val="0"/>
                          <w:marRight w:val="0"/>
                          <w:marTop w:val="0"/>
                          <w:marBottom w:val="0"/>
                          <w:divBdr>
                            <w:top w:val="none" w:sz="0" w:space="0" w:color="auto"/>
                            <w:left w:val="none" w:sz="0" w:space="0" w:color="auto"/>
                            <w:bottom w:val="none" w:sz="0" w:space="0" w:color="auto"/>
                            <w:right w:val="none" w:sz="0" w:space="0" w:color="auto"/>
                          </w:divBdr>
                        </w:div>
                        <w:div w:id="1490511497">
                          <w:marLeft w:val="0"/>
                          <w:marRight w:val="0"/>
                          <w:marTop w:val="0"/>
                          <w:marBottom w:val="0"/>
                          <w:divBdr>
                            <w:top w:val="none" w:sz="0" w:space="0" w:color="auto"/>
                            <w:left w:val="none" w:sz="0" w:space="0" w:color="auto"/>
                            <w:bottom w:val="none" w:sz="0" w:space="0" w:color="auto"/>
                            <w:right w:val="none" w:sz="0" w:space="0" w:color="auto"/>
                          </w:divBdr>
                        </w:div>
                        <w:div w:id="1086463547">
                          <w:marLeft w:val="0"/>
                          <w:marRight w:val="0"/>
                          <w:marTop w:val="0"/>
                          <w:marBottom w:val="0"/>
                          <w:divBdr>
                            <w:top w:val="none" w:sz="0" w:space="0" w:color="auto"/>
                            <w:left w:val="none" w:sz="0" w:space="0" w:color="auto"/>
                            <w:bottom w:val="none" w:sz="0" w:space="0" w:color="auto"/>
                            <w:right w:val="none" w:sz="0" w:space="0" w:color="auto"/>
                          </w:divBdr>
                        </w:div>
                        <w:div w:id="1073158657">
                          <w:marLeft w:val="0"/>
                          <w:marRight w:val="0"/>
                          <w:marTop w:val="0"/>
                          <w:marBottom w:val="0"/>
                          <w:divBdr>
                            <w:top w:val="none" w:sz="0" w:space="0" w:color="auto"/>
                            <w:left w:val="none" w:sz="0" w:space="0" w:color="auto"/>
                            <w:bottom w:val="none" w:sz="0" w:space="0" w:color="auto"/>
                            <w:right w:val="none" w:sz="0" w:space="0" w:color="auto"/>
                          </w:divBdr>
                        </w:div>
                        <w:div w:id="441530603">
                          <w:marLeft w:val="0"/>
                          <w:marRight w:val="0"/>
                          <w:marTop w:val="0"/>
                          <w:marBottom w:val="0"/>
                          <w:divBdr>
                            <w:top w:val="none" w:sz="0" w:space="0" w:color="auto"/>
                            <w:left w:val="none" w:sz="0" w:space="0" w:color="auto"/>
                            <w:bottom w:val="none" w:sz="0" w:space="0" w:color="auto"/>
                            <w:right w:val="none" w:sz="0" w:space="0" w:color="auto"/>
                          </w:divBdr>
                        </w:div>
                        <w:div w:id="874535679">
                          <w:marLeft w:val="0"/>
                          <w:marRight w:val="0"/>
                          <w:marTop w:val="0"/>
                          <w:marBottom w:val="0"/>
                          <w:divBdr>
                            <w:top w:val="none" w:sz="0" w:space="0" w:color="auto"/>
                            <w:left w:val="none" w:sz="0" w:space="0" w:color="auto"/>
                            <w:bottom w:val="none" w:sz="0" w:space="0" w:color="auto"/>
                            <w:right w:val="none" w:sz="0" w:space="0" w:color="auto"/>
                          </w:divBdr>
                        </w:div>
                        <w:div w:id="2052418342">
                          <w:marLeft w:val="0"/>
                          <w:marRight w:val="0"/>
                          <w:marTop w:val="0"/>
                          <w:marBottom w:val="0"/>
                          <w:divBdr>
                            <w:top w:val="none" w:sz="0" w:space="0" w:color="auto"/>
                            <w:left w:val="none" w:sz="0" w:space="0" w:color="auto"/>
                            <w:bottom w:val="none" w:sz="0" w:space="0" w:color="auto"/>
                            <w:right w:val="none" w:sz="0" w:space="0" w:color="auto"/>
                          </w:divBdr>
                        </w:div>
                        <w:div w:id="1017198618">
                          <w:marLeft w:val="0"/>
                          <w:marRight w:val="0"/>
                          <w:marTop w:val="0"/>
                          <w:marBottom w:val="0"/>
                          <w:divBdr>
                            <w:top w:val="none" w:sz="0" w:space="0" w:color="auto"/>
                            <w:left w:val="none" w:sz="0" w:space="0" w:color="auto"/>
                            <w:bottom w:val="none" w:sz="0" w:space="0" w:color="auto"/>
                            <w:right w:val="none" w:sz="0" w:space="0" w:color="auto"/>
                          </w:divBdr>
                        </w:div>
                        <w:div w:id="1165779816">
                          <w:marLeft w:val="0"/>
                          <w:marRight w:val="0"/>
                          <w:marTop w:val="0"/>
                          <w:marBottom w:val="0"/>
                          <w:divBdr>
                            <w:top w:val="none" w:sz="0" w:space="0" w:color="auto"/>
                            <w:left w:val="none" w:sz="0" w:space="0" w:color="auto"/>
                            <w:bottom w:val="none" w:sz="0" w:space="0" w:color="auto"/>
                            <w:right w:val="none" w:sz="0" w:space="0" w:color="auto"/>
                          </w:divBdr>
                        </w:div>
                        <w:div w:id="741293799">
                          <w:marLeft w:val="0"/>
                          <w:marRight w:val="0"/>
                          <w:marTop w:val="0"/>
                          <w:marBottom w:val="0"/>
                          <w:divBdr>
                            <w:top w:val="none" w:sz="0" w:space="0" w:color="auto"/>
                            <w:left w:val="none" w:sz="0" w:space="0" w:color="auto"/>
                            <w:bottom w:val="none" w:sz="0" w:space="0" w:color="auto"/>
                            <w:right w:val="none" w:sz="0" w:space="0" w:color="auto"/>
                          </w:divBdr>
                        </w:div>
                        <w:div w:id="1014186556">
                          <w:marLeft w:val="0"/>
                          <w:marRight w:val="0"/>
                          <w:marTop w:val="0"/>
                          <w:marBottom w:val="0"/>
                          <w:divBdr>
                            <w:top w:val="none" w:sz="0" w:space="0" w:color="auto"/>
                            <w:left w:val="none" w:sz="0" w:space="0" w:color="auto"/>
                            <w:bottom w:val="none" w:sz="0" w:space="0" w:color="auto"/>
                            <w:right w:val="none" w:sz="0" w:space="0" w:color="auto"/>
                          </w:divBdr>
                        </w:div>
                        <w:div w:id="53550982">
                          <w:marLeft w:val="0"/>
                          <w:marRight w:val="0"/>
                          <w:marTop w:val="0"/>
                          <w:marBottom w:val="0"/>
                          <w:divBdr>
                            <w:top w:val="none" w:sz="0" w:space="0" w:color="auto"/>
                            <w:left w:val="none" w:sz="0" w:space="0" w:color="auto"/>
                            <w:bottom w:val="none" w:sz="0" w:space="0" w:color="auto"/>
                            <w:right w:val="none" w:sz="0" w:space="0" w:color="auto"/>
                          </w:divBdr>
                        </w:div>
                        <w:div w:id="1475679037">
                          <w:marLeft w:val="0"/>
                          <w:marRight w:val="0"/>
                          <w:marTop w:val="0"/>
                          <w:marBottom w:val="0"/>
                          <w:divBdr>
                            <w:top w:val="none" w:sz="0" w:space="0" w:color="auto"/>
                            <w:left w:val="none" w:sz="0" w:space="0" w:color="auto"/>
                            <w:bottom w:val="none" w:sz="0" w:space="0" w:color="auto"/>
                            <w:right w:val="none" w:sz="0" w:space="0" w:color="auto"/>
                          </w:divBdr>
                        </w:div>
                        <w:div w:id="371855032">
                          <w:marLeft w:val="0"/>
                          <w:marRight w:val="0"/>
                          <w:marTop w:val="0"/>
                          <w:marBottom w:val="0"/>
                          <w:divBdr>
                            <w:top w:val="none" w:sz="0" w:space="0" w:color="auto"/>
                            <w:left w:val="none" w:sz="0" w:space="0" w:color="auto"/>
                            <w:bottom w:val="none" w:sz="0" w:space="0" w:color="auto"/>
                            <w:right w:val="none" w:sz="0" w:space="0" w:color="auto"/>
                          </w:divBdr>
                        </w:div>
                        <w:div w:id="877476661">
                          <w:marLeft w:val="0"/>
                          <w:marRight w:val="0"/>
                          <w:marTop w:val="0"/>
                          <w:marBottom w:val="0"/>
                          <w:divBdr>
                            <w:top w:val="none" w:sz="0" w:space="0" w:color="auto"/>
                            <w:left w:val="none" w:sz="0" w:space="0" w:color="auto"/>
                            <w:bottom w:val="none" w:sz="0" w:space="0" w:color="auto"/>
                            <w:right w:val="none" w:sz="0" w:space="0" w:color="auto"/>
                          </w:divBdr>
                        </w:div>
                        <w:div w:id="1926063158">
                          <w:marLeft w:val="0"/>
                          <w:marRight w:val="0"/>
                          <w:marTop w:val="0"/>
                          <w:marBottom w:val="0"/>
                          <w:divBdr>
                            <w:top w:val="none" w:sz="0" w:space="0" w:color="auto"/>
                            <w:left w:val="none" w:sz="0" w:space="0" w:color="auto"/>
                            <w:bottom w:val="none" w:sz="0" w:space="0" w:color="auto"/>
                            <w:right w:val="none" w:sz="0" w:space="0" w:color="auto"/>
                          </w:divBdr>
                        </w:div>
                        <w:div w:id="346174317">
                          <w:marLeft w:val="0"/>
                          <w:marRight w:val="0"/>
                          <w:marTop w:val="0"/>
                          <w:marBottom w:val="0"/>
                          <w:divBdr>
                            <w:top w:val="none" w:sz="0" w:space="0" w:color="auto"/>
                            <w:left w:val="none" w:sz="0" w:space="0" w:color="auto"/>
                            <w:bottom w:val="none" w:sz="0" w:space="0" w:color="auto"/>
                            <w:right w:val="none" w:sz="0" w:space="0" w:color="auto"/>
                          </w:divBdr>
                        </w:div>
                        <w:div w:id="2053144243">
                          <w:marLeft w:val="0"/>
                          <w:marRight w:val="0"/>
                          <w:marTop w:val="0"/>
                          <w:marBottom w:val="0"/>
                          <w:divBdr>
                            <w:top w:val="none" w:sz="0" w:space="0" w:color="auto"/>
                            <w:left w:val="none" w:sz="0" w:space="0" w:color="auto"/>
                            <w:bottom w:val="none" w:sz="0" w:space="0" w:color="auto"/>
                            <w:right w:val="none" w:sz="0" w:space="0" w:color="auto"/>
                          </w:divBdr>
                        </w:div>
                        <w:div w:id="882526351">
                          <w:marLeft w:val="0"/>
                          <w:marRight w:val="0"/>
                          <w:marTop w:val="0"/>
                          <w:marBottom w:val="0"/>
                          <w:divBdr>
                            <w:top w:val="none" w:sz="0" w:space="0" w:color="auto"/>
                            <w:left w:val="none" w:sz="0" w:space="0" w:color="auto"/>
                            <w:bottom w:val="none" w:sz="0" w:space="0" w:color="auto"/>
                            <w:right w:val="none" w:sz="0" w:space="0" w:color="auto"/>
                          </w:divBdr>
                        </w:div>
                        <w:div w:id="770584059">
                          <w:marLeft w:val="0"/>
                          <w:marRight w:val="0"/>
                          <w:marTop w:val="0"/>
                          <w:marBottom w:val="0"/>
                          <w:divBdr>
                            <w:top w:val="none" w:sz="0" w:space="0" w:color="auto"/>
                            <w:left w:val="none" w:sz="0" w:space="0" w:color="auto"/>
                            <w:bottom w:val="none" w:sz="0" w:space="0" w:color="auto"/>
                            <w:right w:val="none" w:sz="0" w:space="0" w:color="auto"/>
                          </w:divBdr>
                        </w:div>
                        <w:div w:id="79524931">
                          <w:marLeft w:val="0"/>
                          <w:marRight w:val="0"/>
                          <w:marTop w:val="0"/>
                          <w:marBottom w:val="0"/>
                          <w:divBdr>
                            <w:top w:val="none" w:sz="0" w:space="0" w:color="auto"/>
                            <w:left w:val="none" w:sz="0" w:space="0" w:color="auto"/>
                            <w:bottom w:val="none" w:sz="0" w:space="0" w:color="auto"/>
                            <w:right w:val="none" w:sz="0" w:space="0" w:color="auto"/>
                          </w:divBdr>
                        </w:div>
                        <w:div w:id="799032823">
                          <w:marLeft w:val="0"/>
                          <w:marRight w:val="0"/>
                          <w:marTop w:val="0"/>
                          <w:marBottom w:val="0"/>
                          <w:divBdr>
                            <w:top w:val="none" w:sz="0" w:space="0" w:color="auto"/>
                            <w:left w:val="none" w:sz="0" w:space="0" w:color="auto"/>
                            <w:bottom w:val="none" w:sz="0" w:space="0" w:color="auto"/>
                            <w:right w:val="none" w:sz="0" w:space="0" w:color="auto"/>
                          </w:divBdr>
                          <w:divsChild>
                            <w:div w:id="1303534161">
                              <w:marLeft w:val="0"/>
                              <w:marRight w:val="0"/>
                              <w:marTop w:val="0"/>
                              <w:marBottom w:val="0"/>
                              <w:divBdr>
                                <w:top w:val="none" w:sz="0" w:space="0" w:color="auto"/>
                                <w:left w:val="none" w:sz="0" w:space="0" w:color="auto"/>
                                <w:bottom w:val="none" w:sz="0" w:space="0" w:color="auto"/>
                                <w:right w:val="none" w:sz="0" w:space="0" w:color="auto"/>
                              </w:divBdr>
                            </w:div>
                            <w:div w:id="1912546934">
                              <w:marLeft w:val="0"/>
                              <w:marRight w:val="0"/>
                              <w:marTop w:val="0"/>
                              <w:marBottom w:val="0"/>
                              <w:divBdr>
                                <w:top w:val="none" w:sz="0" w:space="0" w:color="auto"/>
                                <w:left w:val="none" w:sz="0" w:space="0" w:color="auto"/>
                                <w:bottom w:val="none" w:sz="0" w:space="0" w:color="auto"/>
                                <w:right w:val="none" w:sz="0" w:space="0" w:color="auto"/>
                              </w:divBdr>
                            </w:div>
                            <w:div w:id="463423420">
                              <w:marLeft w:val="0"/>
                              <w:marRight w:val="0"/>
                              <w:marTop w:val="0"/>
                              <w:marBottom w:val="0"/>
                              <w:divBdr>
                                <w:top w:val="none" w:sz="0" w:space="0" w:color="auto"/>
                                <w:left w:val="none" w:sz="0" w:space="0" w:color="auto"/>
                                <w:bottom w:val="none" w:sz="0" w:space="0" w:color="auto"/>
                                <w:right w:val="none" w:sz="0" w:space="0" w:color="auto"/>
                              </w:divBdr>
                            </w:div>
                            <w:div w:id="97335458">
                              <w:marLeft w:val="0"/>
                              <w:marRight w:val="0"/>
                              <w:marTop w:val="0"/>
                              <w:marBottom w:val="0"/>
                              <w:divBdr>
                                <w:top w:val="none" w:sz="0" w:space="0" w:color="auto"/>
                                <w:left w:val="none" w:sz="0" w:space="0" w:color="auto"/>
                                <w:bottom w:val="none" w:sz="0" w:space="0" w:color="auto"/>
                                <w:right w:val="none" w:sz="0" w:space="0" w:color="auto"/>
                              </w:divBdr>
                            </w:div>
                            <w:div w:id="1039014391">
                              <w:marLeft w:val="0"/>
                              <w:marRight w:val="0"/>
                              <w:marTop w:val="0"/>
                              <w:marBottom w:val="0"/>
                              <w:divBdr>
                                <w:top w:val="none" w:sz="0" w:space="0" w:color="auto"/>
                                <w:left w:val="none" w:sz="0" w:space="0" w:color="auto"/>
                                <w:bottom w:val="none" w:sz="0" w:space="0" w:color="auto"/>
                                <w:right w:val="none" w:sz="0" w:space="0" w:color="auto"/>
                              </w:divBdr>
                            </w:div>
                            <w:div w:id="486940401">
                              <w:marLeft w:val="0"/>
                              <w:marRight w:val="0"/>
                              <w:marTop w:val="0"/>
                              <w:marBottom w:val="0"/>
                              <w:divBdr>
                                <w:top w:val="none" w:sz="0" w:space="0" w:color="auto"/>
                                <w:left w:val="none" w:sz="0" w:space="0" w:color="auto"/>
                                <w:bottom w:val="none" w:sz="0" w:space="0" w:color="auto"/>
                                <w:right w:val="none" w:sz="0" w:space="0" w:color="auto"/>
                              </w:divBdr>
                            </w:div>
                            <w:div w:id="82142889">
                              <w:marLeft w:val="0"/>
                              <w:marRight w:val="0"/>
                              <w:marTop w:val="0"/>
                              <w:marBottom w:val="0"/>
                              <w:divBdr>
                                <w:top w:val="none" w:sz="0" w:space="0" w:color="auto"/>
                                <w:left w:val="none" w:sz="0" w:space="0" w:color="auto"/>
                                <w:bottom w:val="none" w:sz="0" w:space="0" w:color="auto"/>
                                <w:right w:val="none" w:sz="0" w:space="0" w:color="auto"/>
                              </w:divBdr>
                            </w:div>
                            <w:div w:id="1990787993">
                              <w:marLeft w:val="0"/>
                              <w:marRight w:val="0"/>
                              <w:marTop w:val="0"/>
                              <w:marBottom w:val="0"/>
                              <w:divBdr>
                                <w:top w:val="none" w:sz="0" w:space="0" w:color="auto"/>
                                <w:left w:val="none" w:sz="0" w:space="0" w:color="auto"/>
                                <w:bottom w:val="none" w:sz="0" w:space="0" w:color="auto"/>
                                <w:right w:val="none" w:sz="0" w:space="0" w:color="auto"/>
                              </w:divBdr>
                            </w:div>
                            <w:div w:id="421684062">
                              <w:marLeft w:val="0"/>
                              <w:marRight w:val="0"/>
                              <w:marTop w:val="0"/>
                              <w:marBottom w:val="0"/>
                              <w:divBdr>
                                <w:top w:val="none" w:sz="0" w:space="0" w:color="auto"/>
                                <w:left w:val="none" w:sz="0" w:space="0" w:color="auto"/>
                                <w:bottom w:val="none" w:sz="0" w:space="0" w:color="auto"/>
                                <w:right w:val="none" w:sz="0" w:space="0" w:color="auto"/>
                              </w:divBdr>
                            </w:div>
                            <w:div w:id="967781468">
                              <w:marLeft w:val="0"/>
                              <w:marRight w:val="0"/>
                              <w:marTop w:val="0"/>
                              <w:marBottom w:val="0"/>
                              <w:divBdr>
                                <w:top w:val="none" w:sz="0" w:space="0" w:color="auto"/>
                                <w:left w:val="none" w:sz="0" w:space="0" w:color="auto"/>
                                <w:bottom w:val="none" w:sz="0" w:space="0" w:color="auto"/>
                                <w:right w:val="none" w:sz="0" w:space="0" w:color="auto"/>
                              </w:divBdr>
                            </w:div>
                            <w:div w:id="1776243195">
                              <w:marLeft w:val="0"/>
                              <w:marRight w:val="0"/>
                              <w:marTop w:val="0"/>
                              <w:marBottom w:val="0"/>
                              <w:divBdr>
                                <w:top w:val="none" w:sz="0" w:space="0" w:color="auto"/>
                                <w:left w:val="none" w:sz="0" w:space="0" w:color="auto"/>
                                <w:bottom w:val="none" w:sz="0" w:space="0" w:color="auto"/>
                                <w:right w:val="none" w:sz="0" w:space="0" w:color="auto"/>
                              </w:divBdr>
                            </w:div>
                            <w:div w:id="1021854115">
                              <w:marLeft w:val="0"/>
                              <w:marRight w:val="0"/>
                              <w:marTop w:val="0"/>
                              <w:marBottom w:val="0"/>
                              <w:divBdr>
                                <w:top w:val="none" w:sz="0" w:space="0" w:color="auto"/>
                                <w:left w:val="none" w:sz="0" w:space="0" w:color="auto"/>
                                <w:bottom w:val="none" w:sz="0" w:space="0" w:color="auto"/>
                                <w:right w:val="none" w:sz="0" w:space="0" w:color="auto"/>
                              </w:divBdr>
                            </w:div>
                            <w:div w:id="836111502">
                              <w:marLeft w:val="0"/>
                              <w:marRight w:val="0"/>
                              <w:marTop w:val="0"/>
                              <w:marBottom w:val="0"/>
                              <w:divBdr>
                                <w:top w:val="none" w:sz="0" w:space="0" w:color="auto"/>
                                <w:left w:val="none" w:sz="0" w:space="0" w:color="auto"/>
                                <w:bottom w:val="none" w:sz="0" w:space="0" w:color="auto"/>
                                <w:right w:val="none" w:sz="0" w:space="0" w:color="auto"/>
                              </w:divBdr>
                            </w:div>
                            <w:div w:id="739256256">
                              <w:marLeft w:val="0"/>
                              <w:marRight w:val="0"/>
                              <w:marTop w:val="0"/>
                              <w:marBottom w:val="0"/>
                              <w:divBdr>
                                <w:top w:val="none" w:sz="0" w:space="0" w:color="auto"/>
                                <w:left w:val="none" w:sz="0" w:space="0" w:color="auto"/>
                                <w:bottom w:val="none" w:sz="0" w:space="0" w:color="auto"/>
                                <w:right w:val="none" w:sz="0" w:space="0" w:color="auto"/>
                              </w:divBdr>
                            </w:div>
                            <w:div w:id="2050102411">
                              <w:marLeft w:val="0"/>
                              <w:marRight w:val="0"/>
                              <w:marTop w:val="0"/>
                              <w:marBottom w:val="0"/>
                              <w:divBdr>
                                <w:top w:val="none" w:sz="0" w:space="0" w:color="auto"/>
                                <w:left w:val="none" w:sz="0" w:space="0" w:color="auto"/>
                                <w:bottom w:val="none" w:sz="0" w:space="0" w:color="auto"/>
                                <w:right w:val="none" w:sz="0" w:space="0" w:color="auto"/>
                              </w:divBdr>
                            </w:div>
                            <w:div w:id="423576352">
                              <w:marLeft w:val="0"/>
                              <w:marRight w:val="0"/>
                              <w:marTop w:val="0"/>
                              <w:marBottom w:val="0"/>
                              <w:divBdr>
                                <w:top w:val="none" w:sz="0" w:space="0" w:color="auto"/>
                                <w:left w:val="none" w:sz="0" w:space="0" w:color="auto"/>
                                <w:bottom w:val="none" w:sz="0" w:space="0" w:color="auto"/>
                                <w:right w:val="none" w:sz="0" w:space="0" w:color="auto"/>
                              </w:divBdr>
                            </w:div>
                            <w:div w:id="1164201462">
                              <w:marLeft w:val="0"/>
                              <w:marRight w:val="0"/>
                              <w:marTop w:val="0"/>
                              <w:marBottom w:val="0"/>
                              <w:divBdr>
                                <w:top w:val="none" w:sz="0" w:space="0" w:color="auto"/>
                                <w:left w:val="none" w:sz="0" w:space="0" w:color="auto"/>
                                <w:bottom w:val="none" w:sz="0" w:space="0" w:color="auto"/>
                                <w:right w:val="none" w:sz="0" w:space="0" w:color="auto"/>
                              </w:divBdr>
                            </w:div>
                            <w:div w:id="1794208590">
                              <w:marLeft w:val="0"/>
                              <w:marRight w:val="0"/>
                              <w:marTop w:val="0"/>
                              <w:marBottom w:val="0"/>
                              <w:divBdr>
                                <w:top w:val="none" w:sz="0" w:space="0" w:color="auto"/>
                                <w:left w:val="none" w:sz="0" w:space="0" w:color="auto"/>
                                <w:bottom w:val="none" w:sz="0" w:space="0" w:color="auto"/>
                                <w:right w:val="none" w:sz="0" w:space="0" w:color="auto"/>
                              </w:divBdr>
                            </w:div>
                            <w:div w:id="477038004">
                              <w:marLeft w:val="0"/>
                              <w:marRight w:val="0"/>
                              <w:marTop w:val="0"/>
                              <w:marBottom w:val="0"/>
                              <w:divBdr>
                                <w:top w:val="none" w:sz="0" w:space="0" w:color="auto"/>
                                <w:left w:val="none" w:sz="0" w:space="0" w:color="auto"/>
                                <w:bottom w:val="none" w:sz="0" w:space="0" w:color="auto"/>
                                <w:right w:val="none" w:sz="0" w:space="0" w:color="auto"/>
                              </w:divBdr>
                            </w:div>
                            <w:div w:id="1109006490">
                              <w:marLeft w:val="0"/>
                              <w:marRight w:val="0"/>
                              <w:marTop w:val="0"/>
                              <w:marBottom w:val="0"/>
                              <w:divBdr>
                                <w:top w:val="none" w:sz="0" w:space="0" w:color="auto"/>
                                <w:left w:val="none" w:sz="0" w:space="0" w:color="auto"/>
                                <w:bottom w:val="none" w:sz="0" w:space="0" w:color="auto"/>
                                <w:right w:val="none" w:sz="0" w:space="0" w:color="auto"/>
                              </w:divBdr>
                            </w:div>
                            <w:div w:id="1382367990">
                              <w:marLeft w:val="0"/>
                              <w:marRight w:val="0"/>
                              <w:marTop w:val="0"/>
                              <w:marBottom w:val="0"/>
                              <w:divBdr>
                                <w:top w:val="none" w:sz="0" w:space="0" w:color="auto"/>
                                <w:left w:val="none" w:sz="0" w:space="0" w:color="auto"/>
                                <w:bottom w:val="none" w:sz="0" w:space="0" w:color="auto"/>
                                <w:right w:val="none" w:sz="0" w:space="0" w:color="auto"/>
                              </w:divBdr>
                            </w:div>
                            <w:div w:id="1741245316">
                              <w:marLeft w:val="0"/>
                              <w:marRight w:val="0"/>
                              <w:marTop w:val="0"/>
                              <w:marBottom w:val="0"/>
                              <w:divBdr>
                                <w:top w:val="none" w:sz="0" w:space="0" w:color="auto"/>
                                <w:left w:val="none" w:sz="0" w:space="0" w:color="auto"/>
                                <w:bottom w:val="none" w:sz="0" w:space="0" w:color="auto"/>
                                <w:right w:val="none" w:sz="0" w:space="0" w:color="auto"/>
                              </w:divBdr>
                            </w:div>
                            <w:div w:id="356468593">
                              <w:marLeft w:val="0"/>
                              <w:marRight w:val="0"/>
                              <w:marTop w:val="0"/>
                              <w:marBottom w:val="0"/>
                              <w:divBdr>
                                <w:top w:val="none" w:sz="0" w:space="0" w:color="auto"/>
                                <w:left w:val="none" w:sz="0" w:space="0" w:color="auto"/>
                                <w:bottom w:val="none" w:sz="0" w:space="0" w:color="auto"/>
                                <w:right w:val="none" w:sz="0" w:space="0" w:color="auto"/>
                              </w:divBdr>
                            </w:div>
                            <w:div w:id="1360860884">
                              <w:marLeft w:val="0"/>
                              <w:marRight w:val="0"/>
                              <w:marTop w:val="0"/>
                              <w:marBottom w:val="0"/>
                              <w:divBdr>
                                <w:top w:val="none" w:sz="0" w:space="0" w:color="auto"/>
                                <w:left w:val="none" w:sz="0" w:space="0" w:color="auto"/>
                                <w:bottom w:val="none" w:sz="0" w:space="0" w:color="auto"/>
                                <w:right w:val="none" w:sz="0" w:space="0" w:color="auto"/>
                              </w:divBdr>
                            </w:div>
                            <w:div w:id="1281230409">
                              <w:marLeft w:val="0"/>
                              <w:marRight w:val="0"/>
                              <w:marTop w:val="0"/>
                              <w:marBottom w:val="0"/>
                              <w:divBdr>
                                <w:top w:val="none" w:sz="0" w:space="0" w:color="auto"/>
                                <w:left w:val="none" w:sz="0" w:space="0" w:color="auto"/>
                                <w:bottom w:val="none" w:sz="0" w:space="0" w:color="auto"/>
                                <w:right w:val="none" w:sz="0" w:space="0" w:color="auto"/>
                              </w:divBdr>
                            </w:div>
                            <w:div w:id="5824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442874">
      <w:bodyDiv w:val="1"/>
      <w:marLeft w:val="0"/>
      <w:marRight w:val="0"/>
      <w:marTop w:val="0"/>
      <w:marBottom w:val="0"/>
      <w:divBdr>
        <w:top w:val="none" w:sz="0" w:space="0" w:color="auto"/>
        <w:left w:val="none" w:sz="0" w:space="0" w:color="auto"/>
        <w:bottom w:val="none" w:sz="0" w:space="0" w:color="auto"/>
        <w:right w:val="none" w:sz="0" w:space="0" w:color="auto"/>
      </w:divBdr>
    </w:div>
    <w:div w:id="2141146112">
      <w:bodyDiv w:val="1"/>
      <w:marLeft w:val="0"/>
      <w:marRight w:val="0"/>
      <w:marTop w:val="0"/>
      <w:marBottom w:val="0"/>
      <w:divBdr>
        <w:top w:val="none" w:sz="0" w:space="0" w:color="auto"/>
        <w:left w:val="none" w:sz="0" w:space="0" w:color="auto"/>
        <w:bottom w:val="none" w:sz="0" w:space="0" w:color="auto"/>
        <w:right w:val="none" w:sz="0" w:space="0" w:color="auto"/>
      </w:divBdr>
      <w:divsChild>
        <w:div w:id="1113134298">
          <w:marLeft w:val="0"/>
          <w:marRight w:val="0"/>
          <w:marTop w:val="0"/>
          <w:marBottom w:val="0"/>
          <w:divBdr>
            <w:top w:val="none" w:sz="0" w:space="0" w:color="auto"/>
            <w:left w:val="none" w:sz="0" w:space="0" w:color="auto"/>
            <w:bottom w:val="none" w:sz="0" w:space="0" w:color="auto"/>
            <w:right w:val="none" w:sz="0" w:space="0" w:color="auto"/>
          </w:divBdr>
        </w:div>
        <w:div w:id="21469719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tecmint.com/wp-content/uploads/2013/02/NetHogs-bandwidth-Monitoring.jpg" TargetMode="External"/><Relationship Id="rId26" Type="http://schemas.openxmlformats.org/officeDocument/2006/relationships/hyperlink" Target="http://www.tecmint.com/wp-content/uploads/2013/12/Collectl.jpg" TargetMode="External"/><Relationship Id="rId39" Type="http://schemas.openxmlformats.org/officeDocument/2006/relationships/hyperlink" Target="http://servercraftmen.com/wp-content/uploads/2013/07/2.jpg" TargetMode="External"/><Relationship Id="rId21" Type="http://schemas.openxmlformats.org/officeDocument/2006/relationships/image" Target="media/image9.png"/><Relationship Id="rId34" Type="http://schemas.openxmlformats.org/officeDocument/2006/relationships/hyperlink" Target="http://www.servercraftmen.com/author/anil/" TargetMode="External"/><Relationship Id="rId42" Type="http://schemas.openxmlformats.org/officeDocument/2006/relationships/image" Target="media/image16.jpeg"/><Relationship Id="rId47" Type="http://schemas.openxmlformats.org/officeDocument/2006/relationships/hyperlink" Target="http://servercraftmen.com/wp-content/uploads/2013/07/6.jpg" TargetMode="External"/><Relationship Id="rId50" Type="http://schemas.openxmlformats.org/officeDocument/2006/relationships/image" Target="media/image20.jpeg"/><Relationship Id="rId55" Type="http://schemas.openxmlformats.org/officeDocument/2006/relationships/image" Target="media/image22.gif"/><Relationship Id="rId63" Type="http://schemas.openxmlformats.org/officeDocument/2006/relationships/hyperlink" Target="javascript:void(0);" TargetMode="External"/><Relationship Id="rId68" Type="http://schemas.openxmlformats.org/officeDocument/2006/relationships/fontTable" Target="fontTable.xml"/><Relationship Id="rId7" Type="http://schemas.openxmlformats.org/officeDocument/2006/relationships/hyperlink" Target="http://www.tecmint.com/author/admin/" TargetMode="External"/><Relationship Id="rId2" Type="http://schemas.openxmlformats.org/officeDocument/2006/relationships/styles" Target="styles.xml"/><Relationship Id="rId16" Type="http://schemas.openxmlformats.org/officeDocument/2006/relationships/hyperlink" Target="http://www.tecmint.com/wp-content/uploads/2013/02/Monit-Monitoring.jpg" TargetMode="External"/><Relationship Id="rId29" Type="http://schemas.openxmlformats.org/officeDocument/2006/relationships/hyperlink" Target="http://www.linuxforums.org/articles/using-top-more-efficiently_89.html" TargetMode="External"/><Relationship Id="rId1" Type="http://schemas.openxmlformats.org/officeDocument/2006/relationships/numbering" Target="numbering.xml"/><Relationship Id="rId6" Type="http://schemas.openxmlformats.org/officeDocument/2006/relationships/hyperlink" Target="https://admin-ahead.com/forum/general-linux/increase-tmp-partition-size/msg266/" TargetMode="External"/><Relationship Id="rId11" Type="http://schemas.openxmlformats.org/officeDocument/2006/relationships/image" Target="media/image3.jpeg"/><Relationship Id="rId24" Type="http://schemas.openxmlformats.org/officeDocument/2006/relationships/hyperlink" Target="http://www.tecmint.com/wp-content/uploads/2013/12/Nmon.jpeg" TargetMode="External"/><Relationship Id="rId32" Type="http://schemas.openxmlformats.org/officeDocument/2006/relationships/hyperlink" Target="http://en.wikipedia.org/wiki/Completely_Fair_Scheduler" TargetMode="External"/><Relationship Id="rId37" Type="http://schemas.openxmlformats.org/officeDocument/2006/relationships/hyperlink" Target="http://servercraftmen.com/wp-content/uploads/2013/07/11.jpg" TargetMode="External"/><Relationship Id="rId40" Type="http://schemas.openxmlformats.org/officeDocument/2006/relationships/image" Target="media/image15.jpeg"/><Relationship Id="rId45" Type="http://schemas.openxmlformats.org/officeDocument/2006/relationships/hyperlink" Target="http://servercraftmen.com/wp-content/uploads/2013/07/5.jpg" TargetMode="External"/><Relationship Id="rId53" Type="http://schemas.openxmlformats.org/officeDocument/2006/relationships/hyperlink" Target="http://perumal.org/analyzing-database-server-io-bottlenecks-using-iostat/" TargetMode="External"/><Relationship Id="rId58" Type="http://schemas.openxmlformats.org/officeDocument/2006/relationships/hyperlink" Target="javascript:void(0);" TargetMode="External"/><Relationship Id="rId66" Type="http://schemas.openxmlformats.org/officeDocument/2006/relationships/hyperlink" Target="http://www.linuxnix.com/2008/10/linux-advanced-swap-management-swap-creation-virtual-file-system.html" TargetMode="External"/><Relationship Id="rId5" Type="http://schemas.openxmlformats.org/officeDocument/2006/relationships/image" Target="media/image1.gif"/><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www.theunixschool.com/2012/03/soft-links-hard-links-all-about-inodes.html" TargetMode="External"/><Relationship Id="rId36" Type="http://schemas.openxmlformats.org/officeDocument/2006/relationships/hyperlink" Target="http://www.servercraftmen.com/vmstat-output-analysis/" TargetMode="External"/><Relationship Id="rId49" Type="http://schemas.openxmlformats.org/officeDocument/2006/relationships/hyperlink" Target="http://servercraftmen.com/wp-content/uploads/2013/07/7.jpg" TargetMode="External"/><Relationship Id="rId57" Type="http://schemas.openxmlformats.org/officeDocument/2006/relationships/hyperlink" Target="javascript:void(0);" TargetMode="External"/><Relationship Id="rId61" Type="http://schemas.openxmlformats.org/officeDocument/2006/relationships/hyperlink" Target="javascript:void(0);" TargetMode="External"/><Relationship Id="rId10" Type="http://schemas.openxmlformats.org/officeDocument/2006/relationships/hyperlink" Target="http://www.tecmint.com/command-line-tools-to-monitor-linux-performance/Top%20Command%20Example" TargetMode="External"/><Relationship Id="rId19" Type="http://schemas.openxmlformats.org/officeDocument/2006/relationships/image" Target="media/image8.jpeg"/><Relationship Id="rId31" Type="http://schemas.openxmlformats.org/officeDocument/2006/relationships/hyperlink" Target="http://www.linuxjournal.com/article/9001" TargetMode="External"/><Relationship Id="rId44" Type="http://schemas.openxmlformats.org/officeDocument/2006/relationships/image" Target="media/image17.jpeg"/><Relationship Id="rId52" Type="http://schemas.openxmlformats.org/officeDocument/2006/relationships/hyperlink" Target="http://perumal.org/author/Ram/" TargetMode="External"/><Relationship Id="rId60" Type="http://schemas.openxmlformats.org/officeDocument/2006/relationships/hyperlink" Target="javascript:void(0);" TargetMode="External"/><Relationship Id="rId65" Type="http://schemas.openxmlformats.org/officeDocument/2006/relationships/hyperlink" Target="http://www.linuxnix.com/2008/10/swap-management.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tecmint.com/wp-content/uploads/2013/02/IPTraf2.png" TargetMode="External"/><Relationship Id="rId22" Type="http://schemas.openxmlformats.org/officeDocument/2006/relationships/hyperlink" Target="http://www.tecmint.com/command-line-tools-to-monitor-linux-performance/monitorix-monitoring/" TargetMode="External"/><Relationship Id="rId27" Type="http://schemas.openxmlformats.org/officeDocument/2006/relationships/image" Target="media/image12.jpeg"/><Relationship Id="rId30" Type="http://schemas.openxmlformats.org/officeDocument/2006/relationships/image" Target="media/image13.jpeg"/><Relationship Id="rId35" Type="http://schemas.openxmlformats.org/officeDocument/2006/relationships/hyperlink" Target="http://www.servercraftmen.com/category/home/" TargetMode="External"/><Relationship Id="rId43" Type="http://schemas.openxmlformats.org/officeDocument/2006/relationships/hyperlink" Target="http://servercraftmen.com/wp-content/uploads/2013/07/4.jpg" TargetMode="External"/><Relationship Id="rId48" Type="http://schemas.openxmlformats.org/officeDocument/2006/relationships/image" Target="media/image19.jpeg"/><Relationship Id="rId56" Type="http://schemas.openxmlformats.org/officeDocument/2006/relationships/hyperlink" Target="http://www.linuxtechi.com/author/pradeep/" TargetMode="External"/><Relationship Id="rId64" Type="http://schemas.openxmlformats.org/officeDocument/2006/relationships/hyperlink" Target="http://www.linuxatemyram.com/" TargetMode="External"/><Relationship Id="rId69" Type="http://schemas.openxmlformats.org/officeDocument/2006/relationships/theme" Target="theme/theme1.xml"/><Relationship Id="rId8" Type="http://schemas.openxmlformats.org/officeDocument/2006/relationships/hyperlink" Target="http://www.tecmint.com/command-line-tools-to-monitor-linux-performance/linux-command-line-monitoring-tools/" TargetMode="External"/><Relationship Id="rId51" Type="http://schemas.openxmlformats.org/officeDocument/2006/relationships/hyperlink" Target="http://perumal.org/analyzing-database-server-io-bottlenecks-using-iostat/"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hyperlink" Target="http://linuxdevcenter.com/pub/a/linux/2006/11/30/linux-out-of-memory.html" TargetMode="External"/><Relationship Id="rId38" Type="http://schemas.openxmlformats.org/officeDocument/2006/relationships/image" Target="media/image14.jpeg"/><Relationship Id="rId46" Type="http://schemas.openxmlformats.org/officeDocument/2006/relationships/image" Target="media/image18.jpeg"/><Relationship Id="rId59" Type="http://schemas.openxmlformats.org/officeDocument/2006/relationships/hyperlink" Target="javascript:void(0);" TargetMode="External"/><Relationship Id="rId67" Type="http://schemas.openxmlformats.org/officeDocument/2006/relationships/hyperlink" Target="http://www.linuxnix.com/2013/05/linux-watch-command-to-monitor-a-command.html" TargetMode="External"/><Relationship Id="rId20" Type="http://schemas.openxmlformats.org/officeDocument/2006/relationships/hyperlink" Target="http://www.tecmint.com/wp-content/uploads/2013/04/iftop.png" TargetMode="External"/><Relationship Id="rId41" Type="http://schemas.openxmlformats.org/officeDocument/2006/relationships/hyperlink" Target="http://servercraftmen.com/wp-content/uploads/2013/07/3.jpg" TargetMode="External"/><Relationship Id="rId54" Type="http://schemas.openxmlformats.org/officeDocument/2006/relationships/image" Target="media/image21.jpeg"/><Relationship Id="rId62" Type="http://schemas.openxmlformats.org/officeDocument/2006/relationships/hyperlink" Target="javascript:voi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4467</TotalTime>
  <Pages>69</Pages>
  <Words>16496</Words>
  <Characters>94030</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mannang</dc:creator>
  <cp:lastModifiedBy>OPTLPTP179</cp:lastModifiedBy>
  <cp:revision>1</cp:revision>
  <dcterms:created xsi:type="dcterms:W3CDTF">2015-09-16T05:14:00Z</dcterms:created>
  <dcterms:modified xsi:type="dcterms:W3CDTF">2018-04-26T10:06:00Z</dcterms:modified>
</cp:coreProperties>
</file>